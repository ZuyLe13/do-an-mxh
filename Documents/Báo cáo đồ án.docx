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65CC2" w14:textId="77777777" w:rsidR="00D73F56" w:rsidRPr="00D73F56" w:rsidRDefault="00D73F56" w:rsidP="00CB7861">
      <w:pPr>
        <w:ind w:left="0" w:firstLine="450"/>
        <w:jc w:val="center"/>
        <w:rPr>
          <w:rFonts w:cs="Times New Roman"/>
          <w:szCs w:val="26"/>
        </w:rPr>
      </w:pPr>
      <w:r w:rsidRPr="00D73F56">
        <w:rPr>
          <w:rFonts w:cs="Times New Roman"/>
          <w:b/>
          <w:bCs/>
          <w:szCs w:val="26"/>
        </w:rPr>
        <w:t>ĐẠI HỌC QUỐC GIA THÀNH PHỐ HỒ CHÍ MINH</w:t>
      </w:r>
    </w:p>
    <w:p w14:paraId="45C179E2" w14:textId="77777777" w:rsidR="00D73F56" w:rsidRPr="00D73F56" w:rsidRDefault="00D73F56" w:rsidP="00CB7861">
      <w:pPr>
        <w:ind w:left="0" w:firstLine="450"/>
        <w:jc w:val="center"/>
        <w:rPr>
          <w:rFonts w:cs="Times New Roman"/>
          <w:szCs w:val="26"/>
        </w:rPr>
      </w:pPr>
      <w:r w:rsidRPr="00D73F56">
        <w:rPr>
          <w:rFonts w:cs="Times New Roman"/>
          <w:b/>
          <w:bCs/>
          <w:szCs w:val="26"/>
        </w:rPr>
        <w:t>TRƯỜNG ĐẠI HỌC CÔNG NGHỆ THÔNG TIN</w:t>
      </w:r>
    </w:p>
    <w:p w14:paraId="2A6DB329" w14:textId="591EB1A7" w:rsidR="00D73F56" w:rsidRPr="00D73F56" w:rsidRDefault="00D73F56" w:rsidP="00CB7861">
      <w:pPr>
        <w:ind w:left="0" w:firstLine="450"/>
        <w:jc w:val="center"/>
        <w:rPr>
          <w:rFonts w:cs="Times New Roman"/>
          <w:szCs w:val="26"/>
          <w:lang w:val="vi-VN"/>
        </w:rPr>
      </w:pPr>
      <w:r w:rsidRPr="00D73F56">
        <w:rPr>
          <w:rFonts w:cs="Times New Roman"/>
          <w:b/>
          <w:bCs/>
          <w:szCs w:val="26"/>
        </w:rPr>
        <w:t>KHOA</w:t>
      </w:r>
      <w:r w:rsidR="00394E7A">
        <w:rPr>
          <w:rFonts w:cs="Times New Roman"/>
          <w:b/>
          <w:bCs/>
          <w:szCs w:val="26"/>
          <w:lang w:val="vi-VN"/>
        </w:rPr>
        <w:t xml:space="preserve"> HỆ THỐNG THÔNG TIN</w:t>
      </w:r>
    </w:p>
    <w:p w14:paraId="555A8342" w14:textId="6470C411" w:rsidR="002B3BD9" w:rsidRPr="00D73F56" w:rsidRDefault="00D73F56" w:rsidP="00CB7861">
      <w:pPr>
        <w:ind w:left="0" w:firstLine="450"/>
        <w:jc w:val="center"/>
        <w:rPr>
          <w:rFonts w:cs="Times New Roman"/>
          <w:szCs w:val="26"/>
          <w:lang w:val="vi-VN"/>
        </w:rPr>
      </w:pPr>
      <w:r w:rsidRPr="00D73F56">
        <w:rPr>
          <w:rFonts w:cs="Times New Roman"/>
          <w:noProof/>
          <w:color w:val="000000"/>
          <w:szCs w:val="26"/>
          <w:bdr w:val="none" w:sz="0" w:space="0" w:color="auto" w:frame="1"/>
        </w:rPr>
        <w:drawing>
          <wp:inline distT="0" distB="0" distL="0" distR="0" wp14:anchorId="5A3FF50D" wp14:editId="2B4F457A">
            <wp:extent cx="1882140" cy="1555127"/>
            <wp:effectExtent l="0" t="0" r="3810" b="6985"/>
            <wp:docPr id="471641615" name="Picture 1"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logo with a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3384" cy="1556155"/>
                    </a:xfrm>
                    <a:prstGeom prst="rect">
                      <a:avLst/>
                    </a:prstGeom>
                    <a:noFill/>
                    <a:ln>
                      <a:noFill/>
                    </a:ln>
                  </pic:spPr>
                </pic:pic>
              </a:graphicData>
            </a:graphic>
          </wp:inline>
        </w:drawing>
      </w:r>
    </w:p>
    <w:p w14:paraId="45F9F97A"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BÁO CÁO ĐỒ ÁN</w:t>
      </w:r>
    </w:p>
    <w:p w14:paraId="21E49058"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MẠNG XÃ HỘI</w:t>
      </w:r>
    </w:p>
    <w:p w14:paraId="58823D55"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ĐỀ TÀI:</w:t>
      </w:r>
    </w:p>
    <w:p w14:paraId="1777DD05" w14:textId="77777777" w:rsidR="00D73F56" w:rsidRPr="00E02249" w:rsidRDefault="00D73F56" w:rsidP="00CB7861">
      <w:pPr>
        <w:ind w:left="0" w:firstLine="360"/>
        <w:jc w:val="center"/>
        <w:rPr>
          <w:rFonts w:cs="Times New Roman"/>
          <w:sz w:val="30"/>
          <w:szCs w:val="30"/>
          <w:lang w:val="vi-VN"/>
        </w:rPr>
      </w:pPr>
      <w:r w:rsidRPr="00E02249">
        <w:rPr>
          <w:rFonts w:cs="Times New Roman"/>
          <w:b/>
          <w:sz w:val="30"/>
          <w:szCs w:val="30"/>
          <w:lang w:val="vi-VN"/>
        </w:rPr>
        <w:t xml:space="preserve">Dự đoán kết quả hoàn thành </w:t>
      </w:r>
      <w:proofErr w:type="spellStart"/>
      <w:r w:rsidRPr="00E02249">
        <w:rPr>
          <w:rFonts w:cs="Times New Roman"/>
          <w:b/>
          <w:sz w:val="30"/>
          <w:szCs w:val="30"/>
          <w:lang w:val="vi-VN"/>
        </w:rPr>
        <w:t>khoá</w:t>
      </w:r>
      <w:proofErr w:type="spellEnd"/>
      <w:r w:rsidRPr="00E02249">
        <w:rPr>
          <w:rFonts w:cs="Times New Roman"/>
          <w:b/>
          <w:sz w:val="30"/>
          <w:szCs w:val="30"/>
          <w:lang w:val="vi-VN"/>
        </w:rPr>
        <w:t xml:space="preserve"> học của học viên trên bộ dữ liệu </w:t>
      </w:r>
      <w:proofErr w:type="spellStart"/>
      <w:r w:rsidRPr="00E02249">
        <w:rPr>
          <w:rFonts w:cs="Times New Roman"/>
          <w:b/>
          <w:sz w:val="30"/>
          <w:szCs w:val="30"/>
          <w:lang w:val="vi-VN"/>
        </w:rPr>
        <w:t>MOOCCubeX</w:t>
      </w:r>
      <w:proofErr w:type="spellEnd"/>
    </w:p>
    <w:p w14:paraId="6C66B4F2"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 xml:space="preserve">GVHD: </w:t>
      </w:r>
      <w:proofErr w:type="spellStart"/>
      <w:r w:rsidRPr="00E02249">
        <w:rPr>
          <w:rFonts w:cs="Times New Roman"/>
          <w:b/>
          <w:szCs w:val="26"/>
          <w:lang w:val="vi-VN"/>
        </w:rPr>
        <w:t>ThS</w:t>
      </w:r>
      <w:proofErr w:type="spellEnd"/>
      <w:r w:rsidRPr="00E02249">
        <w:rPr>
          <w:rFonts w:cs="Times New Roman"/>
          <w:b/>
          <w:szCs w:val="26"/>
          <w:lang w:val="vi-VN"/>
        </w:rPr>
        <w:t>. Nguyễn Thị Anh Thư</w:t>
      </w:r>
    </w:p>
    <w:p w14:paraId="3B38A798"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Nhóm thực hiện: 7</w:t>
      </w:r>
    </w:p>
    <w:p w14:paraId="0782397B" w14:textId="77777777" w:rsidR="00D73F56" w:rsidRPr="00E02249" w:rsidRDefault="00D73F56" w:rsidP="00D73F56">
      <w:pPr>
        <w:rPr>
          <w:rFonts w:cs="Times New Roman"/>
          <w:szCs w:val="26"/>
          <w:lang w:val="vi-VN"/>
        </w:rPr>
      </w:pPr>
    </w:p>
    <w:p w14:paraId="29E3CD32" w14:textId="77777777" w:rsidR="00D73F56" w:rsidRPr="00E02249" w:rsidRDefault="00D73F56" w:rsidP="00CB7861">
      <w:pPr>
        <w:ind w:left="0" w:firstLine="360"/>
        <w:jc w:val="center"/>
        <w:rPr>
          <w:rFonts w:cs="Times New Roman"/>
          <w:szCs w:val="26"/>
          <w:lang w:val="vi-VN"/>
        </w:rPr>
      </w:pPr>
      <w:r w:rsidRPr="00E02249">
        <w:rPr>
          <w:rFonts w:cs="Times New Roman"/>
          <w:b/>
          <w:szCs w:val="26"/>
          <w:lang w:val="vi-VN"/>
        </w:rPr>
        <w:t>Sinh viên thực hiện:</w:t>
      </w:r>
    </w:p>
    <w:p w14:paraId="2343C2C5" w14:textId="6CC06C15"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Lê Thị Ánh Hồng </w:t>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21520245</w:t>
      </w:r>
    </w:p>
    <w:p w14:paraId="7993BD9B" w14:textId="2CFF46DC" w:rsidR="00D73F56" w:rsidRPr="00E02249" w:rsidRDefault="00D73F56" w:rsidP="00CB7861">
      <w:pPr>
        <w:ind w:left="990" w:firstLine="1620"/>
        <w:rPr>
          <w:rFonts w:cs="Times New Roman"/>
          <w:szCs w:val="26"/>
          <w:lang w:val="vi-VN"/>
        </w:rPr>
      </w:pPr>
      <w:r w:rsidRPr="00E02249">
        <w:rPr>
          <w:rFonts w:cs="Times New Roman"/>
          <w:b/>
          <w:szCs w:val="26"/>
          <w:lang w:val="vi-VN"/>
        </w:rPr>
        <w:t>Trần Phước Chung</w:t>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21521893</w:t>
      </w:r>
    </w:p>
    <w:p w14:paraId="33DDCC6F" w14:textId="584E28AF"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Nguyễn Duy Đạt </w:t>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21521936</w:t>
      </w:r>
    </w:p>
    <w:p w14:paraId="5EF8922B" w14:textId="497B9558"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Lê Anh Duy </w:t>
      </w:r>
      <w:r w:rsidRPr="00E02249">
        <w:rPr>
          <w:rFonts w:cs="Times New Roman"/>
          <w:b/>
          <w:szCs w:val="26"/>
          <w:lang w:val="vi-VN"/>
        </w:rPr>
        <w:tab/>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21521994</w:t>
      </w:r>
    </w:p>
    <w:p w14:paraId="010C5F48" w14:textId="251D2DA8"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Lê Ngọc Yến Khoa </w:t>
      </w:r>
      <w:r w:rsidRPr="00E02249">
        <w:rPr>
          <w:rFonts w:cs="Times New Roman"/>
          <w:b/>
          <w:szCs w:val="26"/>
          <w:lang w:val="vi-VN"/>
        </w:rPr>
        <w:tab/>
      </w:r>
      <w:r w:rsidR="00CB7861" w:rsidRPr="00E02249">
        <w:rPr>
          <w:rFonts w:cs="Times New Roman"/>
          <w:b/>
          <w:szCs w:val="26"/>
          <w:lang w:val="vi-VN"/>
        </w:rPr>
        <w:tab/>
      </w:r>
      <w:r w:rsidRPr="00E02249">
        <w:rPr>
          <w:rFonts w:cs="Times New Roman"/>
          <w:b/>
          <w:szCs w:val="26"/>
          <w:lang w:val="vi-VN"/>
        </w:rPr>
        <w:t xml:space="preserve">- </w:t>
      </w:r>
      <w:r>
        <w:rPr>
          <w:rFonts w:cs="Times New Roman"/>
          <w:b/>
          <w:bCs/>
          <w:szCs w:val="26"/>
          <w:lang w:val="vi-VN"/>
        </w:rPr>
        <w:t xml:space="preserve">        </w:t>
      </w:r>
      <w:r w:rsidRPr="00E02249">
        <w:rPr>
          <w:rFonts w:cs="Times New Roman"/>
          <w:b/>
          <w:szCs w:val="26"/>
          <w:lang w:val="vi-VN"/>
        </w:rPr>
        <w:t xml:space="preserve"> 21522224</w:t>
      </w:r>
    </w:p>
    <w:p w14:paraId="52AFF099" w14:textId="2F051208" w:rsidR="00D73F56" w:rsidRPr="00E02249" w:rsidRDefault="00D73F56" w:rsidP="00CB7861">
      <w:pPr>
        <w:ind w:left="990" w:firstLine="1620"/>
        <w:rPr>
          <w:rFonts w:cs="Times New Roman"/>
          <w:szCs w:val="26"/>
          <w:lang w:val="vi-VN"/>
        </w:rPr>
      </w:pPr>
      <w:r w:rsidRPr="00E02249">
        <w:rPr>
          <w:rFonts w:cs="Times New Roman"/>
          <w:b/>
          <w:szCs w:val="26"/>
          <w:lang w:val="vi-VN"/>
        </w:rPr>
        <w:t xml:space="preserve">Nguyễn Thị Mai Liên </w:t>
      </w:r>
      <w:r w:rsidRPr="00E02249">
        <w:rPr>
          <w:rFonts w:cs="Times New Roman"/>
          <w:b/>
          <w:szCs w:val="26"/>
          <w:lang w:val="vi-VN"/>
        </w:rPr>
        <w:tab/>
        <w:t xml:space="preserve">- </w:t>
      </w:r>
      <w:r w:rsidRPr="00E02249">
        <w:rPr>
          <w:rFonts w:cs="Times New Roman"/>
          <w:b/>
          <w:szCs w:val="26"/>
          <w:lang w:val="vi-VN"/>
        </w:rPr>
        <w:tab/>
      </w:r>
      <w:r>
        <w:rPr>
          <w:rFonts w:cs="Times New Roman"/>
          <w:b/>
          <w:bCs/>
          <w:szCs w:val="26"/>
          <w:lang w:val="vi-VN"/>
        </w:rPr>
        <w:t xml:space="preserve"> </w:t>
      </w:r>
      <w:r w:rsidRPr="00E02249">
        <w:rPr>
          <w:rFonts w:cs="Times New Roman"/>
          <w:b/>
          <w:szCs w:val="26"/>
          <w:lang w:val="vi-VN"/>
        </w:rPr>
        <w:t>21522283</w:t>
      </w:r>
    </w:p>
    <w:p w14:paraId="2315476E" w14:textId="6B6D53F4" w:rsidR="00D26617" w:rsidRPr="00E02249" w:rsidRDefault="00D73F56" w:rsidP="00CB7861">
      <w:pPr>
        <w:ind w:left="990" w:firstLine="1620"/>
        <w:rPr>
          <w:rFonts w:cs="Times New Roman"/>
          <w:b/>
          <w:szCs w:val="26"/>
          <w:lang w:val="vi-VN"/>
        </w:rPr>
      </w:pPr>
      <w:r w:rsidRPr="00E02249">
        <w:rPr>
          <w:rFonts w:cs="Times New Roman"/>
          <w:b/>
          <w:szCs w:val="26"/>
          <w:lang w:val="vi-VN"/>
        </w:rPr>
        <w:t xml:space="preserve">Trần Thị Mỹ Xoan </w:t>
      </w:r>
      <w:r>
        <w:rPr>
          <w:rFonts w:cs="Times New Roman"/>
          <w:b/>
          <w:bCs/>
          <w:szCs w:val="26"/>
          <w:lang w:val="vi-VN"/>
        </w:rPr>
        <w:t xml:space="preserve">        </w:t>
      </w:r>
      <w:r w:rsidRPr="00E02249">
        <w:rPr>
          <w:rFonts w:cs="Times New Roman"/>
          <w:b/>
          <w:szCs w:val="26"/>
          <w:lang w:val="vi-VN"/>
        </w:rPr>
        <w:t xml:space="preserve"> </w:t>
      </w:r>
      <w:r w:rsidR="00CB7861" w:rsidRPr="00E02249">
        <w:rPr>
          <w:rFonts w:cs="Times New Roman"/>
          <w:b/>
          <w:szCs w:val="26"/>
          <w:lang w:val="vi-VN"/>
        </w:rPr>
        <w:tab/>
      </w:r>
      <w:r w:rsidRPr="00E02249">
        <w:rPr>
          <w:rFonts w:cs="Times New Roman"/>
          <w:b/>
          <w:szCs w:val="26"/>
          <w:lang w:val="vi-VN"/>
        </w:rPr>
        <w:t xml:space="preserve">- </w:t>
      </w:r>
      <w:r w:rsidRPr="00E02249">
        <w:rPr>
          <w:rFonts w:cs="Times New Roman"/>
          <w:b/>
          <w:szCs w:val="26"/>
          <w:lang w:val="vi-VN"/>
        </w:rPr>
        <w:tab/>
        <w:t xml:space="preserve"> 21522815</w:t>
      </w:r>
    </w:p>
    <w:p w14:paraId="7F7D058F" w14:textId="5D2BC098" w:rsidR="0094661D" w:rsidRPr="0094661D" w:rsidRDefault="00D73F56" w:rsidP="00CB7861">
      <w:pPr>
        <w:ind w:left="0" w:firstLine="360"/>
        <w:jc w:val="center"/>
        <w:rPr>
          <w:rFonts w:cs="Times New Roman"/>
          <w:szCs w:val="26"/>
          <w:lang w:val="vi-VN"/>
        </w:rPr>
      </w:pPr>
      <w:r w:rsidRPr="00E02249">
        <w:rPr>
          <w:rFonts w:cs="Times New Roman"/>
          <w:b/>
          <w:i/>
          <w:szCs w:val="26"/>
          <w:lang w:val="vi-VN"/>
        </w:rPr>
        <w:t xml:space="preserve">TP. Hồ Chí Minh, ngày </w:t>
      </w:r>
      <w:r w:rsidR="004D29D7" w:rsidRPr="00FB782F">
        <w:rPr>
          <w:rFonts w:cs="Times New Roman"/>
          <w:b/>
          <w:i/>
          <w:szCs w:val="26"/>
          <w:lang w:val="vi-VN"/>
        </w:rPr>
        <w:t>11</w:t>
      </w:r>
      <w:r w:rsidRPr="00E02249">
        <w:rPr>
          <w:rFonts w:cs="Times New Roman"/>
          <w:b/>
          <w:i/>
          <w:szCs w:val="26"/>
          <w:lang w:val="vi-VN"/>
        </w:rPr>
        <w:t xml:space="preserve"> tháng 1</w:t>
      </w:r>
      <w:r w:rsidR="004D29D7" w:rsidRPr="00FB782F">
        <w:rPr>
          <w:rFonts w:cs="Times New Roman"/>
          <w:b/>
          <w:i/>
          <w:szCs w:val="26"/>
          <w:lang w:val="vi-VN"/>
        </w:rPr>
        <w:t>2</w:t>
      </w:r>
      <w:r w:rsidRPr="00E02249">
        <w:rPr>
          <w:rFonts w:cs="Times New Roman"/>
          <w:b/>
          <w:i/>
          <w:szCs w:val="26"/>
          <w:lang w:val="vi-VN"/>
        </w:rPr>
        <w:t xml:space="preserve"> năm 2024</w:t>
      </w:r>
    </w:p>
    <w:sdt>
      <w:sdtPr>
        <w:rPr>
          <w:rFonts w:ascii="Times New Roman" w:eastAsiaTheme="minorEastAsia" w:hAnsi="Times New Roman" w:cstheme="minorBidi"/>
          <w:color w:val="auto"/>
          <w:kern w:val="2"/>
          <w:sz w:val="26"/>
          <w:szCs w:val="26"/>
          <w14:ligatures w14:val="standardContextual"/>
        </w:rPr>
        <w:id w:val="1781837002"/>
        <w:docPartObj>
          <w:docPartGallery w:val="Table of Contents"/>
          <w:docPartUnique/>
        </w:docPartObj>
      </w:sdtPr>
      <w:sdtEndPr>
        <w:rPr>
          <w:b/>
          <w:bCs/>
          <w:noProof/>
        </w:rPr>
      </w:sdtEndPr>
      <w:sdtContent>
        <w:p w14:paraId="02A49403" w14:textId="5AE020E5" w:rsidR="0094661D" w:rsidRPr="0094661D" w:rsidRDefault="0094661D" w:rsidP="004D29D7">
          <w:pPr>
            <w:pStyle w:val="TOCHeading"/>
            <w:spacing w:line="360" w:lineRule="auto"/>
            <w:ind w:left="1350" w:hanging="720"/>
            <w:jc w:val="center"/>
            <w:rPr>
              <w:rFonts w:ascii="Times New Roman" w:hAnsi="Times New Roman" w:cs="Times New Roman"/>
              <w:b/>
              <w:bCs/>
              <w:color w:val="auto"/>
              <w:sz w:val="26"/>
              <w:szCs w:val="26"/>
              <w:lang w:val="vi-VN"/>
            </w:rPr>
          </w:pPr>
          <w:proofErr w:type="spellStart"/>
          <w:r w:rsidRPr="0094661D">
            <w:rPr>
              <w:rFonts w:ascii="Times New Roman" w:hAnsi="Times New Roman" w:cs="Times New Roman"/>
              <w:b/>
              <w:bCs/>
              <w:color w:val="auto"/>
              <w:sz w:val="26"/>
              <w:szCs w:val="26"/>
            </w:rPr>
            <w:t>Mục</w:t>
          </w:r>
          <w:proofErr w:type="spellEnd"/>
          <w:r w:rsidRPr="0094661D">
            <w:rPr>
              <w:rFonts w:ascii="Times New Roman" w:hAnsi="Times New Roman" w:cs="Times New Roman"/>
              <w:b/>
              <w:bCs/>
              <w:color w:val="auto"/>
              <w:sz w:val="26"/>
              <w:szCs w:val="26"/>
              <w:lang w:val="vi-VN"/>
            </w:rPr>
            <w:t xml:space="preserve"> lục</w:t>
          </w:r>
        </w:p>
        <w:p w14:paraId="137B00BF" w14:textId="5EC82F51" w:rsidR="009B4913" w:rsidRDefault="00C20609">
          <w:pPr>
            <w:pStyle w:val="TOC1"/>
            <w:tabs>
              <w:tab w:val="right" w:leader="dot" w:pos="9800"/>
            </w:tabs>
            <w:rPr>
              <w:rFonts w:asciiTheme="minorHAnsi" w:eastAsiaTheme="minorEastAsia" w:hAnsiTheme="minorHAnsi"/>
              <w:b w:val="0"/>
              <w:noProof/>
              <w:sz w:val="24"/>
            </w:rPr>
          </w:pPr>
          <w:r>
            <w:rPr>
              <w:b w:val="0"/>
            </w:rPr>
            <w:fldChar w:fldCharType="begin"/>
          </w:r>
          <w:r>
            <w:rPr>
              <w:b w:val="0"/>
            </w:rPr>
            <w:instrText xml:space="preserve"> TOC \o "1-5" \h \z \u </w:instrText>
          </w:r>
          <w:r>
            <w:rPr>
              <w:b w:val="0"/>
            </w:rPr>
            <w:fldChar w:fldCharType="separate"/>
          </w:r>
          <w:hyperlink w:anchor="_Toc184761341" w:history="1">
            <w:r w:rsidR="009B4913" w:rsidRPr="009A2B76">
              <w:rPr>
                <w:rStyle w:val="Hyperlink"/>
                <w:noProof/>
                <w:lang w:val="vi-VN"/>
              </w:rPr>
              <w:t>CHƯƠNG 1: GIỚI THIỆU  BÀI TOÁN.</w:t>
            </w:r>
            <w:r w:rsidR="009B4913">
              <w:rPr>
                <w:noProof/>
                <w:webHidden/>
              </w:rPr>
              <w:tab/>
            </w:r>
            <w:r w:rsidR="009B4913">
              <w:rPr>
                <w:noProof/>
                <w:webHidden/>
              </w:rPr>
              <w:fldChar w:fldCharType="begin"/>
            </w:r>
            <w:r w:rsidR="009B4913">
              <w:rPr>
                <w:noProof/>
                <w:webHidden/>
              </w:rPr>
              <w:instrText xml:space="preserve"> PAGEREF _Toc184761341 \h </w:instrText>
            </w:r>
            <w:r w:rsidR="009B4913">
              <w:rPr>
                <w:noProof/>
                <w:webHidden/>
              </w:rPr>
            </w:r>
            <w:r w:rsidR="009B4913">
              <w:rPr>
                <w:noProof/>
                <w:webHidden/>
              </w:rPr>
              <w:fldChar w:fldCharType="separate"/>
            </w:r>
            <w:r w:rsidR="007F3278">
              <w:rPr>
                <w:noProof/>
                <w:webHidden/>
              </w:rPr>
              <w:t>4</w:t>
            </w:r>
            <w:r w:rsidR="009B4913">
              <w:rPr>
                <w:noProof/>
                <w:webHidden/>
              </w:rPr>
              <w:fldChar w:fldCharType="end"/>
            </w:r>
          </w:hyperlink>
        </w:p>
        <w:p w14:paraId="70D85EC6" w14:textId="3A1F17A0" w:rsidR="009B4913" w:rsidRDefault="009B4913">
          <w:pPr>
            <w:pStyle w:val="TOC2"/>
            <w:tabs>
              <w:tab w:val="left" w:pos="960"/>
              <w:tab w:val="right" w:leader="dot" w:pos="9800"/>
            </w:tabs>
            <w:rPr>
              <w:rFonts w:asciiTheme="minorHAnsi" w:eastAsiaTheme="minorEastAsia" w:hAnsiTheme="minorHAnsi"/>
              <w:noProof/>
              <w:sz w:val="24"/>
            </w:rPr>
          </w:pPr>
          <w:hyperlink w:anchor="_Toc184761342" w:history="1">
            <w:r w:rsidRPr="009A2B76">
              <w:rPr>
                <w:rStyle w:val="Hyperlink"/>
                <w:noProof/>
              </w:rPr>
              <w:t>1.1.</w:t>
            </w:r>
            <w:r>
              <w:rPr>
                <w:rFonts w:asciiTheme="minorHAnsi" w:eastAsiaTheme="minorEastAsia" w:hAnsiTheme="minorHAnsi"/>
                <w:noProof/>
                <w:sz w:val="24"/>
              </w:rPr>
              <w:tab/>
            </w:r>
            <w:r w:rsidRPr="009A2B76">
              <w:rPr>
                <w:rStyle w:val="Hyperlink"/>
                <w:noProof/>
              </w:rPr>
              <w:t>Giới thiệu về bài toán :</w:t>
            </w:r>
            <w:r>
              <w:rPr>
                <w:noProof/>
                <w:webHidden/>
              </w:rPr>
              <w:tab/>
            </w:r>
            <w:r>
              <w:rPr>
                <w:noProof/>
                <w:webHidden/>
              </w:rPr>
              <w:fldChar w:fldCharType="begin"/>
            </w:r>
            <w:r>
              <w:rPr>
                <w:noProof/>
                <w:webHidden/>
              </w:rPr>
              <w:instrText xml:space="preserve"> PAGEREF _Toc184761342 \h </w:instrText>
            </w:r>
            <w:r>
              <w:rPr>
                <w:noProof/>
                <w:webHidden/>
              </w:rPr>
            </w:r>
            <w:r>
              <w:rPr>
                <w:noProof/>
                <w:webHidden/>
              </w:rPr>
              <w:fldChar w:fldCharType="separate"/>
            </w:r>
            <w:r w:rsidR="007F3278">
              <w:rPr>
                <w:noProof/>
                <w:webHidden/>
              </w:rPr>
              <w:t>4</w:t>
            </w:r>
            <w:r>
              <w:rPr>
                <w:noProof/>
                <w:webHidden/>
              </w:rPr>
              <w:fldChar w:fldCharType="end"/>
            </w:r>
          </w:hyperlink>
        </w:p>
        <w:p w14:paraId="37B8C565" w14:textId="2F28C151" w:rsidR="009B4913" w:rsidRDefault="009B4913">
          <w:pPr>
            <w:pStyle w:val="TOC2"/>
            <w:tabs>
              <w:tab w:val="left" w:pos="960"/>
              <w:tab w:val="right" w:leader="dot" w:pos="9800"/>
            </w:tabs>
            <w:rPr>
              <w:rFonts w:asciiTheme="minorHAnsi" w:eastAsiaTheme="minorEastAsia" w:hAnsiTheme="minorHAnsi"/>
              <w:noProof/>
              <w:sz w:val="24"/>
            </w:rPr>
          </w:pPr>
          <w:hyperlink w:anchor="_Toc184761343" w:history="1">
            <w:r w:rsidRPr="009A2B76">
              <w:rPr>
                <w:rStyle w:val="Hyperlink"/>
                <w:noProof/>
              </w:rPr>
              <w:t>1.2.</w:t>
            </w:r>
            <w:r>
              <w:rPr>
                <w:rFonts w:asciiTheme="minorHAnsi" w:eastAsiaTheme="minorEastAsia" w:hAnsiTheme="minorHAnsi"/>
                <w:noProof/>
                <w:sz w:val="24"/>
              </w:rPr>
              <w:tab/>
            </w:r>
            <w:r w:rsidRPr="009A2B76">
              <w:rPr>
                <w:rStyle w:val="Hyperlink"/>
                <w:noProof/>
              </w:rPr>
              <w:t>Loại bài toán :</w:t>
            </w:r>
            <w:r>
              <w:rPr>
                <w:noProof/>
                <w:webHidden/>
              </w:rPr>
              <w:tab/>
            </w:r>
            <w:r>
              <w:rPr>
                <w:noProof/>
                <w:webHidden/>
              </w:rPr>
              <w:fldChar w:fldCharType="begin"/>
            </w:r>
            <w:r>
              <w:rPr>
                <w:noProof/>
                <w:webHidden/>
              </w:rPr>
              <w:instrText xml:space="preserve"> PAGEREF _Toc184761343 \h </w:instrText>
            </w:r>
            <w:r>
              <w:rPr>
                <w:noProof/>
                <w:webHidden/>
              </w:rPr>
            </w:r>
            <w:r>
              <w:rPr>
                <w:noProof/>
                <w:webHidden/>
              </w:rPr>
              <w:fldChar w:fldCharType="separate"/>
            </w:r>
            <w:r w:rsidR="007F3278">
              <w:rPr>
                <w:noProof/>
                <w:webHidden/>
              </w:rPr>
              <w:t>4</w:t>
            </w:r>
            <w:r>
              <w:rPr>
                <w:noProof/>
                <w:webHidden/>
              </w:rPr>
              <w:fldChar w:fldCharType="end"/>
            </w:r>
          </w:hyperlink>
        </w:p>
        <w:p w14:paraId="46798A15" w14:textId="42F68E3E" w:rsidR="009B4913" w:rsidRDefault="009B4913">
          <w:pPr>
            <w:pStyle w:val="TOC2"/>
            <w:tabs>
              <w:tab w:val="left" w:pos="960"/>
              <w:tab w:val="right" w:leader="dot" w:pos="9800"/>
            </w:tabs>
            <w:rPr>
              <w:rFonts w:asciiTheme="minorHAnsi" w:eastAsiaTheme="minorEastAsia" w:hAnsiTheme="minorHAnsi"/>
              <w:noProof/>
              <w:sz w:val="24"/>
            </w:rPr>
          </w:pPr>
          <w:hyperlink w:anchor="_Toc184761344" w:history="1">
            <w:r w:rsidRPr="009A2B76">
              <w:rPr>
                <w:rStyle w:val="Hyperlink"/>
                <w:noProof/>
              </w:rPr>
              <w:t>1.3.</w:t>
            </w:r>
            <w:r>
              <w:rPr>
                <w:rFonts w:asciiTheme="minorHAnsi" w:eastAsiaTheme="minorEastAsia" w:hAnsiTheme="minorHAnsi"/>
                <w:noProof/>
                <w:sz w:val="24"/>
              </w:rPr>
              <w:tab/>
            </w:r>
            <w:r w:rsidRPr="009A2B76">
              <w:rPr>
                <w:rStyle w:val="Hyperlink"/>
                <w:noProof/>
              </w:rPr>
              <w:t>Mục tiêu của bài toán :</w:t>
            </w:r>
            <w:r>
              <w:rPr>
                <w:noProof/>
                <w:webHidden/>
              </w:rPr>
              <w:tab/>
            </w:r>
            <w:r>
              <w:rPr>
                <w:noProof/>
                <w:webHidden/>
              </w:rPr>
              <w:fldChar w:fldCharType="begin"/>
            </w:r>
            <w:r>
              <w:rPr>
                <w:noProof/>
                <w:webHidden/>
              </w:rPr>
              <w:instrText xml:space="preserve"> PAGEREF _Toc184761344 \h </w:instrText>
            </w:r>
            <w:r>
              <w:rPr>
                <w:noProof/>
                <w:webHidden/>
              </w:rPr>
            </w:r>
            <w:r>
              <w:rPr>
                <w:noProof/>
                <w:webHidden/>
              </w:rPr>
              <w:fldChar w:fldCharType="separate"/>
            </w:r>
            <w:r w:rsidR="007F3278">
              <w:rPr>
                <w:noProof/>
                <w:webHidden/>
              </w:rPr>
              <w:t>4</w:t>
            </w:r>
            <w:r>
              <w:rPr>
                <w:noProof/>
                <w:webHidden/>
              </w:rPr>
              <w:fldChar w:fldCharType="end"/>
            </w:r>
          </w:hyperlink>
        </w:p>
        <w:p w14:paraId="3FB33207" w14:textId="44E13660" w:rsidR="009B4913" w:rsidRDefault="009B4913">
          <w:pPr>
            <w:pStyle w:val="TOC2"/>
            <w:tabs>
              <w:tab w:val="left" w:pos="960"/>
              <w:tab w:val="right" w:leader="dot" w:pos="9800"/>
            </w:tabs>
            <w:rPr>
              <w:rFonts w:asciiTheme="minorHAnsi" w:eastAsiaTheme="minorEastAsia" w:hAnsiTheme="minorHAnsi"/>
              <w:noProof/>
              <w:sz w:val="24"/>
            </w:rPr>
          </w:pPr>
          <w:hyperlink w:anchor="_Toc184761345" w:history="1">
            <w:r w:rsidRPr="009A2B76">
              <w:rPr>
                <w:rStyle w:val="Hyperlink"/>
                <w:noProof/>
              </w:rPr>
              <w:t>1.4.</w:t>
            </w:r>
            <w:r>
              <w:rPr>
                <w:rFonts w:asciiTheme="minorHAnsi" w:eastAsiaTheme="minorEastAsia" w:hAnsiTheme="minorHAnsi"/>
                <w:noProof/>
                <w:sz w:val="24"/>
              </w:rPr>
              <w:tab/>
            </w:r>
            <w:r w:rsidRPr="009A2B76">
              <w:rPr>
                <w:rStyle w:val="Hyperlink"/>
                <w:noProof/>
              </w:rPr>
              <w:t>Phạm vi nghiên cứu :</w:t>
            </w:r>
            <w:r>
              <w:rPr>
                <w:noProof/>
                <w:webHidden/>
              </w:rPr>
              <w:tab/>
            </w:r>
            <w:r>
              <w:rPr>
                <w:noProof/>
                <w:webHidden/>
              </w:rPr>
              <w:fldChar w:fldCharType="begin"/>
            </w:r>
            <w:r>
              <w:rPr>
                <w:noProof/>
                <w:webHidden/>
              </w:rPr>
              <w:instrText xml:space="preserve"> PAGEREF _Toc184761345 \h </w:instrText>
            </w:r>
            <w:r>
              <w:rPr>
                <w:noProof/>
                <w:webHidden/>
              </w:rPr>
            </w:r>
            <w:r>
              <w:rPr>
                <w:noProof/>
                <w:webHidden/>
              </w:rPr>
              <w:fldChar w:fldCharType="separate"/>
            </w:r>
            <w:r w:rsidR="007F3278">
              <w:rPr>
                <w:noProof/>
                <w:webHidden/>
              </w:rPr>
              <w:t>5</w:t>
            </w:r>
            <w:r>
              <w:rPr>
                <w:noProof/>
                <w:webHidden/>
              </w:rPr>
              <w:fldChar w:fldCharType="end"/>
            </w:r>
          </w:hyperlink>
        </w:p>
        <w:p w14:paraId="58930DAF" w14:textId="229AF0AC" w:rsidR="009B4913" w:rsidRDefault="009B4913">
          <w:pPr>
            <w:pStyle w:val="TOC1"/>
            <w:tabs>
              <w:tab w:val="right" w:leader="dot" w:pos="9800"/>
            </w:tabs>
            <w:rPr>
              <w:rFonts w:asciiTheme="minorHAnsi" w:eastAsiaTheme="minorEastAsia" w:hAnsiTheme="minorHAnsi"/>
              <w:b w:val="0"/>
              <w:noProof/>
              <w:sz w:val="24"/>
            </w:rPr>
          </w:pPr>
          <w:hyperlink w:anchor="_Toc184761346" w:history="1">
            <w:r w:rsidRPr="009A2B76">
              <w:rPr>
                <w:rStyle w:val="Hyperlink"/>
                <w:noProof/>
                <w:lang w:val="vi-VN"/>
              </w:rPr>
              <w:t>CHƯƠNG 2: BỘ DỮ LIỆU MOOCCUBEX</w:t>
            </w:r>
            <w:r>
              <w:rPr>
                <w:noProof/>
                <w:webHidden/>
              </w:rPr>
              <w:tab/>
            </w:r>
            <w:r>
              <w:rPr>
                <w:noProof/>
                <w:webHidden/>
              </w:rPr>
              <w:fldChar w:fldCharType="begin"/>
            </w:r>
            <w:r>
              <w:rPr>
                <w:noProof/>
                <w:webHidden/>
              </w:rPr>
              <w:instrText xml:space="preserve"> PAGEREF _Toc184761346 \h </w:instrText>
            </w:r>
            <w:r>
              <w:rPr>
                <w:noProof/>
                <w:webHidden/>
              </w:rPr>
            </w:r>
            <w:r>
              <w:rPr>
                <w:noProof/>
                <w:webHidden/>
              </w:rPr>
              <w:fldChar w:fldCharType="separate"/>
            </w:r>
            <w:r w:rsidR="007F3278">
              <w:rPr>
                <w:noProof/>
                <w:webHidden/>
              </w:rPr>
              <w:t>7</w:t>
            </w:r>
            <w:r>
              <w:rPr>
                <w:noProof/>
                <w:webHidden/>
              </w:rPr>
              <w:fldChar w:fldCharType="end"/>
            </w:r>
          </w:hyperlink>
        </w:p>
        <w:p w14:paraId="1C80D5EE" w14:textId="4F5F385D" w:rsidR="009B4913" w:rsidRDefault="009B4913">
          <w:pPr>
            <w:pStyle w:val="TOC2"/>
            <w:tabs>
              <w:tab w:val="left" w:pos="960"/>
              <w:tab w:val="right" w:leader="dot" w:pos="9800"/>
            </w:tabs>
            <w:rPr>
              <w:rFonts w:asciiTheme="minorHAnsi" w:eastAsiaTheme="minorEastAsia" w:hAnsiTheme="minorHAnsi"/>
              <w:noProof/>
              <w:sz w:val="24"/>
            </w:rPr>
          </w:pPr>
          <w:hyperlink w:anchor="_Toc184761347" w:history="1">
            <w:r w:rsidRPr="009A2B76">
              <w:rPr>
                <w:rStyle w:val="Hyperlink"/>
                <w:noProof/>
              </w:rPr>
              <w:t>2.1.</w:t>
            </w:r>
            <w:r>
              <w:rPr>
                <w:rFonts w:asciiTheme="minorHAnsi" w:eastAsiaTheme="minorEastAsia" w:hAnsiTheme="minorHAnsi"/>
                <w:noProof/>
                <w:sz w:val="24"/>
              </w:rPr>
              <w:tab/>
            </w:r>
            <w:r w:rsidRPr="009A2B76">
              <w:rPr>
                <w:rStyle w:val="Hyperlink"/>
                <w:noProof/>
              </w:rPr>
              <w:t>Giới thiệu bộ dữ liệu MOOCCubeX</w:t>
            </w:r>
            <w:r>
              <w:rPr>
                <w:noProof/>
                <w:webHidden/>
              </w:rPr>
              <w:tab/>
            </w:r>
            <w:r>
              <w:rPr>
                <w:noProof/>
                <w:webHidden/>
              </w:rPr>
              <w:fldChar w:fldCharType="begin"/>
            </w:r>
            <w:r>
              <w:rPr>
                <w:noProof/>
                <w:webHidden/>
              </w:rPr>
              <w:instrText xml:space="preserve"> PAGEREF _Toc184761347 \h </w:instrText>
            </w:r>
            <w:r>
              <w:rPr>
                <w:noProof/>
                <w:webHidden/>
              </w:rPr>
            </w:r>
            <w:r>
              <w:rPr>
                <w:noProof/>
                <w:webHidden/>
              </w:rPr>
              <w:fldChar w:fldCharType="separate"/>
            </w:r>
            <w:r w:rsidR="007F3278">
              <w:rPr>
                <w:noProof/>
                <w:webHidden/>
              </w:rPr>
              <w:t>7</w:t>
            </w:r>
            <w:r>
              <w:rPr>
                <w:noProof/>
                <w:webHidden/>
              </w:rPr>
              <w:fldChar w:fldCharType="end"/>
            </w:r>
          </w:hyperlink>
        </w:p>
        <w:p w14:paraId="159BDFC2" w14:textId="53D0C8CC" w:rsidR="009B4913" w:rsidRDefault="009B4913">
          <w:pPr>
            <w:pStyle w:val="TOC2"/>
            <w:tabs>
              <w:tab w:val="left" w:pos="960"/>
              <w:tab w:val="right" w:leader="dot" w:pos="9800"/>
            </w:tabs>
            <w:rPr>
              <w:rFonts w:asciiTheme="minorHAnsi" w:eastAsiaTheme="minorEastAsia" w:hAnsiTheme="minorHAnsi"/>
              <w:noProof/>
              <w:sz w:val="24"/>
            </w:rPr>
          </w:pPr>
          <w:hyperlink w:anchor="_Toc184761348" w:history="1">
            <w:r w:rsidRPr="009A2B76">
              <w:rPr>
                <w:rStyle w:val="Hyperlink"/>
                <w:noProof/>
              </w:rPr>
              <w:t>2.2.</w:t>
            </w:r>
            <w:r>
              <w:rPr>
                <w:rFonts w:asciiTheme="minorHAnsi" w:eastAsiaTheme="minorEastAsia" w:hAnsiTheme="minorHAnsi"/>
                <w:noProof/>
                <w:sz w:val="24"/>
              </w:rPr>
              <w:tab/>
            </w:r>
            <w:r w:rsidRPr="009A2B76">
              <w:rPr>
                <w:rStyle w:val="Hyperlink"/>
                <w:noProof/>
              </w:rPr>
              <w:t>Mô tả các bảng:</w:t>
            </w:r>
            <w:r>
              <w:rPr>
                <w:noProof/>
                <w:webHidden/>
              </w:rPr>
              <w:tab/>
            </w:r>
            <w:r>
              <w:rPr>
                <w:noProof/>
                <w:webHidden/>
              </w:rPr>
              <w:fldChar w:fldCharType="begin"/>
            </w:r>
            <w:r>
              <w:rPr>
                <w:noProof/>
                <w:webHidden/>
              </w:rPr>
              <w:instrText xml:space="preserve"> PAGEREF _Toc184761348 \h </w:instrText>
            </w:r>
            <w:r>
              <w:rPr>
                <w:noProof/>
                <w:webHidden/>
              </w:rPr>
            </w:r>
            <w:r>
              <w:rPr>
                <w:noProof/>
                <w:webHidden/>
              </w:rPr>
              <w:fldChar w:fldCharType="separate"/>
            </w:r>
            <w:r w:rsidR="007F3278">
              <w:rPr>
                <w:noProof/>
                <w:webHidden/>
              </w:rPr>
              <w:t>7</w:t>
            </w:r>
            <w:r>
              <w:rPr>
                <w:noProof/>
                <w:webHidden/>
              </w:rPr>
              <w:fldChar w:fldCharType="end"/>
            </w:r>
          </w:hyperlink>
        </w:p>
        <w:p w14:paraId="17E3D638" w14:textId="165CE3BA" w:rsidR="009B4913" w:rsidRDefault="009B4913">
          <w:pPr>
            <w:pStyle w:val="TOC3"/>
            <w:tabs>
              <w:tab w:val="left" w:pos="1440"/>
              <w:tab w:val="right" w:leader="dot" w:pos="9800"/>
            </w:tabs>
            <w:rPr>
              <w:rFonts w:asciiTheme="minorHAnsi" w:eastAsiaTheme="minorEastAsia" w:hAnsiTheme="minorHAnsi"/>
              <w:noProof/>
              <w:sz w:val="24"/>
            </w:rPr>
          </w:pPr>
          <w:hyperlink w:anchor="_Toc184761349" w:history="1">
            <w:r w:rsidRPr="009A2B76">
              <w:rPr>
                <w:rStyle w:val="Hyperlink"/>
                <w:noProof/>
                <w:lang w:val="vi-VN"/>
              </w:rPr>
              <w:t>2.2.1.</w:t>
            </w:r>
            <w:r>
              <w:rPr>
                <w:rFonts w:asciiTheme="minorHAnsi" w:eastAsiaTheme="minorEastAsia" w:hAnsiTheme="minorHAnsi"/>
                <w:noProof/>
                <w:sz w:val="24"/>
              </w:rPr>
              <w:tab/>
            </w:r>
            <w:r w:rsidRPr="009A2B76">
              <w:rPr>
                <w:rStyle w:val="Hyperlink"/>
                <w:noProof/>
                <w:lang w:val="vi-VN"/>
              </w:rPr>
              <w:t>Bảng user:</w:t>
            </w:r>
            <w:r>
              <w:rPr>
                <w:noProof/>
                <w:webHidden/>
              </w:rPr>
              <w:tab/>
            </w:r>
            <w:r>
              <w:rPr>
                <w:noProof/>
                <w:webHidden/>
              </w:rPr>
              <w:fldChar w:fldCharType="begin"/>
            </w:r>
            <w:r>
              <w:rPr>
                <w:noProof/>
                <w:webHidden/>
              </w:rPr>
              <w:instrText xml:space="preserve"> PAGEREF _Toc184761349 \h </w:instrText>
            </w:r>
            <w:r>
              <w:rPr>
                <w:noProof/>
                <w:webHidden/>
              </w:rPr>
            </w:r>
            <w:r>
              <w:rPr>
                <w:noProof/>
                <w:webHidden/>
              </w:rPr>
              <w:fldChar w:fldCharType="separate"/>
            </w:r>
            <w:r w:rsidR="007F3278">
              <w:rPr>
                <w:noProof/>
                <w:webHidden/>
              </w:rPr>
              <w:t>7</w:t>
            </w:r>
            <w:r>
              <w:rPr>
                <w:noProof/>
                <w:webHidden/>
              </w:rPr>
              <w:fldChar w:fldCharType="end"/>
            </w:r>
          </w:hyperlink>
        </w:p>
        <w:p w14:paraId="1A9DD36D" w14:textId="01C69622" w:rsidR="009B4913" w:rsidRDefault="009B4913">
          <w:pPr>
            <w:pStyle w:val="TOC4"/>
            <w:tabs>
              <w:tab w:val="right" w:leader="dot" w:pos="9800"/>
            </w:tabs>
            <w:rPr>
              <w:rFonts w:asciiTheme="minorHAnsi" w:eastAsiaTheme="minorEastAsia" w:hAnsiTheme="minorHAnsi"/>
              <w:noProof/>
              <w:sz w:val="24"/>
            </w:rPr>
          </w:pPr>
          <w:hyperlink w:anchor="_Toc184761350" w:history="1">
            <w:r w:rsidRPr="009A2B76">
              <w:rPr>
                <w:rStyle w:val="Hyperlink"/>
                <w:noProof/>
                <w:lang w:val="vi-VN"/>
              </w:rPr>
              <w:t>2.2.1.2. Mô tả:</w:t>
            </w:r>
            <w:r>
              <w:rPr>
                <w:noProof/>
                <w:webHidden/>
              </w:rPr>
              <w:tab/>
            </w:r>
            <w:r>
              <w:rPr>
                <w:noProof/>
                <w:webHidden/>
              </w:rPr>
              <w:fldChar w:fldCharType="begin"/>
            </w:r>
            <w:r>
              <w:rPr>
                <w:noProof/>
                <w:webHidden/>
              </w:rPr>
              <w:instrText xml:space="preserve"> PAGEREF _Toc184761350 \h </w:instrText>
            </w:r>
            <w:r>
              <w:rPr>
                <w:noProof/>
                <w:webHidden/>
              </w:rPr>
            </w:r>
            <w:r>
              <w:rPr>
                <w:noProof/>
                <w:webHidden/>
              </w:rPr>
              <w:fldChar w:fldCharType="separate"/>
            </w:r>
            <w:r w:rsidR="007F3278">
              <w:rPr>
                <w:noProof/>
                <w:webHidden/>
              </w:rPr>
              <w:t>7</w:t>
            </w:r>
            <w:r>
              <w:rPr>
                <w:noProof/>
                <w:webHidden/>
              </w:rPr>
              <w:fldChar w:fldCharType="end"/>
            </w:r>
          </w:hyperlink>
        </w:p>
        <w:p w14:paraId="33C4AF1A" w14:textId="017D4F8A" w:rsidR="009B4913" w:rsidRDefault="009B4913">
          <w:pPr>
            <w:pStyle w:val="TOC4"/>
            <w:tabs>
              <w:tab w:val="right" w:leader="dot" w:pos="9800"/>
            </w:tabs>
            <w:rPr>
              <w:rFonts w:asciiTheme="minorHAnsi" w:eastAsiaTheme="minorEastAsia" w:hAnsiTheme="minorHAnsi"/>
              <w:noProof/>
              <w:sz w:val="24"/>
            </w:rPr>
          </w:pPr>
          <w:hyperlink w:anchor="_Toc184761351" w:history="1">
            <w:r w:rsidRPr="009A2B76">
              <w:rPr>
                <w:rStyle w:val="Hyperlink"/>
                <w:noProof/>
                <w:lang w:val="vi-VN"/>
              </w:rPr>
              <w:t>2.2.1.2. Phân tích bảng User:</w:t>
            </w:r>
            <w:r>
              <w:rPr>
                <w:noProof/>
                <w:webHidden/>
              </w:rPr>
              <w:tab/>
            </w:r>
            <w:r>
              <w:rPr>
                <w:noProof/>
                <w:webHidden/>
              </w:rPr>
              <w:fldChar w:fldCharType="begin"/>
            </w:r>
            <w:r>
              <w:rPr>
                <w:noProof/>
                <w:webHidden/>
              </w:rPr>
              <w:instrText xml:space="preserve"> PAGEREF _Toc184761351 \h </w:instrText>
            </w:r>
            <w:r>
              <w:rPr>
                <w:noProof/>
                <w:webHidden/>
              </w:rPr>
            </w:r>
            <w:r>
              <w:rPr>
                <w:noProof/>
                <w:webHidden/>
              </w:rPr>
              <w:fldChar w:fldCharType="separate"/>
            </w:r>
            <w:r w:rsidR="007F3278">
              <w:rPr>
                <w:noProof/>
                <w:webHidden/>
              </w:rPr>
              <w:t>8</w:t>
            </w:r>
            <w:r>
              <w:rPr>
                <w:noProof/>
                <w:webHidden/>
              </w:rPr>
              <w:fldChar w:fldCharType="end"/>
            </w:r>
          </w:hyperlink>
        </w:p>
        <w:p w14:paraId="1B7E3C42" w14:textId="0772381A" w:rsidR="009B4913" w:rsidRDefault="009B4913">
          <w:pPr>
            <w:pStyle w:val="TOC3"/>
            <w:tabs>
              <w:tab w:val="left" w:pos="1440"/>
              <w:tab w:val="right" w:leader="dot" w:pos="9800"/>
            </w:tabs>
            <w:rPr>
              <w:rFonts w:asciiTheme="minorHAnsi" w:eastAsiaTheme="minorEastAsia" w:hAnsiTheme="minorHAnsi"/>
              <w:noProof/>
              <w:sz w:val="24"/>
            </w:rPr>
          </w:pPr>
          <w:hyperlink w:anchor="_Toc184761352" w:history="1">
            <w:r w:rsidRPr="009A2B76">
              <w:rPr>
                <w:rStyle w:val="Hyperlink"/>
                <w:noProof/>
                <w:lang w:val="vi-VN"/>
              </w:rPr>
              <w:t>2.2.2.</w:t>
            </w:r>
            <w:r>
              <w:rPr>
                <w:rFonts w:asciiTheme="minorHAnsi" w:eastAsiaTheme="minorEastAsia" w:hAnsiTheme="minorHAnsi"/>
                <w:noProof/>
                <w:sz w:val="24"/>
              </w:rPr>
              <w:tab/>
            </w:r>
            <w:r w:rsidRPr="009A2B76">
              <w:rPr>
                <w:rStyle w:val="Hyperlink"/>
                <w:noProof/>
                <w:lang w:val="vi-VN"/>
              </w:rPr>
              <w:t>Bảng user-problems</w:t>
            </w:r>
            <w:r>
              <w:rPr>
                <w:noProof/>
                <w:webHidden/>
              </w:rPr>
              <w:tab/>
            </w:r>
            <w:r>
              <w:rPr>
                <w:noProof/>
                <w:webHidden/>
              </w:rPr>
              <w:fldChar w:fldCharType="begin"/>
            </w:r>
            <w:r>
              <w:rPr>
                <w:noProof/>
                <w:webHidden/>
              </w:rPr>
              <w:instrText xml:space="preserve"> PAGEREF _Toc184761352 \h </w:instrText>
            </w:r>
            <w:r>
              <w:rPr>
                <w:noProof/>
                <w:webHidden/>
              </w:rPr>
            </w:r>
            <w:r>
              <w:rPr>
                <w:noProof/>
                <w:webHidden/>
              </w:rPr>
              <w:fldChar w:fldCharType="separate"/>
            </w:r>
            <w:r w:rsidR="007F3278">
              <w:rPr>
                <w:noProof/>
                <w:webHidden/>
              </w:rPr>
              <w:t>11</w:t>
            </w:r>
            <w:r>
              <w:rPr>
                <w:noProof/>
                <w:webHidden/>
              </w:rPr>
              <w:fldChar w:fldCharType="end"/>
            </w:r>
          </w:hyperlink>
        </w:p>
        <w:p w14:paraId="54DA7236" w14:textId="5CAA89F0" w:rsidR="009B4913" w:rsidRDefault="009B4913">
          <w:pPr>
            <w:pStyle w:val="TOC4"/>
            <w:tabs>
              <w:tab w:val="left" w:pos="1920"/>
              <w:tab w:val="right" w:leader="dot" w:pos="9800"/>
            </w:tabs>
            <w:rPr>
              <w:rFonts w:asciiTheme="minorHAnsi" w:eastAsiaTheme="minorEastAsia" w:hAnsiTheme="minorHAnsi"/>
              <w:noProof/>
              <w:sz w:val="24"/>
            </w:rPr>
          </w:pPr>
          <w:hyperlink w:anchor="_Toc184761353" w:history="1">
            <w:r w:rsidRPr="009A2B76">
              <w:rPr>
                <w:rStyle w:val="Hyperlink"/>
                <w:noProof/>
                <w:lang w:val="vi-VN"/>
              </w:rPr>
              <w:t>2.2.2.1.</w:t>
            </w:r>
            <w:r>
              <w:rPr>
                <w:rFonts w:asciiTheme="minorHAnsi" w:eastAsiaTheme="minorEastAsia" w:hAnsiTheme="minorHAnsi"/>
                <w:noProof/>
                <w:sz w:val="24"/>
              </w:rPr>
              <w:tab/>
            </w:r>
            <w:r w:rsidRPr="009A2B76">
              <w:rPr>
                <w:rStyle w:val="Hyperlink"/>
                <w:noProof/>
                <w:lang w:val="vi-VN"/>
              </w:rPr>
              <w:t>Mô tả:</w:t>
            </w:r>
            <w:r>
              <w:rPr>
                <w:noProof/>
                <w:webHidden/>
              </w:rPr>
              <w:tab/>
            </w:r>
            <w:r>
              <w:rPr>
                <w:noProof/>
                <w:webHidden/>
              </w:rPr>
              <w:fldChar w:fldCharType="begin"/>
            </w:r>
            <w:r>
              <w:rPr>
                <w:noProof/>
                <w:webHidden/>
              </w:rPr>
              <w:instrText xml:space="preserve"> PAGEREF _Toc184761353 \h </w:instrText>
            </w:r>
            <w:r>
              <w:rPr>
                <w:noProof/>
                <w:webHidden/>
              </w:rPr>
            </w:r>
            <w:r>
              <w:rPr>
                <w:noProof/>
                <w:webHidden/>
              </w:rPr>
              <w:fldChar w:fldCharType="separate"/>
            </w:r>
            <w:r w:rsidR="007F3278">
              <w:rPr>
                <w:noProof/>
                <w:webHidden/>
              </w:rPr>
              <w:t>11</w:t>
            </w:r>
            <w:r>
              <w:rPr>
                <w:noProof/>
                <w:webHidden/>
              </w:rPr>
              <w:fldChar w:fldCharType="end"/>
            </w:r>
          </w:hyperlink>
        </w:p>
        <w:p w14:paraId="5B5C7155" w14:textId="1BC051DF" w:rsidR="009B4913" w:rsidRDefault="009B4913">
          <w:pPr>
            <w:pStyle w:val="TOC4"/>
            <w:tabs>
              <w:tab w:val="left" w:pos="1920"/>
              <w:tab w:val="right" w:leader="dot" w:pos="9800"/>
            </w:tabs>
            <w:rPr>
              <w:rFonts w:asciiTheme="minorHAnsi" w:eastAsiaTheme="minorEastAsia" w:hAnsiTheme="minorHAnsi"/>
              <w:noProof/>
              <w:sz w:val="24"/>
            </w:rPr>
          </w:pPr>
          <w:hyperlink w:anchor="_Toc184761354" w:history="1">
            <w:r w:rsidRPr="009A2B76">
              <w:rPr>
                <w:rStyle w:val="Hyperlink"/>
                <w:noProof/>
                <w:lang w:val="vi-VN"/>
              </w:rPr>
              <w:t>2.2.2.2.</w:t>
            </w:r>
            <w:r>
              <w:rPr>
                <w:rFonts w:asciiTheme="minorHAnsi" w:eastAsiaTheme="minorEastAsia" w:hAnsiTheme="minorHAnsi"/>
                <w:noProof/>
                <w:sz w:val="24"/>
              </w:rPr>
              <w:tab/>
            </w:r>
            <w:r w:rsidRPr="009A2B76">
              <w:rPr>
                <w:rStyle w:val="Hyperlink"/>
                <w:noProof/>
                <w:lang w:val="vi-VN"/>
              </w:rPr>
              <w:t>Phân tích:</w:t>
            </w:r>
            <w:r>
              <w:rPr>
                <w:noProof/>
                <w:webHidden/>
              </w:rPr>
              <w:tab/>
            </w:r>
            <w:r>
              <w:rPr>
                <w:noProof/>
                <w:webHidden/>
              </w:rPr>
              <w:fldChar w:fldCharType="begin"/>
            </w:r>
            <w:r>
              <w:rPr>
                <w:noProof/>
                <w:webHidden/>
              </w:rPr>
              <w:instrText xml:space="preserve"> PAGEREF _Toc184761354 \h </w:instrText>
            </w:r>
            <w:r>
              <w:rPr>
                <w:noProof/>
                <w:webHidden/>
              </w:rPr>
            </w:r>
            <w:r>
              <w:rPr>
                <w:noProof/>
                <w:webHidden/>
              </w:rPr>
              <w:fldChar w:fldCharType="separate"/>
            </w:r>
            <w:r w:rsidR="007F3278">
              <w:rPr>
                <w:noProof/>
                <w:webHidden/>
              </w:rPr>
              <w:t>13</w:t>
            </w:r>
            <w:r>
              <w:rPr>
                <w:noProof/>
                <w:webHidden/>
              </w:rPr>
              <w:fldChar w:fldCharType="end"/>
            </w:r>
          </w:hyperlink>
        </w:p>
        <w:p w14:paraId="0474C36B" w14:textId="0A65B1F6" w:rsidR="009B4913" w:rsidRDefault="009B4913">
          <w:pPr>
            <w:pStyle w:val="TOC3"/>
            <w:tabs>
              <w:tab w:val="left" w:pos="1440"/>
              <w:tab w:val="right" w:leader="dot" w:pos="9800"/>
            </w:tabs>
            <w:rPr>
              <w:rFonts w:asciiTheme="minorHAnsi" w:eastAsiaTheme="minorEastAsia" w:hAnsiTheme="minorHAnsi"/>
              <w:noProof/>
              <w:sz w:val="24"/>
            </w:rPr>
          </w:pPr>
          <w:hyperlink w:anchor="_Toc184761355" w:history="1">
            <w:r w:rsidRPr="009A2B76">
              <w:rPr>
                <w:rStyle w:val="Hyperlink"/>
                <w:noProof/>
              </w:rPr>
              <w:t>2.2.3.</w:t>
            </w:r>
            <w:r>
              <w:rPr>
                <w:rFonts w:asciiTheme="minorHAnsi" w:eastAsiaTheme="minorEastAsia" w:hAnsiTheme="minorHAnsi"/>
                <w:noProof/>
                <w:sz w:val="24"/>
              </w:rPr>
              <w:tab/>
            </w:r>
            <w:r w:rsidRPr="009A2B76">
              <w:rPr>
                <w:rStyle w:val="Hyperlink"/>
                <w:noProof/>
              </w:rPr>
              <w:t>User-video:</w:t>
            </w:r>
            <w:r>
              <w:rPr>
                <w:noProof/>
                <w:webHidden/>
              </w:rPr>
              <w:tab/>
            </w:r>
            <w:r>
              <w:rPr>
                <w:noProof/>
                <w:webHidden/>
              </w:rPr>
              <w:fldChar w:fldCharType="begin"/>
            </w:r>
            <w:r>
              <w:rPr>
                <w:noProof/>
                <w:webHidden/>
              </w:rPr>
              <w:instrText xml:space="preserve"> PAGEREF _Toc184761355 \h </w:instrText>
            </w:r>
            <w:r>
              <w:rPr>
                <w:noProof/>
                <w:webHidden/>
              </w:rPr>
            </w:r>
            <w:r>
              <w:rPr>
                <w:noProof/>
                <w:webHidden/>
              </w:rPr>
              <w:fldChar w:fldCharType="separate"/>
            </w:r>
            <w:r w:rsidR="007F3278">
              <w:rPr>
                <w:noProof/>
                <w:webHidden/>
              </w:rPr>
              <w:t>19</w:t>
            </w:r>
            <w:r>
              <w:rPr>
                <w:noProof/>
                <w:webHidden/>
              </w:rPr>
              <w:fldChar w:fldCharType="end"/>
            </w:r>
          </w:hyperlink>
        </w:p>
        <w:p w14:paraId="0E7984D0" w14:textId="25BCE601" w:rsidR="009B4913" w:rsidRDefault="009B4913">
          <w:pPr>
            <w:pStyle w:val="TOC4"/>
            <w:tabs>
              <w:tab w:val="left" w:pos="1920"/>
              <w:tab w:val="right" w:leader="dot" w:pos="9800"/>
            </w:tabs>
            <w:rPr>
              <w:rFonts w:asciiTheme="minorHAnsi" w:eastAsiaTheme="minorEastAsia" w:hAnsiTheme="minorHAnsi"/>
              <w:noProof/>
              <w:sz w:val="24"/>
            </w:rPr>
          </w:pPr>
          <w:hyperlink w:anchor="_Toc184761356" w:history="1">
            <w:r w:rsidRPr="009A2B76">
              <w:rPr>
                <w:rStyle w:val="Hyperlink"/>
                <w:noProof/>
                <w:lang w:val="vi-VN"/>
              </w:rPr>
              <w:t>2.2.3.1.</w:t>
            </w:r>
            <w:r>
              <w:rPr>
                <w:rFonts w:asciiTheme="minorHAnsi" w:eastAsiaTheme="minorEastAsia" w:hAnsiTheme="minorHAnsi"/>
                <w:noProof/>
                <w:sz w:val="24"/>
              </w:rPr>
              <w:tab/>
            </w:r>
            <w:r w:rsidRPr="009A2B76">
              <w:rPr>
                <w:rStyle w:val="Hyperlink"/>
                <w:noProof/>
              </w:rPr>
              <w:t>Mô</w:t>
            </w:r>
            <w:r w:rsidRPr="009A2B76">
              <w:rPr>
                <w:rStyle w:val="Hyperlink"/>
                <w:noProof/>
                <w:lang w:val="vi-VN"/>
              </w:rPr>
              <w:t xml:space="preserve"> tả:</w:t>
            </w:r>
            <w:r>
              <w:rPr>
                <w:noProof/>
                <w:webHidden/>
              </w:rPr>
              <w:tab/>
            </w:r>
            <w:r>
              <w:rPr>
                <w:noProof/>
                <w:webHidden/>
              </w:rPr>
              <w:fldChar w:fldCharType="begin"/>
            </w:r>
            <w:r>
              <w:rPr>
                <w:noProof/>
                <w:webHidden/>
              </w:rPr>
              <w:instrText xml:space="preserve"> PAGEREF _Toc184761356 \h </w:instrText>
            </w:r>
            <w:r>
              <w:rPr>
                <w:noProof/>
                <w:webHidden/>
              </w:rPr>
            </w:r>
            <w:r>
              <w:rPr>
                <w:noProof/>
                <w:webHidden/>
              </w:rPr>
              <w:fldChar w:fldCharType="separate"/>
            </w:r>
            <w:r w:rsidR="007F3278">
              <w:rPr>
                <w:noProof/>
                <w:webHidden/>
              </w:rPr>
              <w:t>19</w:t>
            </w:r>
            <w:r>
              <w:rPr>
                <w:noProof/>
                <w:webHidden/>
              </w:rPr>
              <w:fldChar w:fldCharType="end"/>
            </w:r>
          </w:hyperlink>
        </w:p>
        <w:p w14:paraId="66E8E817" w14:textId="08B66E93" w:rsidR="009B4913" w:rsidRDefault="009B4913">
          <w:pPr>
            <w:pStyle w:val="TOC4"/>
            <w:tabs>
              <w:tab w:val="left" w:pos="1920"/>
              <w:tab w:val="right" w:leader="dot" w:pos="9800"/>
            </w:tabs>
            <w:rPr>
              <w:rFonts w:asciiTheme="minorHAnsi" w:eastAsiaTheme="minorEastAsia" w:hAnsiTheme="minorHAnsi"/>
              <w:noProof/>
              <w:sz w:val="24"/>
            </w:rPr>
          </w:pPr>
          <w:hyperlink w:anchor="_Toc184761357" w:history="1">
            <w:r w:rsidRPr="009A2B76">
              <w:rPr>
                <w:rStyle w:val="Hyperlink"/>
                <w:noProof/>
                <w:lang w:val="vi-VN"/>
              </w:rPr>
              <w:t>2.2.3.2.</w:t>
            </w:r>
            <w:r>
              <w:rPr>
                <w:rFonts w:asciiTheme="minorHAnsi" w:eastAsiaTheme="minorEastAsia" w:hAnsiTheme="minorHAnsi"/>
                <w:noProof/>
                <w:sz w:val="24"/>
              </w:rPr>
              <w:tab/>
            </w:r>
            <w:r w:rsidRPr="009A2B76">
              <w:rPr>
                <w:rStyle w:val="Hyperlink"/>
                <w:noProof/>
                <w:lang w:val="vi-VN"/>
              </w:rPr>
              <w:t>Phân tích:</w:t>
            </w:r>
            <w:r>
              <w:rPr>
                <w:noProof/>
                <w:webHidden/>
              </w:rPr>
              <w:tab/>
            </w:r>
            <w:r>
              <w:rPr>
                <w:noProof/>
                <w:webHidden/>
              </w:rPr>
              <w:fldChar w:fldCharType="begin"/>
            </w:r>
            <w:r>
              <w:rPr>
                <w:noProof/>
                <w:webHidden/>
              </w:rPr>
              <w:instrText xml:space="preserve"> PAGEREF _Toc184761357 \h </w:instrText>
            </w:r>
            <w:r>
              <w:rPr>
                <w:noProof/>
                <w:webHidden/>
              </w:rPr>
            </w:r>
            <w:r>
              <w:rPr>
                <w:noProof/>
                <w:webHidden/>
              </w:rPr>
              <w:fldChar w:fldCharType="separate"/>
            </w:r>
            <w:r w:rsidR="007F3278">
              <w:rPr>
                <w:noProof/>
                <w:webHidden/>
              </w:rPr>
              <w:t>20</w:t>
            </w:r>
            <w:r>
              <w:rPr>
                <w:noProof/>
                <w:webHidden/>
              </w:rPr>
              <w:fldChar w:fldCharType="end"/>
            </w:r>
          </w:hyperlink>
        </w:p>
        <w:p w14:paraId="101CB3F8" w14:textId="35E34488" w:rsidR="009B4913" w:rsidRDefault="009B4913">
          <w:pPr>
            <w:pStyle w:val="TOC3"/>
            <w:tabs>
              <w:tab w:val="left" w:pos="1440"/>
              <w:tab w:val="right" w:leader="dot" w:pos="9800"/>
            </w:tabs>
            <w:rPr>
              <w:rFonts w:asciiTheme="minorHAnsi" w:eastAsiaTheme="minorEastAsia" w:hAnsiTheme="minorHAnsi"/>
              <w:noProof/>
              <w:sz w:val="24"/>
            </w:rPr>
          </w:pPr>
          <w:hyperlink w:anchor="_Toc184761358" w:history="1">
            <w:r w:rsidRPr="009A2B76">
              <w:rPr>
                <w:rStyle w:val="Hyperlink"/>
                <w:noProof/>
                <w:lang w:val="vi-VN"/>
              </w:rPr>
              <w:t>2.2.4.</w:t>
            </w:r>
            <w:r>
              <w:rPr>
                <w:rFonts w:asciiTheme="minorHAnsi" w:eastAsiaTheme="minorEastAsia" w:hAnsiTheme="minorHAnsi"/>
                <w:noProof/>
                <w:sz w:val="24"/>
              </w:rPr>
              <w:tab/>
            </w:r>
            <w:r w:rsidRPr="009A2B76">
              <w:rPr>
                <w:rStyle w:val="Hyperlink"/>
                <w:noProof/>
              </w:rPr>
              <w:t>Problem:</w:t>
            </w:r>
            <w:r>
              <w:rPr>
                <w:noProof/>
                <w:webHidden/>
              </w:rPr>
              <w:tab/>
            </w:r>
            <w:r>
              <w:rPr>
                <w:noProof/>
                <w:webHidden/>
              </w:rPr>
              <w:fldChar w:fldCharType="begin"/>
            </w:r>
            <w:r>
              <w:rPr>
                <w:noProof/>
                <w:webHidden/>
              </w:rPr>
              <w:instrText xml:space="preserve"> PAGEREF _Toc184761358 \h </w:instrText>
            </w:r>
            <w:r>
              <w:rPr>
                <w:noProof/>
                <w:webHidden/>
              </w:rPr>
            </w:r>
            <w:r>
              <w:rPr>
                <w:noProof/>
                <w:webHidden/>
              </w:rPr>
              <w:fldChar w:fldCharType="separate"/>
            </w:r>
            <w:r w:rsidR="007F3278">
              <w:rPr>
                <w:noProof/>
                <w:webHidden/>
              </w:rPr>
              <w:t>22</w:t>
            </w:r>
            <w:r>
              <w:rPr>
                <w:noProof/>
                <w:webHidden/>
              </w:rPr>
              <w:fldChar w:fldCharType="end"/>
            </w:r>
          </w:hyperlink>
        </w:p>
        <w:p w14:paraId="3830DD01" w14:textId="3ADC868F" w:rsidR="009B4913" w:rsidRDefault="009B4913">
          <w:pPr>
            <w:pStyle w:val="TOC4"/>
            <w:tabs>
              <w:tab w:val="left" w:pos="1920"/>
              <w:tab w:val="right" w:leader="dot" w:pos="9800"/>
            </w:tabs>
            <w:rPr>
              <w:rFonts w:asciiTheme="minorHAnsi" w:eastAsiaTheme="minorEastAsia" w:hAnsiTheme="minorHAnsi"/>
              <w:noProof/>
              <w:sz w:val="24"/>
            </w:rPr>
          </w:pPr>
          <w:hyperlink w:anchor="_Toc184761359" w:history="1">
            <w:r w:rsidRPr="009A2B76">
              <w:rPr>
                <w:rStyle w:val="Hyperlink"/>
                <w:noProof/>
                <w:lang w:val="vi-VN"/>
              </w:rPr>
              <w:t>2.2.4.1.</w:t>
            </w:r>
            <w:r>
              <w:rPr>
                <w:rFonts w:asciiTheme="minorHAnsi" w:eastAsiaTheme="minorEastAsia" w:hAnsiTheme="minorHAnsi"/>
                <w:noProof/>
                <w:sz w:val="24"/>
              </w:rPr>
              <w:tab/>
            </w:r>
            <w:r w:rsidRPr="009A2B76">
              <w:rPr>
                <w:rStyle w:val="Hyperlink"/>
                <w:noProof/>
                <w:lang w:val="vi-VN"/>
              </w:rPr>
              <w:t>Mô tả:</w:t>
            </w:r>
            <w:r>
              <w:rPr>
                <w:noProof/>
                <w:webHidden/>
              </w:rPr>
              <w:tab/>
            </w:r>
            <w:r>
              <w:rPr>
                <w:noProof/>
                <w:webHidden/>
              </w:rPr>
              <w:fldChar w:fldCharType="begin"/>
            </w:r>
            <w:r>
              <w:rPr>
                <w:noProof/>
                <w:webHidden/>
              </w:rPr>
              <w:instrText xml:space="preserve"> PAGEREF _Toc184761359 \h </w:instrText>
            </w:r>
            <w:r>
              <w:rPr>
                <w:noProof/>
                <w:webHidden/>
              </w:rPr>
            </w:r>
            <w:r>
              <w:rPr>
                <w:noProof/>
                <w:webHidden/>
              </w:rPr>
              <w:fldChar w:fldCharType="separate"/>
            </w:r>
            <w:r w:rsidR="007F3278">
              <w:rPr>
                <w:noProof/>
                <w:webHidden/>
              </w:rPr>
              <w:t>22</w:t>
            </w:r>
            <w:r>
              <w:rPr>
                <w:noProof/>
                <w:webHidden/>
              </w:rPr>
              <w:fldChar w:fldCharType="end"/>
            </w:r>
          </w:hyperlink>
        </w:p>
        <w:p w14:paraId="459B33C6" w14:textId="0A8A3719" w:rsidR="009B4913" w:rsidRDefault="009B4913">
          <w:pPr>
            <w:pStyle w:val="TOC4"/>
            <w:tabs>
              <w:tab w:val="left" w:pos="1920"/>
              <w:tab w:val="right" w:leader="dot" w:pos="9800"/>
            </w:tabs>
            <w:rPr>
              <w:rFonts w:asciiTheme="minorHAnsi" w:eastAsiaTheme="minorEastAsia" w:hAnsiTheme="minorHAnsi"/>
              <w:noProof/>
              <w:sz w:val="24"/>
            </w:rPr>
          </w:pPr>
          <w:hyperlink w:anchor="_Toc184761360" w:history="1">
            <w:r w:rsidRPr="009A2B76">
              <w:rPr>
                <w:rStyle w:val="Hyperlink"/>
                <w:noProof/>
                <w:lang w:val="vi-VN"/>
              </w:rPr>
              <w:t>2.2.4.2.</w:t>
            </w:r>
            <w:r>
              <w:rPr>
                <w:rFonts w:asciiTheme="minorHAnsi" w:eastAsiaTheme="minorEastAsia" w:hAnsiTheme="minorHAnsi"/>
                <w:noProof/>
                <w:sz w:val="24"/>
              </w:rPr>
              <w:tab/>
            </w:r>
            <w:r w:rsidRPr="009A2B76">
              <w:rPr>
                <w:rStyle w:val="Hyperlink"/>
                <w:noProof/>
                <w:lang w:val="vi-VN"/>
              </w:rPr>
              <w:t>Phân tích:</w:t>
            </w:r>
            <w:r>
              <w:rPr>
                <w:noProof/>
                <w:webHidden/>
              </w:rPr>
              <w:tab/>
            </w:r>
            <w:r>
              <w:rPr>
                <w:noProof/>
                <w:webHidden/>
              </w:rPr>
              <w:fldChar w:fldCharType="begin"/>
            </w:r>
            <w:r>
              <w:rPr>
                <w:noProof/>
                <w:webHidden/>
              </w:rPr>
              <w:instrText xml:space="preserve"> PAGEREF _Toc184761360 \h </w:instrText>
            </w:r>
            <w:r>
              <w:rPr>
                <w:noProof/>
                <w:webHidden/>
              </w:rPr>
            </w:r>
            <w:r>
              <w:rPr>
                <w:noProof/>
                <w:webHidden/>
              </w:rPr>
              <w:fldChar w:fldCharType="separate"/>
            </w:r>
            <w:r w:rsidR="007F3278">
              <w:rPr>
                <w:noProof/>
                <w:webHidden/>
              </w:rPr>
              <w:t>23</w:t>
            </w:r>
            <w:r>
              <w:rPr>
                <w:noProof/>
                <w:webHidden/>
              </w:rPr>
              <w:fldChar w:fldCharType="end"/>
            </w:r>
          </w:hyperlink>
        </w:p>
        <w:p w14:paraId="6E1E068C" w14:textId="39D4A7E2" w:rsidR="009B4913" w:rsidRDefault="009B4913">
          <w:pPr>
            <w:pStyle w:val="TOC1"/>
            <w:tabs>
              <w:tab w:val="right" w:leader="dot" w:pos="9800"/>
            </w:tabs>
            <w:rPr>
              <w:rFonts w:asciiTheme="minorHAnsi" w:eastAsiaTheme="minorEastAsia" w:hAnsiTheme="minorHAnsi"/>
              <w:b w:val="0"/>
              <w:noProof/>
              <w:sz w:val="24"/>
            </w:rPr>
          </w:pPr>
          <w:hyperlink w:anchor="_Toc184761361" w:history="1">
            <w:r w:rsidRPr="009A2B76">
              <w:rPr>
                <w:rStyle w:val="Hyperlink"/>
                <w:noProof/>
                <w:lang w:val="vi-VN"/>
              </w:rPr>
              <w:t>CHƯƠNG 3: PHƯƠNG PHÁP ĐỀ XUẤT</w:t>
            </w:r>
            <w:r>
              <w:rPr>
                <w:noProof/>
                <w:webHidden/>
              </w:rPr>
              <w:tab/>
            </w:r>
            <w:r>
              <w:rPr>
                <w:noProof/>
                <w:webHidden/>
              </w:rPr>
              <w:fldChar w:fldCharType="begin"/>
            </w:r>
            <w:r>
              <w:rPr>
                <w:noProof/>
                <w:webHidden/>
              </w:rPr>
              <w:instrText xml:space="preserve"> PAGEREF _Toc184761361 \h </w:instrText>
            </w:r>
            <w:r>
              <w:rPr>
                <w:noProof/>
                <w:webHidden/>
              </w:rPr>
            </w:r>
            <w:r>
              <w:rPr>
                <w:noProof/>
                <w:webHidden/>
              </w:rPr>
              <w:fldChar w:fldCharType="separate"/>
            </w:r>
            <w:r w:rsidR="007F3278">
              <w:rPr>
                <w:noProof/>
                <w:webHidden/>
              </w:rPr>
              <w:t>27</w:t>
            </w:r>
            <w:r>
              <w:rPr>
                <w:noProof/>
                <w:webHidden/>
              </w:rPr>
              <w:fldChar w:fldCharType="end"/>
            </w:r>
          </w:hyperlink>
        </w:p>
        <w:p w14:paraId="10EE1DFA" w14:textId="68A71F77" w:rsidR="009B4913" w:rsidRDefault="009B4913">
          <w:pPr>
            <w:pStyle w:val="TOC2"/>
            <w:tabs>
              <w:tab w:val="left" w:pos="960"/>
              <w:tab w:val="right" w:leader="dot" w:pos="9800"/>
            </w:tabs>
            <w:rPr>
              <w:rFonts w:asciiTheme="minorHAnsi" w:eastAsiaTheme="minorEastAsia" w:hAnsiTheme="minorHAnsi"/>
              <w:noProof/>
              <w:sz w:val="24"/>
            </w:rPr>
          </w:pPr>
          <w:hyperlink w:anchor="_Toc184761362" w:history="1">
            <w:r w:rsidRPr="009A2B76">
              <w:rPr>
                <w:rStyle w:val="Hyperlink"/>
                <w:noProof/>
              </w:rPr>
              <w:t>3.1.</w:t>
            </w:r>
            <w:r>
              <w:rPr>
                <w:rFonts w:asciiTheme="minorHAnsi" w:eastAsiaTheme="minorEastAsia" w:hAnsiTheme="minorHAnsi"/>
                <w:noProof/>
                <w:sz w:val="24"/>
              </w:rPr>
              <w:tab/>
            </w:r>
            <w:r w:rsidRPr="009A2B76">
              <w:rPr>
                <w:rStyle w:val="Hyperlink"/>
                <w:noProof/>
              </w:rPr>
              <w:t>Các bước thực hiện tổng quan từ input đến output của bài toán:</w:t>
            </w:r>
            <w:r>
              <w:rPr>
                <w:noProof/>
                <w:webHidden/>
              </w:rPr>
              <w:tab/>
            </w:r>
            <w:r>
              <w:rPr>
                <w:noProof/>
                <w:webHidden/>
              </w:rPr>
              <w:fldChar w:fldCharType="begin"/>
            </w:r>
            <w:r>
              <w:rPr>
                <w:noProof/>
                <w:webHidden/>
              </w:rPr>
              <w:instrText xml:space="preserve"> PAGEREF _Toc184761362 \h </w:instrText>
            </w:r>
            <w:r>
              <w:rPr>
                <w:noProof/>
                <w:webHidden/>
              </w:rPr>
            </w:r>
            <w:r>
              <w:rPr>
                <w:noProof/>
                <w:webHidden/>
              </w:rPr>
              <w:fldChar w:fldCharType="separate"/>
            </w:r>
            <w:r w:rsidR="007F3278">
              <w:rPr>
                <w:noProof/>
                <w:webHidden/>
              </w:rPr>
              <w:t>27</w:t>
            </w:r>
            <w:r>
              <w:rPr>
                <w:noProof/>
                <w:webHidden/>
              </w:rPr>
              <w:fldChar w:fldCharType="end"/>
            </w:r>
          </w:hyperlink>
        </w:p>
        <w:p w14:paraId="1A00AFB4" w14:textId="33F58F6F" w:rsidR="009B4913" w:rsidRDefault="009B4913">
          <w:pPr>
            <w:pStyle w:val="TOC2"/>
            <w:tabs>
              <w:tab w:val="left" w:pos="960"/>
              <w:tab w:val="right" w:leader="dot" w:pos="9800"/>
            </w:tabs>
            <w:rPr>
              <w:rFonts w:asciiTheme="minorHAnsi" w:eastAsiaTheme="minorEastAsia" w:hAnsiTheme="minorHAnsi"/>
              <w:noProof/>
              <w:sz w:val="24"/>
            </w:rPr>
          </w:pPr>
          <w:hyperlink w:anchor="_Toc184761363" w:history="1">
            <w:r w:rsidRPr="009A2B76">
              <w:rPr>
                <w:rStyle w:val="Hyperlink"/>
                <w:noProof/>
              </w:rPr>
              <w:t>3.2.</w:t>
            </w:r>
            <w:r>
              <w:rPr>
                <w:rFonts w:asciiTheme="minorHAnsi" w:eastAsiaTheme="minorEastAsia" w:hAnsiTheme="minorHAnsi"/>
                <w:noProof/>
                <w:sz w:val="24"/>
              </w:rPr>
              <w:tab/>
            </w:r>
            <w:r w:rsidRPr="009A2B76">
              <w:rPr>
                <w:rStyle w:val="Hyperlink"/>
                <w:noProof/>
              </w:rPr>
              <w:t>Ý tưởng xây dựng đồ thị mạng:</w:t>
            </w:r>
            <w:r>
              <w:rPr>
                <w:noProof/>
                <w:webHidden/>
              </w:rPr>
              <w:tab/>
            </w:r>
            <w:r>
              <w:rPr>
                <w:noProof/>
                <w:webHidden/>
              </w:rPr>
              <w:fldChar w:fldCharType="begin"/>
            </w:r>
            <w:r>
              <w:rPr>
                <w:noProof/>
                <w:webHidden/>
              </w:rPr>
              <w:instrText xml:space="preserve"> PAGEREF _Toc184761363 \h </w:instrText>
            </w:r>
            <w:r>
              <w:rPr>
                <w:noProof/>
                <w:webHidden/>
              </w:rPr>
            </w:r>
            <w:r>
              <w:rPr>
                <w:noProof/>
                <w:webHidden/>
              </w:rPr>
              <w:fldChar w:fldCharType="separate"/>
            </w:r>
            <w:r w:rsidR="007F3278">
              <w:rPr>
                <w:noProof/>
                <w:webHidden/>
              </w:rPr>
              <w:t>30</w:t>
            </w:r>
            <w:r>
              <w:rPr>
                <w:noProof/>
                <w:webHidden/>
              </w:rPr>
              <w:fldChar w:fldCharType="end"/>
            </w:r>
          </w:hyperlink>
        </w:p>
        <w:p w14:paraId="2761427E" w14:textId="193E9636" w:rsidR="009B4913" w:rsidRDefault="009B4913">
          <w:pPr>
            <w:pStyle w:val="TOC2"/>
            <w:tabs>
              <w:tab w:val="left" w:pos="960"/>
              <w:tab w:val="right" w:leader="dot" w:pos="9800"/>
            </w:tabs>
            <w:rPr>
              <w:rFonts w:asciiTheme="minorHAnsi" w:eastAsiaTheme="minorEastAsia" w:hAnsiTheme="minorHAnsi"/>
              <w:noProof/>
              <w:sz w:val="24"/>
            </w:rPr>
          </w:pPr>
          <w:hyperlink w:anchor="_Toc184761364" w:history="1">
            <w:r w:rsidRPr="009A2B76">
              <w:rPr>
                <w:rStyle w:val="Hyperlink"/>
                <w:noProof/>
              </w:rPr>
              <w:t>3.3.</w:t>
            </w:r>
            <w:r>
              <w:rPr>
                <w:rFonts w:asciiTheme="minorHAnsi" w:eastAsiaTheme="minorEastAsia" w:hAnsiTheme="minorHAnsi"/>
                <w:noProof/>
                <w:sz w:val="24"/>
              </w:rPr>
              <w:tab/>
            </w:r>
            <w:r w:rsidRPr="009A2B76">
              <w:rPr>
                <w:rStyle w:val="Hyperlink"/>
                <w:noProof/>
              </w:rPr>
              <w:t>Các chức năng của mô hình mạng</w:t>
            </w:r>
            <w:r>
              <w:rPr>
                <w:noProof/>
                <w:webHidden/>
              </w:rPr>
              <w:tab/>
            </w:r>
            <w:r>
              <w:rPr>
                <w:noProof/>
                <w:webHidden/>
              </w:rPr>
              <w:fldChar w:fldCharType="begin"/>
            </w:r>
            <w:r>
              <w:rPr>
                <w:noProof/>
                <w:webHidden/>
              </w:rPr>
              <w:instrText xml:space="preserve"> PAGEREF _Toc184761364 \h </w:instrText>
            </w:r>
            <w:r>
              <w:rPr>
                <w:noProof/>
                <w:webHidden/>
              </w:rPr>
            </w:r>
            <w:r>
              <w:rPr>
                <w:noProof/>
                <w:webHidden/>
              </w:rPr>
              <w:fldChar w:fldCharType="separate"/>
            </w:r>
            <w:r w:rsidR="007F3278">
              <w:rPr>
                <w:noProof/>
                <w:webHidden/>
              </w:rPr>
              <w:t>31</w:t>
            </w:r>
            <w:r>
              <w:rPr>
                <w:noProof/>
                <w:webHidden/>
              </w:rPr>
              <w:fldChar w:fldCharType="end"/>
            </w:r>
          </w:hyperlink>
        </w:p>
        <w:p w14:paraId="594094CB" w14:textId="7D2B3B24" w:rsidR="009B4913" w:rsidRDefault="009B4913">
          <w:pPr>
            <w:pStyle w:val="TOC2"/>
            <w:tabs>
              <w:tab w:val="left" w:pos="960"/>
              <w:tab w:val="right" w:leader="dot" w:pos="9800"/>
            </w:tabs>
            <w:rPr>
              <w:rFonts w:asciiTheme="minorHAnsi" w:eastAsiaTheme="minorEastAsia" w:hAnsiTheme="minorHAnsi"/>
              <w:noProof/>
              <w:sz w:val="24"/>
            </w:rPr>
          </w:pPr>
          <w:hyperlink w:anchor="_Toc184761365" w:history="1">
            <w:r w:rsidRPr="009A2B76">
              <w:rPr>
                <w:rStyle w:val="Hyperlink"/>
                <w:noProof/>
              </w:rPr>
              <w:t>3.4.</w:t>
            </w:r>
            <w:r>
              <w:rPr>
                <w:rFonts w:asciiTheme="minorHAnsi" w:eastAsiaTheme="minorEastAsia" w:hAnsiTheme="minorHAnsi"/>
                <w:noProof/>
                <w:sz w:val="24"/>
              </w:rPr>
              <w:tab/>
            </w:r>
            <w:r w:rsidRPr="009A2B76">
              <w:rPr>
                <w:rStyle w:val="Hyperlink"/>
                <w:noProof/>
              </w:rPr>
              <w:t>Mô hình huấn luyện</w:t>
            </w:r>
            <w:r>
              <w:rPr>
                <w:noProof/>
                <w:webHidden/>
              </w:rPr>
              <w:tab/>
            </w:r>
            <w:r>
              <w:rPr>
                <w:noProof/>
                <w:webHidden/>
              </w:rPr>
              <w:fldChar w:fldCharType="begin"/>
            </w:r>
            <w:r>
              <w:rPr>
                <w:noProof/>
                <w:webHidden/>
              </w:rPr>
              <w:instrText xml:space="preserve"> PAGEREF _Toc184761365 \h </w:instrText>
            </w:r>
            <w:r>
              <w:rPr>
                <w:noProof/>
                <w:webHidden/>
              </w:rPr>
            </w:r>
            <w:r>
              <w:rPr>
                <w:noProof/>
                <w:webHidden/>
              </w:rPr>
              <w:fldChar w:fldCharType="separate"/>
            </w:r>
            <w:r w:rsidR="007F3278">
              <w:rPr>
                <w:noProof/>
                <w:webHidden/>
              </w:rPr>
              <w:t>31</w:t>
            </w:r>
            <w:r>
              <w:rPr>
                <w:noProof/>
                <w:webHidden/>
              </w:rPr>
              <w:fldChar w:fldCharType="end"/>
            </w:r>
          </w:hyperlink>
        </w:p>
        <w:p w14:paraId="1D99125B" w14:textId="5FE8FB0F" w:rsidR="009B4913" w:rsidRDefault="009B4913">
          <w:pPr>
            <w:pStyle w:val="TOC1"/>
            <w:tabs>
              <w:tab w:val="right" w:leader="dot" w:pos="9800"/>
            </w:tabs>
            <w:rPr>
              <w:rFonts w:asciiTheme="minorHAnsi" w:eastAsiaTheme="minorEastAsia" w:hAnsiTheme="minorHAnsi"/>
              <w:b w:val="0"/>
              <w:noProof/>
              <w:sz w:val="24"/>
            </w:rPr>
          </w:pPr>
          <w:hyperlink w:anchor="_Toc184761366" w:history="1">
            <w:r w:rsidRPr="009A2B76">
              <w:rPr>
                <w:rStyle w:val="Hyperlink"/>
                <w:noProof/>
              </w:rPr>
              <w:t>C</w:t>
            </w:r>
            <w:r w:rsidRPr="009A2B76">
              <w:rPr>
                <w:rStyle w:val="Hyperlink"/>
                <w:noProof/>
                <w:lang w:val="vi-VN"/>
              </w:rPr>
              <w:t>HƯƠNG 4: THỰC NGHIỆM</w:t>
            </w:r>
            <w:r>
              <w:rPr>
                <w:noProof/>
                <w:webHidden/>
              </w:rPr>
              <w:tab/>
            </w:r>
            <w:r>
              <w:rPr>
                <w:noProof/>
                <w:webHidden/>
              </w:rPr>
              <w:fldChar w:fldCharType="begin"/>
            </w:r>
            <w:r>
              <w:rPr>
                <w:noProof/>
                <w:webHidden/>
              </w:rPr>
              <w:instrText xml:space="preserve"> PAGEREF _Toc184761366 \h </w:instrText>
            </w:r>
            <w:r>
              <w:rPr>
                <w:noProof/>
                <w:webHidden/>
              </w:rPr>
            </w:r>
            <w:r>
              <w:rPr>
                <w:noProof/>
                <w:webHidden/>
              </w:rPr>
              <w:fldChar w:fldCharType="separate"/>
            </w:r>
            <w:r w:rsidR="007F3278">
              <w:rPr>
                <w:noProof/>
                <w:webHidden/>
              </w:rPr>
              <w:t>33</w:t>
            </w:r>
            <w:r>
              <w:rPr>
                <w:noProof/>
                <w:webHidden/>
              </w:rPr>
              <w:fldChar w:fldCharType="end"/>
            </w:r>
          </w:hyperlink>
        </w:p>
        <w:p w14:paraId="1461E209" w14:textId="45B92030" w:rsidR="009B4913" w:rsidRDefault="009B4913">
          <w:pPr>
            <w:pStyle w:val="TOC2"/>
            <w:tabs>
              <w:tab w:val="left" w:pos="960"/>
              <w:tab w:val="right" w:leader="dot" w:pos="9800"/>
            </w:tabs>
            <w:rPr>
              <w:rFonts w:asciiTheme="minorHAnsi" w:eastAsiaTheme="minorEastAsia" w:hAnsiTheme="minorHAnsi"/>
              <w:noProof/>
              <w:sz w:val="24"/>
            </w:rPr>
          </w:pPr>
          <w:hyperlink w:anchor="_Toc184761367" w:history="1">
            <w:r w:rsidRPr="009A2B76">
              <w:rPr>
                <w:rStyle w:val="Hyperlink"/>
                <w:noProof/>
              </w:rPr>
              <w:t>4.1</w:t>
            </w:r>
            <w:r>
              <w:rPr>
                <w:rFonts w:asciiTheme="minorHAnsi" w:eastAsiaTheme="minorEastAsia" w:hAnsiTheme="minorHAnsi"/>
                <w:noProof/>
                <w:sz w:val="24"/>
              </w:rPr>
              <w:tab/>
            </w:r>
            <w:r w:rsidRPr="009A2B76">
              <w:rPr>
                <w:rStyle w:val="Hyperlink"/>
                <w:noProof/>
              </w:rPr>
              <w:t>Tiền xử lý dữ liệu:</w:t>
            </w:r>
            <w:r>
              <w:rPr>
                <w:noProof/>
                <w:webHidden/>
              </w:rPr>
              <w:tab/>
            </w:r>
            <w:r>
              <w:rPr>
                <w:noProof/>
                <w:webHidden/>
              </w:rPr>
              <w:fldChar w:fldCharType="begin"/>
            </w:r>
            <w:r>
              <w:rPr>
                <w:noProof/>
                <w:webHidden/>
              </w:rPr>
              <w:instrText xml:space="preserve"> PAGEREF _Toc184761367 \h </w:instrText>
            </w:r>
            <w:r>
              <w:rPr>
                <w:noProof/>
                <w:webHidden/>
              </w:rPr>
            </w:r>
            <w:r>
              <w:rPr>
                <w:noProof/>
                <w:webHidden/>
              </w:rPr>
              <w:fldChar w:fldCharType="separate"/>
            </w:r>
            <w:r w:rsidR="007F3278">
              <w:rPr>
                <w:noProof/>
                <w:webHidden/>
              </w:rPr>
              <w:t>33</w:t>
            </w:r>
            <w:r>
              <w:rPr>
                <w:noProof/>
                <w:webHidden/>
              </w:rPr>
              <w:fldChar w:fldCharType="end"/>
            </w:r>
          </w:hyperlink>
        </w:p>
        <w:p w14:paraId="0A2936DC" w14:textId="34E7A0E2" w:rsidR="009B4913" w:rsidRDefault="009B4913">
          <w:pPr>
            <w:pStyle w:val="TOC2"/>
            <w:tabs>
              <w:tab w:val="left" w:pos="960"/>
              <w:tab w:val="right" w:leader="dot" w:pos="9800"/>
            </w:tabs>
            <w:rPr>
              <w:rFonts w:asciiTheme="minorHAnsi" w:eastAsiaTheme="minorEastAsia" w:hAnsiTheme="minorHAnsi"/>
              <w:noProof/>
              <w:sz w:val="24"/>
            </w:rPr>
          </w:pPr>
          <w:hyperlink w:anchor="_Toc184761368" w:history="1">
            <w:r w:rsidRPr="009A2B76">
              <w:rPr>
                <w:rStyle w:val="Hyperlink"/>
                <w:rFonts w:eastAsiaTheme="majorEastAsia" w:cs="Times New Roman"/>
                <w:bCs/>
                <w:noProof/>
                <w:kern w:val="0"/>
                <w14:ligatures w14:val="none"/>
              </w:rPr>
              <w:t>4.2</w:t>
            </w:r>
            <w:r>
              <w:rPr>
                <w:rFonts w:asciiTheme="minorHAnsi" w:eastAsiaTheme="minorEastAsia" w:hAnsiTheme="minorHAnsi"/>
                <w:noProof/>
                <w:sz w:val="24"/>
              </w:rPr>
              <w:tab/>
            </w:r>
            <w:r w:rsidRPr="009A2B76">
              <w:rPr>
                <w:rStyle w:val="Hyperlink"/>
                <w:rFonts w:eastAsiaTheme="majorEastAsia" w:cs="Times New Roman"/>
                <w:bCs/>
                <w:noProof/>
                <w:kern w:val="0"/>
                <w14:ligatures w14:val="none"/>
              </w:rPr>
              <w:t>Trực quan hóa dữ liệu đầu vào:</w:t>
            </w:r>
            <w:r>
              <w:rPr>
                <w:noProof/>
                <w:webHidden/>
              </w:rPr>
              <w:tab/>
            </w:r>
            <w:r>
              <w:rPr>
                <w:noProof/>
                <w:webHidden/>
              </w:rPr>
              <w:fldChar w:fldCharType="begin"/>
            </w:r>
            <w:r>
              <w:rPr>
                <w:noProof/>
                <w:webHidden/>
              </w:rPr>
              <w:instrText xml:space="preserve"> PAGEREF _Toc184761368 \h </w:instrText>
            </w:r>
            <w:r>
              <w:rPr>
                <w:noProof/>
                <w:webHidden/>
              </w:rPr>
            </w:r>
            <w:r>
              <w:rPr>
                <w:noProof/>
                <w:webHidden/>
              </w:rPr>
              <w:fldChar w:fldCharType="separate"/>
            </w:r>
            <w:r w:rsidR="007F3278">
              <w:rPr>
                <w:noProof/>
                <w:webHidden/>
              </w:rPr>
              <w:t>33</w:t>
            </w:r>
            <w:r>
              <w:rPr>
                <w:noProof/>
                <w:webHidden/>
              </w:rPr>
              <w:fldChar w:fldCharType="end"/>
            </w:r>
          </w:hyperlink>
        </w:p>
        <w:p w14:paraId="6A2A4340" w14:textId="514AF885" w:rsidR="009B4913" w:rsidRDefault="009B4913">
          <w:pPr>
            <w:pStyle w:val="TOC3"/>
            <w:tabs>
              <w:tab w:val="left" w:pos="1440"/>
              <w:tab w:val="right" w:leader="dot" w:pos="9800"/>
            </w:tabs>
            <w:rPr>
              <w:rFonts w:asciiTheme="minorHAnsi" w:eastAsiaTheme="minorEastAsia" w:hAnsiTheme="minorHAnsi"/>
              <w:noProof/>
              <w:sz w:val="24"/>
            </w:rPr>
          </w:pPr>
          <w:hyperlink w:anchor="_Toc184761369" w:history="1">
            <w:r w:rsidRPr="009A2B76">
              <w:rPr>
                <w:rStyle w:val="Hyperlink"/>
                <w:bCs/>
                <w:noProof/>
                <w:lang w:val="vi-VN"/>
              </w:rPr>
              <w:t>4.2.1</w:t>
            </w:r>
            <w:r>
              <w:rPr>
                <w:rFonts w:asciiTheme="minorHAnsi" w:eastAsiaTheme="minorEastAsia" w:hAnsiTheme="minorHAnsi"/>
                <w:noProof/>
                <w:sz w:val="24"/>
              </w:rPr>
              <w:tab/>
            </w:r>
            <w:r w:rsidRPr="009A2B76">
              <w:rPr>
                <w:rStyle w:val="Hyperlink"/>
                <w:bCs/>
                <w:noProof/>
                <w:lang w:val="vi-VN"/>
              </w:rPr>
              <w:t>Mục Đích Của Trực Quan Hóa Dữ Liệu:</w:t>
            </w:r>
            <w:r>
              <w:rPr>
                <w:noProof/>
                <w:webHidden/>
              </w:rPr>
              <w:tab/>
            </w:r>
            <w:r>
              <w:rPr>
                <w:noProof/>
                <w:webHidden/>
              </w:rPr>
              <w:fldChar w:fldCharType="begin"/>
            </w:r>
            <w:r>
              <w:rPr>
                <w:noProof/>
                <w:webHidden/>
              </w:rPr>
              <w:instrText xml:space="preserve"> PAGEREF _Toc184761369 \h </w:instrText>
            </w:r>
            <w:r>
              <w:rPr>
                <w:noProof/>
                <w:webHidden/>
              </w:rPr>
            </w:r>
            <w:r>
              <w:rPr>
                <w:noProof/>
                <w:webHidden/>
              </w:rPr>
              <w:fldChar w:fldCharType="separate"/>
            </w:r>
            <w:r w:rsidR="007F3278">
              <w:rPr>
                <w:noProof/>
                <w:webHidden/>
              </w:rPr>
              <w:t>33</w:t>
            </w:r>
            <w:r>
              <w:rPr>
                <w:noProof/>
                <w:webHidden/>
              </w:rPr>
              <w:fldChar w:fldCharType="end"/>
            </w:r>
          </w:hyperlink>
        </w:p>
        <w:p w14:paraId="7262EA54" w14:textId="0B2F92B8" w:rsidR="009B4913" w:rsidRDefault="009B4913">
          <w:pPr>
            <w:pStyle w:val="TOC2"/>
            <w:tabs>
              <w:tab w:val="left" w:pos="960"/>
              <w:tab w:val="right" w:leader="dot" w:pos="9800"/>
            </w:tabs>
            <w:rPr>
              <w:rFonts w:asciiTheme="minorHAnsi" w:eastAsiaTheme="minorEastAsia" w:hAnsiTheme="minorHAnsi"/>
              <w:noProof/>
              <w:sz w:val="24"/>
            </w:rPr>
          </w:pPr>
          <w:hyperlink w:anchor="_Toc184761370" w:history="1">
            <w:r w:rsidRPr="009A2B76">
              <w:rPr>
                <w:rStyle w:val="Hyperlink"/>
                <w:rFonts w:eastAsiaTheme="majorEastAsia" w:cs="Times New Roman"/>
                <w:bCs/>
                <w:noProof/>
                <w:kern w:val="0"/>
                <w14:ligatures w14:val="none"/>
              </w:rPr>
              <w:t>4.3</w:t>
            </w:r>
            <w:r>
              <w:rPr>
                <w:rFonts w:asciiTheme="minorHAnsi" w:eastAsiaTheme="minorEastAsia" w:hAnsiTheme="minorHAnsi"/>
                <w:noProof/>
                <w:sz w:val="24"/>
              </w:rPr>
              <w:tab/>
            </w:r>
            <w:r w:rsidRPr="009A2B76">
              <w:rPr>
                <w:rStyle w:val="Hyperlink"/>
                <w:rFonts w:eastAsiaTheme="majorEastAsia" w:cs="Times New Roman"/>
                <w:bCs/>
                <w:noProof/>
                <w:kern w:val="0"/>
                <w14:ligatures w14:val="none"/>
              </w:rPr>
              <w:t>Các Phương Pháp Trực Quan Hóa:</w:t>
            </w:r>
            <w:r>
              <w:rPr>
                <w:noProof/>
                <w:webHidden/>
              </w:rPr>
              <w:tab/>
            </w:r>
            <w:r>
              <w:rPr>
                <w:noProof/>
                <w:webHidden/>
              </w:rPr>
              <w:fldChar w:fldCharType="begin"/>
            </w:r>
            <w:r>
              <w:rPr>
                <w:noProof/>
                <w:webHidden/>
              </w:rPr>
              <w:instrText xml:space="preserve"> PAGEREF _Toc184761370 \h </w:instrText>
            </w:r>
            <w:r>
              <w:rPr>
                <w:noProof/>
                <w:webHidden/>
              </w:rPr>
            </w:r>
            <w:r>
              <w:rPr>
                <w:noProof/>
                <w:webHidden/>
              </w:rPr>
              <w:fldChar w:fldCharType="separate"/>
            </w:r>
            <w:r w:rsidR="007F3278">
              <w:rPr>
                <w:noProof/>
                <w:webHidden/>
              </w:rPr>
              <w:t>34</w:t>
            </w:r>
            <w:r>
              <w:rPr>
                <w:noProof/>
                <w:webHidden/>
              </w:rPr>
              <w:fldChar w:fldCharType="end"/>
            </w:r>
          </w:hyperlink>
        </w:p>
        <w:p w14:paraId="57C490ED" w14:textId="4B1C4A9D" w:rsidR="009B4913" w:rsidRDefault="009B4913">
          <w:pPr>
            <w:pStyle w:val="TOC3"/>
            <w:tabs>
              <w:tab w:val="left" w:pos="1440"/>
              <w:tab w:val="right" w:leader="dot" w:pos="9800"/>
            </w:tabs>
            <w:rPr>
              <w:rFonts w:asciiTheme="minorHAnsi" w:eastAsiaTheme="minorEastAsia" w:hAnsiTheme="minorHAnsi"/>
              <w:noProof/>
              <w:sz w:val="24"/>
            </w:rPr>
          </w:pPr>
          <w:hyperlink w:anchor="_Toc184761371" w:history="1">
            <w:r w:rsidRPr="009A2B76">
              <w:rPr>
                <w:rStyle w:val="Hyperlink"/>
                <w:bCs/>
                <w:noProof/>
                <w:lang w:val="vi-VN"/>
              </w:rPr>
              <w:t>4.3.1</w:t>
            </w:r>
            <w:r>
              <w:rPr>
                <w:rFonts w:asciiTheme="minorHAnsi" w:eastAsiaTheme="minorEastAsia" w:hAnsiTheme="minorHAnsi"/>
                <w:noProof/>
                <w:sz w:val="24"/>
              </w:rPr>
              <w:tab/>
            </w:r>
            <w:r w:rsidRPr="009A2B76">
              <w:rPr>
                <w:rStyle w:val="Hyperlink"/>
                <w:bCs/>
                <w:noProof/>
                <w:lang w:val="vi-VN"/>
              </w:rPr>
              <w:t>Biểu Đồ Phân Tán (Scatter Plot):</w:t>
            </w:r>
            <w:r>
              <w:rPr>
                <w:noProof/>
                <w:webHidden/>
              </w:rPr>
              <w:tab/>
            </w:r>
            <w:r>
              <w:rPr>
                <w:noProof/>
                <w:webHidden/>
              </w:rPr>
              <w:fldChar w:fldCharType="begin"/>
            </w:r>
            <w:r>
              <w:rPr>
                <w:noProof/>
                <w:webHidden/>
              </w:rPr>
              <w:instrText xml:space="preserve"> PAGEREF _Toc184761371 \h </w:instrText>
            </w:r>
            <w:r>
              <w:rPr>
                <w:noProof/>
                <w:webHidden/>
              </w:rPr>
            </w:r>
            <w:r>
              <w:rPr>
                <w:noProof/>
                <w:webHidden/>
              </w:rPr>
              <w:fldChar w:fldCharType="separate"/>
            </w:r>
            <w:r w:rsidR="007F3278">
              <w:rPr>
                <w:noProof/>
                <w:webHidden/>
              </w:rPr>
              <w:t>34</w:t>
            </w:r>
            <w:r>
              <w:rPr>
                <w:noProof/>
                <w:webHidden/>
              </w:rPr>
              <w:fldChar w:fldCharType="end"/>
            </w:r>
          </w:hyperlink>
        </w:p>
        <w:p w14:paraId="2AF8AA0B" w14:textId="6DC870B4" w:rsidR="009B4913" w:rsidRDefault="009B4913">
          <w:pPr>
            <w:pStyle w:val="TOC3"/>
            <w:tabs>
              <w:tab w:val="left" w:pos="1440"/>
              <w:tab w:val="right" w:leader="dot" w:pos="9800"/>
            </w:tabs>
            <w:rPr>
              <w:rFonts w:asciiTheme="minorHAnsi" w:eastAsiaTheme="minorEastAsia" w:hAnsiTheme="minorHAnsi"/>
              <w:noProof/>
              <w:sz w:val="24"/>
            </w:rPr>
          </w:pPr>
          <w:hyperlink w:anchor="_Toc184761372" w:history="1">
            <w:r w:rsidRPr="009A2B76">
              <w:rPr>
                <w:rStyle w:val="Hyperlink"/>
                <w:noProof/>
                <w:lang w:val="vi-VN"/>
              </w:rPr>
              <w:t>4.3.2</w:t>
            </w:r>
            <w:r>
              <w:rPr>
                <w:rFonts w:asciiTheme="minorHAnsi" w:eastAsiaTheme="minorEastAsia" w:hAnsiTheme="minorHAnsi"/>
                <w:noProof/>
                <w:sz w:val="24"/>
              </w:rPr>
              <w:tab/>
            </w:r>
            <w:r w:rsidRPr="009A2B76">
              <w:rPr>
                <w:rStyle w:val="Hyperlink"/>
                <w:noProof/>
                <w:lang w:val="vi-VN"/>
              </w:rPr>
              <w:t>Biểu Đồ Histogram:</w:t>
            </w:r>
            <w:r>
              <w:rPr>
                <w:noProof/>
                <w:webHidden/>
              </w:rPr>
              <w:tab/>
            </w:r>
            <w:r>
              <w:rPr>
                <w:noProof/>
                <w:webHidden/>
              </w:rPr>
              <w:fldChar w:fldCharType="begin"/>
            </w:r>
            <w:r>
              <w:rPr>
                <w:noProof/>
                <w:webHidden/>
              </w:rPr>
              <w:instrText xml:space="preserve"> PAGEREF _Toc184761372 \h </w:instrText>
            </w:r>
            <w:r>
              <w:rPr>
                <w:noProof/>
                <w:webHidden/>
              </w:rPr>
            </w:r>
            <w:r>
              <w:rPr>
                <w:noProof/>
                <w:webHidden/>
              </w:rPr>
              <w:fldChar w:fldCharType="separate"/>
            </w:r>
            <w:r w:rsidR="007F3278">
              <w:rPr>
                <w:noProof/>
                <w:webHidden/>
              </w:rPr>
              <w:t>34</w:t>
            </w:r>
            <w:r>
              <w:rPr>
                <w:noProof/>
                <w:webHidden/>
              </w:rPr>
              <w:fldChar w:fldCharType="end"/>
            </w:r>
          </w:hyperlink>
        </w:p>
        <w:p w14:paraId="20A02896" w14:textId="20C0EB3B" w:rsidR="009B4913" w:rsidRDefault="009B4913">
          <w:pPr>
            <w:pStyle w:val="TOC3"/>
            <w:tabs>
              <w:tab w:val="left" w:pos="1440"/>
              <w:tab w:val="right" w:leader="dot" w:pos="9800"/>
            </w:tabs>
            <w:rPr>
              <w:rFonts w:asciiTheme="minorHAnsi" w:eastAsiaTheme="minorEastAsia" w:hAnsiTheme="minorHAnsi"/>
              <w:noProof/>
              <w:sz w:val="24"/>
            </w:rPr>
          </w:pPr>
          <w:hyperlink w:anchor="_Toc184761373" w:history="1">
            <w:r w:rsidRPr="009A2B76">
              <w:rPr>
                <w:rStyle w:val="Hyperlink"/>
                <w:bCs/>
                <w:noProof/>
                <w:lang w:val="vi-VN"/>
              </w:rPr>
              <w:t>4.3.3</w:t>
            </w:r>
            <w:r>
              <w:rPr>
                <w:rFonts w:asciiTheme="minorHAnsi" w:eastAsiaTheme="minorEastAsia" w:hAnsiTheme="minorHAnsi"/>
                <w:noProof/>
                <w:sz w:val="24"/>
              </w:rPr>
              <w:tab/>
            </w:r>
            <w:r w:rsidRPr="009A2B76">
              <w:rPr>
                <w:rStyle w:val="Hyperlink"/>
                <w:bCs/>
                <w:noProof/>
                <w:lang w:val="vi-VN"/>
              </w:rPr>
              <w:t>Biểu đồ trực quan hóa:</w:t>
            </w:r>
            <w:r>
              <w:rPr>
                <w:noProof/>
                <w:webHidden/>
              </w:rPr>
              <w:tab/>
            </w:r>
            <w:r>
              <w:rPr>
                <w:noProof/>
                <w:webHidden/>
              </w:rPr>
              <w:fldChar w:fldCharType="begin"/>
            </w:r>
            <w:r>
              <w:rPr>
                <w:noProof/>
                <w:webHidden/>
              </w:rPr>
              <w:instrText xml:space="preserve"> PAGEREF _Toc184761373 \h </w:instrText>
            </w:r>
            <w:r>
              <w:rPr>
                <w:noProof/>
                <w:webHidden/>
              </w:rPr>
            </w:r>
            <w:r>
              <w:rPr>
                <w:noProof/>
                <w:webHidden/>
              </w:rPr>
              <w:fldChar w:fldCharType="separate"/>
            </w:r>
            <w:r w:rsidR="007F3278">
              <w:rPr>
                <w:noProof/>
                <w:webHidden/>
              </w:rPr>
              <w:t>34</w:t>
            </w:r>
            <w:r>
              <w:rPr>
                <w:noProof/>
                <w:webHidden/>
              </w:rPr>
              <w:fldChar w:fldCharType="end"/>
            </w:r>
          </w:hyperlink>
        </w:p>
        <w:p w14:paraId="3B41CBFF" w14:textId="22E00E7E" w:rsidR="009B4913" w:rsidRDefault="009B4913">
          <w:pPr>
            <w:pStyle w:val="TOC3"/>
            <w:tabs>
              <w:tab w:val="left" w:pos="1440"/>
              <w:tab w:val="right" w:leader="dot" w:pos="9800"/>
            </w:tabs>
            <w:rPr>
              <w:rFonts w:asciiTheme="minorHAnsi" w:eastAsiaTheme="minorEastAsia" w:hAnsiTheme="minorHAnsi"/>
              <w:noProof/>
              <w:sz w:val="24"/>
            </w:rPr>
          </w:pPr>
          <w:hyperlink w:anchor="_Toc184761374" w:history="1">
            <w:r w:rsidRPr="009A2B76">
              <w:rPr>
                <w:rStyle w:val="Hyperlink"/>
                <w:noProof/>
                <w:lang w:val="vi-VN"/>
              </w:rPr>
              <w:t>4.3.4</w:t>
            </w:r>
            <w:r>
              <w:rPr>
                <w:rFonts w:asciiTheme="minorHAnsi" w:eastAsiaTheme="minorEastAsia" w:hAnsiTheme="minorHAnsi"/>
                <w:noProof/>
                <w:sz w:val="24"/>
              </w:rPr>
              <w:tab/>
            </w:r>
            <w:r w:rsidRPr="009A2B76">
              <w:rPr>
                <w:rStyle w:val="Hyperlink"/>
                <w:noProof/>
                <w:lang w:val="vi-VN"/>
              </w:rPr>
              <w:t>Biểu đồ tròn:</w:t>
            </w:r>
            <w:r>
              <w:rPr>
                <w:noProof/>
                <w:webHidden/>
              </w:rPr>
              <w:tab/>
            </w:r>
            <w:r>
              <w:rPr>
                <w:noProof/>
                <w:webHidden/>
              </w:rPr>
              <w:fldChar w:fldCharType="begin"/>
            </w:r>
            <w:r>
              <w:rPr>
                <w:noProof/>
                <w:webHidden/>
              </w:rPr>
              <w:instrText xml:space="preserve"> PAGEREF _Toc184761374 \h </w:instrText>
            </w:r>
            <w:r>
              <w:rPr>
                <w:noProof/>
                <w:webHidden/>
              </w:rPr>
            </w:r>
            <w:r>
              <w:rPr>
                <w:noProof/>
                <w:webHidden/>
              </w:rPr>
              <w:fldChar w:fldCharType="separate"/>
            </w:r>
            <w:r w:rsidR="007F3278">
              <w:rPr>
                <w:noProof/>
                <w:webHidden/>
              </w:rPr>
              <w:t>37</w:t>
            </w:r>
            <w:r>
              <w:rPr>
                <w:noProof/>
                <w:webHidden/>
              </w:rPr>
              <w:fldChar w:fldCharType="end"/>
            </w:r>
          </w:hyperlink>
        </w:p>
        <w:p w14:paraId="663BD6BE" w14:textId="685DF4D6" w:rsidR="009B4913" w:rsidRDefault="009B4913">
          <w:pPr>
            <w:pStyle w:val="TOC2"/>
            <w:tabs>
              <w:tab w:val="right" w:leader="dot" w:pos="9800"/>
            </w:tabs>
            <w:rPr>
              <w:rFonts w:asciiTheme="minorHAnsi" w:eastAsiaTheme="minorEastAsia" w:hAnsiTheme="minorHAnsi"/>
              <w:noProof/>
              <w:sz w:val="24"/>
            </w:rPr>
          </w:pPr>
          <w:hyperlink w:anchor="_Toc184761375" w:history="1">
            <w:r w:rsidRPr="009A2B76">
              <w:rPr>
                <w:rStyle w:val="Hyperlink"/>
                <w:noProof/>
              </w:rPr>
              <w:t>4.4. Train mô hình</w:t>
            </w:r>
            <w:r>
              <w:rPr>
                <w:noProof/>
                <w:webHidden/>
              </w:rPr>
              <w:tab/>
            </w:r>
            <w:r>
              <w:rPr>
                <w:noProof/>
                <w:webHidden/>
              </w:rPr>
              <w:fldChar w:fldCharType="begin"/>
            </w:r>
            <w:r>
              <w:rPr>
                <w:noProof/>
                <w:webHidden/>
              </w:rPr>
              <w:instrText xml:space="preserve"> PAGEREF _Toc184761375 \h </w:instrText>
            </w:r>
            <w:r>
              <w:rPr>
                <w:noProof/>
                <w:webHidden/>
              </w:rPr>
            </w:r>
            <w:r>
              <w:rPr>
                <w:noProof/>
                <w:webHidden/>
              </w:rPr>
              <w:fldChar w:fldCharType="separate"/>
            </w:r>
            <w:r w:rsidR="007F3278">
              <w:rPr>
                <w:noProof/>
                <w:webHidden/>
              </w:rPr>
              <w:t>38</w:t>
            </w:r>
            <w:r>
              <w:rPr>
                <w:noProof/>
                <w:webHidden/>
              </w:rPr>
              <w:fldChar w:fldCharType="end"/>
            </w:r>
          </w:hyperlink>
        </w:p>
        <w:p w14:paraId="20AA2073" w14:textId="037253F2" w:rsidR="009B4913" w:rsidRDefault="009B4913">
          <w:pPr>
            <w:pStyle w:val="TOC3"/>
            <w:tabs>
              <w:tab w:val="right" w:leader="dot" w:pos="9800"/>
            </w:tabs>
            <w:rPr>
              <w:rFonts w:asciiTheme="minorHAnsi" w:eastAsiaTheme="minorEastAsia" w:hAnsiTheme="minorHAnsi"/>
              <w:noProof/>
              <w:sz w:val="24"/>
            </w:rPr>
          </w:pPr>
          <w:hyperlink w:anchor="_Toc184761376" w:history="1">
            <w:r w:rsidRPr="009A2B76">
              <w:rPr>
                <w:rStyle w:val="Hyperlink"/>
                <w:noProof/>
              </w:rPr>
              <w:t>4.4.1. Mô hình Logistic Regression</w:t>
            </w:r>
            <w:r>
              <w:rPr>
                <w:noProof/>
                <w:webHidden/>
              </w:rPr>
              <w:tab/>
            </w:r>
            <w:r>
              <w:rPr>
                <w:noProof/>
                <w:webHidden/>
              </w:rPr>
              <w:fldChar w:fldCharType="begin"/>
            </w:r>
            <w:r>
              <w:rPr>
                <w:noProof/>
                <w:webHidden/>
              </w:rPr>
              <w:instrText xml:space="preserve"> PAGEREF _Toc184761376 \h </w:instrText>
            </w:r>
            <w:r>
              <w:rPr>
                <w:noProof/>
                <w:webHidden/>
              </w:rPr>
            </w:r>
            <w:r>
              <w:rPr>
                <w:noProof/>
                <w:webHidden/>
              </w:rPr>
              <w:fldChar w:fldCharType="separate"/>
            </w:r>
            <w:r w:rsidR="007F3278">
              <w:rPr>
                <w:noProof/>
                <w:webHidden/>
              </w:rPr>
              <w:t>39</w:t>
            </w:r>
            <w:r>
              <w:rPr>
                <w:noProof/>
                <w:webHidden/>
              </w:rPr>
              <w:fldChar w:fldCharType="end"/>
            </w:r>
          </w:hyperlink>
        </w:p>
        <w:p w14:paraId="39ABA50F" w14:textId="4BC19B2B" w:rsidR="009B4913" w:rsidRDefault="009B4913">
          <w:pPr>
            <w:pStyle w:val="TOC3"/>
            <w:tabs>
              <w:tab w:val="right" w:leader="dot" w:pos="9800"/>
            </w:tabs>
            <w:rPr>
              <w:rFonts w:asciiTheme="minorHAnsi" w:eastAsiaTheme="minorEastAsia" w:hAnsiTheme="minorHAnsi"/>
              <w:noProof/>
              <w:sz w:val="24"/>
            </w:rPr>
          </w:pPr>
          <w:hyperlink w:anchor="_Toc184761377" w:history="1">
            <w:r w:rsidRPr="009A2B76">
              <w:rPr>
                <w:rStyle w:val="Hyperlink"/>
                <w:noProof/>
              </w:rPr>
              <w:t>4.4.2. Mô hình Random Forest</w:t>
            </w:r>
            <w:r>
              <w:rPr>
                <w:noProof/>
                <w:webHidden/>
              </w:rPr>
              <w:tab/>
            </w:r>
            <w:r>
              <w:rPr>
                <w:noProof/>
                <w:webHidden/>
              </w:rPr>
              <w:fldChar w:fldCharType="begin"/>
            </w:r>
            <w:r>
              <w:rPr>
                <w:noProof/>
                <w:webHidden/>
              </w:rPr>
              <w:instrText xml:space="preserve"> PAGEREF _Toc184761377 \h </w:instrText>
            </w:r>
            <w:r>
              <w:rPr>
                <w:noProof/>
                <w:webHidden/>
              </w:rPr>
            </w:r>
            <w:r>
              <w:rPr>
                <w:noProof/>
                <w:webHidden/>
              </w:rPr>
              <w:fldChar w:fldCharType="separate"/>
            </w:r>
            <w:r w:rsidR="007F3278">
              <w:rPr>
                <w:noProof/>
                <w:webHidden/>
              </w:rPr>
              <w:t>42</w:t>
            </w:r>
            <w:r>
              <w:rPr>
                <w:noProof/>
                <w:webHidden/>
              </w:rPr>
              <w:fldChar w:fldCharType="end"/>
            </w:r>
          </w:hyperlink>
        </w:p>
        <w:p w14:paraId="08E7FCA8" w14:textId="5FCB1A7C" w:rsidR="009B4913" w:rsidRDefault="009B4913">
          <w:pPr>
            <w:pStyle w:val="TOC3"/>
            <w:tabs>
              <w:tab w:val="right" w:leader="dot" w:pos="9800"/>
            </w:tabs>
            <w:rPr>
              <w:rFonts w:asciiTheme="minorHAnsi" w:eastAsiaTheme="minorEastAsia" w:hAnsiTheme="minorHAnsi"/>
              <w:noProof/>
              <w:sz w:val="24"/>
            </w:rPr>
          </w:pPr>
          <w:hyperlink w:anchor="_Toc184761378" w:history="1">
            <w:r w:rsidRPr="009A2B76">
              <w:rPr>
                <w:rStyle w:val="Hyperlink"/>
                <w:noProof/>
              </w:rPr>
              <w:t>4.4.5. Neural Networks</w:t>
            </w:r>
            <w:r>
              <w:rPr>
                <w:noProof/>
                <w:webHidden/>
              </w:rPr>
              <w:tab/>
            </w:r>
            <w:r>
              <w:rPr>
                <w:noProof/>
                <w:webHidden/>
              </w:rPr>
              <w:fldChar w:fldCharType="begin"/>
            </w:r>
            <w:r>
              <w:rPr>
                <w:noProof/>
                <w:webHidden/>
              </w:rPr>
              <w:instrText xml:space="preserve"> PAGEREF _Toc184761378 \h </w:instrText>
            </w:r>
            <w:r>
              <w:rPr>
                <w:noProof/>
                <w:webHidden/>
              </w:rPr>
            </w:r>
            <w:r>
              <w:rPr>
                <w:noProof/>
                <w:webHidden/>
              </w:rPr>
              <w:fldChar w:fldCharType="separate"/>
            </w:r>
            <w:r w:rsidR="007F3278">
              <w:rPr>
                <w:noProof/>
                <w:webHidden/>
              </w:rPr>
              <w:t>44</w:t>
            </w:r>
            <w:r>
              <w:rPr>
                <w:noProof/>
                <w:webHidden/>
              </w:rPr>
              <w:fldChar w:fldCharType="end"/>
            </w:r>
          </w:hyperlink>
        </w:p>
        <w:p w14:paraId="46D46218" w14:textId="2EA2B59F" w:rsidR="009B4913" w:rsidRDefault="009B4913">
          <w:pPr>
            <w:pStyle w:val="TOC1"/>
            <w:tabs>
              <w:tab w:val="right" w:leader="dot" w:pos="9800"/>
            </w:tabs>
            <w:rPr>
              <w:rFonts w:asciiTheme="minorHAnsi" w:eastAsiaTheme="minorEastAsia" w:hAnsiTheme="minorHAnsi"/>
              <w:b w:val="0"/>
              <w:noProof/>
              <w:sz w:val="24"/>
            </w:rPr>
          </w:pPr>
          <w:hyperlink w:anchor="_Toc184761379" w:history="1">
            <w:r w:rsidRPr="009A2B76">
              <w:rPr>
                <w:rStyle w:val="Hyperlink"/>
                <w:noProof/>
                <w:lang w:val="vi-VN"/>
              </w:rPr>
              <w:t>CHƯƠNG 5:</w:t>
            </w:r>
            <w:r w:rsidRPr="009A2B76">
              <w:rPr>
                <w:rStyle w:val="Hyperlink"/>
                <w:noProof/>
              </w:rPr>
              <w:t xml:space="preserve"> ĐÁNH GIÁ</w:t>
            </w:r>
            <w:r w:rsidRPr="009A2B76">
              <w:rPr>
                <w:rStyle w:val="Hyperlink"/>
                <w:noProof/>
                <w:lang w:val="vi-VN"/>
              </w:rPr>
              <w:t xml:space="preserve"> VÀ HƯỚNG PHÁP TRIỂN.</w:t>
            </w:r>
            <w:r>
              <w:rPr>
                <w:noProof/>
                <w:webHidden/>
              </w:rPr>
              <w:tab/>
            </w:r>
            <w:r>
              <w:rPr>
                <w:noProof/>
                <w:webHidden/>
              </w:rPr>
              <w:fldChar w:fldCharType="begin"/>
            </w:r>
            <w:r>
              <w:rPr>
                <w:noProof/>
                <w:webHidden/>
              </w:rPr>
              <w:instrText xml:space="preserve"> PAGEREF _Toc184761379 \h </w:instrText>
            </w:r>
            <w:r>
              <w:rPr>
                <w:noProof/>
                <w:webHidden/>
              </w:rPr>
            </w:r>
            <w:r>
              <w:rPr>
                <w:noProof/>
                <w:webHidden/>
              </w:rPr>
              <w:fldChar w:fldCharType="separate"/>
            </w:r>
            <w:r w:rsidR="007F3278">
              <w:rPr>
                <w:noProof/>
                <w:webHidden/>
              </w:rPr>
              <w:t>47</w:t>
            </w:r>
            <w:r>
              <w:rPr>
                <w:noProof/>
                <w:webHidden/>
              </w:rPr>
              <w:fldChar w:fldCharType="end"/>
            </w:r>
          </w:hyperlink>
        </w:p>
        <w:p w14:paraId="5CC3FAE0" w14:textId="2EFC38D9" w:rsidR="009B4913" w:rsidRDefault="009B4913">
          <w:pPr>
            <w:pStyle w:val="TOC2"/>
            <w:tabs>
              <w:tab w:val="right" w:leader="dot" w:pos="9800"/>
            </w:tabs>
            <w:rPr>
              <w:rFonts w:asciiTheme="minorHAnsi" w:eastAsiaTheme="minorEastAsia" w:hAnsiTheme="minorHAnsi"/>
              <w:noProof/>
              <w:sz w:val="24"/>
            </w:rPr>
          </w:pPr>
          <w:hyperlink w:anchor="_Toc184761380" w:history="1">
            <w:r w:rsidRPr="009A2B76">
              <w:rPr>
                <w:rStyle w:val="Hyperlink"/>
                <w:noProof/>
              </w:rPr>
              <w:t>5.1. Đánh giá</w:t>
            </w:r>
            <w:r>
              <w:rPr>
                <w:noProof/>
                <w:webHidden/>
              </w:rPr>
              <w:tab/>
            </w:r>
            <w:r>
              <w:rPr>
                <w:noProof/>
                <w:webHidden/>
              </w:rPr>
              <w:fldChar w:fldCharType="begin"/>
            </w:r>
            <w:r>
              <w:rPr>
                <w:noProof/>
                <w:webHidden/>
              </w:rPr>
              <w:instrText xml:space="preserve"> PAGEREF _Toc184761380 \h </w:instrText>
            </w:r>
            <w:r>
              <w:rPr>
                <w:noProof/>
                <w:webHidden/>
              </w:rPr>
            </w:r>
            <w:r>
              <w:rPr>
                <w:noProof/>
                <w:webHidden/>
              </w:rPr>
              <w:fldChar w:fldCharType="separate"/>
            </w:r>
            <w:r w:rsidR="007F3278">
              <w:rPr>
                <w:noProof/>
                <w:webHidden/>
              </w:rPr>
              <w:t>47</w:t>
            </w:r>
            <w:r>
              <w:rPr>
                <w:noProof/>
                <w:webHidden/>
              </w:rPr>
              <w:fldChar w:fldCharType="end"/>
            </w:r>
          </w:hyperlink>
        </w:p>
        <w:p w14:paraId="657C3A24" w14:textId="13BCE6C9" w:rsidR="009B4913" w:rsidRDefault="009B4913">
          <w:pPr>
            <w:pStyle w:val="TOC3"/>
            <w:tabs>
              <w:tab w:val="right" w:leader="dot" w:pos="9800"/>
            </w:tabs>
            <w:rPr>
              <w:rFonts w:asciiTheme="minorHAnsi" w:eastAsiaTheme="minorEastAsia" w:hAnsiTheme="minorHAnsi"/>
              <w:noProof/>
              <w:sz w:val="24"/>
            </w:rPr>
          </w:pPr>
          <w:hyperlink w:anchor="_Toc184761381" w:history="1">
            <w:r w:rsidRPr="009A2B76">
              <w:rPr>
                <w:rStyle w:val="Hyperlink"/>
                <w:rFonts w:cs="Times New Roman"/>
                <w:noProof/>
              </w:rPr>
              <w:t xml:space="preserve">5.1.1. </w:t>
            </w:r>
            <w:r w:rsidRPr="009A2B76">
              <w:rPr>
                <w:rStyle w:val="Hyperlink"/>
                <w:rFonts w:cs="Times New Roman"/>
                <w:bCs/>
                <w:noProof/>
              </w:rPr>
              <w:t>Logistic Regression</w:t>
            </w:r>
            <w:r>
              <w:rPr>
                <w:noProof/>
                <w:webHidden/>
              </w:rPr>
              <w:tab/>
            </w:r>
            <w:r>
              <w:rPr>
                <w:noProof/>
                <w:webHidden/>
              </w:rPr>
              <w:fldChar w:fldCharType="begin"/>
            </w:r>
            <w:r>
              <w:rPr>
                <w:noProof/>
                <w:webHidden/>
              </w:rPr>
              <w:instrText xml:space="preserve"> PAGEREF _Toc184761381 \h </w:instrText>
            </w:r>
            <w:r>
              <w:rPr>
                <w:noProof/>
                <w:webHidden/>
              </w:rPr>
            </w:r>
            <w:r>
              <w:rPr>
                <w:noProof/>
                <w:webHidden/>
              </w:rPr>
              <w:fldChar w:fldCharType="separate"/>
            </w:r>
            <w:r w:rsidR="007F3278">
              <w:rPr>
                <w:noProof/>
                <w:webHidden/>
              </w:rPr>
              <w:t>47</w:t>
            </w:r>
            <w:r>
              <w:rPr>
                <w:noProof/>
                <w:webHidden/>
              </w:rPr>
              <w:fldChar w:fldCharType="end"/>
            </w:r>
          </w:hyperlink>
        </w:p>
        <w:p w14:paraId="69CF5DF4" w14:textId="662660B8" w:rsidR="009B4913" w:rsidRDefault="009B4913">
          <w:pPr>
            <w:pStyle w:val="TOC3"/>
            <w:tabs>
              <w:tab w:val="right" w:leader="dot" w:pos="9800"/>
            </w:tabs>
            <w:rPr>
              <w:rFonts w:asciiTheme="minorHAnsi" w:eastAsiaTheme="minorEastAsia" w:hAnsiTheme="minorHAnsi"/>
              <w:noProof/>
              <w:sz w:val="24"/>
            </w:rPr>
          </w:pPr>
          <w:hyperlink w:anchor="_Toc184761382" w:history="1">
            <w:r w:rsidRPr="009A2B76">
              <w:rPr>
                <w:rStyle w:val="Hyperlink"/>
                <w:noProof/>
              </w:rPr>
              <w:t>5.1.2. Random Forest</w:t>
            </w:r>
            <w:r>
              <w:rPr>
                <w:noProof/>
                <w:webHidden/>
              </w:rPr>
              <w:tab/>
            </w:r>
            <w:r>
              <w:rPr>
                <w:noProof/>
                <w:webHidden/>
              </w:rPr>
              <w:fldChar w:fldCharType="begin"/>
            </w:r>
            <w:r>
              <w:rPr>
                <w:noProof/>
                <w:webHidden/>
              </w:rPr>
              <w:instrText xml:space="preserve"> PAGEREF _Toc184761382 \h </w:instrText>
            </w:r>
            <w:r>
              <w:rPr>
                <w:noProof/>
                <w:webHidden/>
              </w:rPr>
            </w:r>
            <w:r>
              <w:rPr>
                <w:noProof/>
                <w:webHidden/>
              </w:rPr>
              <w:fldChar w:fldCharType="separate"/>
            </w:r>
            <w:r w:rsidR="007F3278">
              <w:rPr>
                <w:noProof/>
                <w:webHidden/>
              </w:rPr>
              <w:t>48</w:t>
            </w:r>
            <w:r>
              <w:rPr>
                <w:noProof/>
                <w:webHidden/>
              </w:rPr>
              <w:fldChar w:fldCharType="end"/>
            </w:r>
          </w:hyperlink>
        </w:p>
        <w:p w14:paraId="5354428A" w14:textId="22BA1D6B" w:rsidR="009B4913" w:rsidRDefault="009B4913">
          <w:pPr>
            <w:pStyle w:val="TOC3"/>
            <w:tabs>
              <w:tab w:val="right" w:leader="dot" w:pos="9800"/>
            </w:tabs>
            <w:rPr>
              <w:rFonts w:asciiTheme="minorHAnsi" w:eastAsiaTheme="minorEastAsia" w:hAnsiTheme="minorHAnsi"/>
              <w:noProof/>
              <w:sz w:val="24"/>
            </w:rPr>
          </w:pPr>
          <w:hyperlink w:anchor="_Toc184761383" w:history="1">
            <w:r w:rsidRPr="009A2B76">
              <w:rPr>
                <w:rStyle w:val="Hyperlink"/>
                <w:noProof/>
              </w:rPr>
              <w:t>5.1.3. Neural Network</w:t>
            </w:r>
            <w:r>
              <w:rPr>
                <w:noProof/>
                <w:webHidden/>
              </w:rPr>
              <w:tab/>
            </w:r>
            <w:r>
              <w:rPr>
                <w:noProof/>
                <w:webHidden/>
              </w:rPr>
              <w:fldChar w:fldCharType="begin"/>
            </w:r>
            <w:r>
              <w:rPr>
                <w:noProof/>
                <w:webHidden/>
              </w:rPr>
              <w:instrText xml:space="preserve"> PAGEREF _Toc184761383 \h </w:instrText>
            </w:r>
            <w:r>
              <w:rPr>
                <w:noProof/>
                <w:webHidden/>
              </w:rPr>
            </w:r>
            <w:r>
              <w:rPr>
                <w:noProof/>
                <w:webHidden/>
              </w:rPr>
              <w:fldChar w:fldCharType="separate"/>
            </w:r>
            <w:r w:rsidR="007F3278">
              <w:rPr>
                <w:noProof/>
                <w:webHidden/>
              </w:rPr>
              <w:t>48</w:t>
            </w:r>
            <w:r>
              <w:rPr>
                <w:noProof/>
                <w:webHidden/>
              </w:rPr>
              <w:fldChar w:fldCharType="end"/>
            </w:r>
          </w:hyperlink>
        </w:p>
        <w:p w14:paraId="62898D5C" w14:textId="0BB9426F" w:rsidR="009B4913" w:rsidRDefault="009B4913">
          <w:pPr>
            <w:pStyle w:val="TOC2"/>
            <w:tabs>
              <w:tab w:val="right" w:leader="dot" w:pos="9800"/>
            </w:tabs>
            <w:rPr>
              <w:rFonts w:asciiTheme="minorHAnsi" w:eastAsiaTheme="minorEastAsia" w:hAnsiTheme="minorHAnsi"/>
              <w:noProof/>
              <w:sz w:val="24"/>
            </w:rPr>
          </w:pPr>
          <w:hyperlink w:anchor="_Toc184761384" w:history="1">
            <w:r w:rsidRPr="009A2B76">
              <w:rPr>
                <w:rStyle w:val="Hyperlink"/>
                <w:noProof/>
              </w:rPr>
              <w:t>5.2. Kết luận</w:t>
            </w:r>
            <w:r>
              <w:rPr>
                <w:noProof/>
                <w:webHidden/>
              </w:rPr>
              <w:tab/>
            </w:r>
            <w:r>
              <w:rPr>
                <w:noProof/>
                <w:webHidden/>
              </w:rPr>
              <w:fldChar w:fldCharType="begin"/>
            </w:r>
            <w:r>
              <w:rPr>
                <w:noProof/>
                <w:webHidden/>
              </w:rPr>
              <w:instrText xml:space="preserve"> PAGEREF _Toc184761384 \h </w:instrText>
            </w:r>
            <w:r>
              <w:rPr>
                <w:noProof/>
                <w:webHidden/>
              </w:rPr>
            </w:r>
            <w:r>
              <w:rPr>
                <w:noProof/>
                <w:webHidden/>
              </w:rPr>
              <w:fldChar w:fldCharType="separate"/>
            </w:r>
            <w:r w:rsidR="007F3278">
              <w:rPr>
                <w:noProof/>
                <w:webHidden/>
              </w:rPr>
              <w:t>50</w:t>
            </w:r>
            <w:r>
              <w:rPr>
                <w:noProof/>
                <w:webHidden/>
              </w:rPr>
              <w:fldChar w:fldCharType="end"/>
            </w:r>
          </w:hyperlink>
        </w:p>
        <w:p w14:paraId="5200EB78" w14:textId="05A653E9" w:rsidR="009B4913" w:rsidRDefault="009B4913">
          <w:pPr>
            <w:pStyle w:val="TOC2"/>
            <w:tabs>
              <w:tab w:val="right" w:leader="dot" w:pos="9800"/>
            </w:tabs>
            <w:rPr>
              <w:rFonts w:asciiTheme="minorHAnsi" w:eastAsiaTheme="minorEastAsia" w:hAnsiTheme="minorHAnsi"/>
              <w:noProof/>
              <w:sz w:val="24"/>
            </w:rPr>
          </w:pPr>
          <w:hyperlink w:anchor="_Toc184761385" w:history="1">
            <w:r w:rsidRPr="009A2B76">
              <w:rPr>
                <w:rStyle w:val="Hyperlink"/>
                <w:noProof/>
              </w:rPr>
              <w:t>5.3. Hướng phát triển</w:t>
            </w:r>
            <w:r>
              <w:rPr>
                <w:noProof/>
                <w:webHidden/>
              </w:rPr>
              <w:tab/>
            </w:r>
            <w:r>
              <w:rPr>
                <w:noProof/>
                <w:webHidden/>
              </w:rPr>
              <w:fldChar w:fldCharType="begin"/>
            </w:r>
            <w:r>
              <w:rPr>
                <w:noProof/>
                <w:webHidden/>
              </w:rPr>
              <w:instrText xml:space="preserve"> PAGEREF _Toc184761385 \h </w:instrText>
            </w:r>
            <w:r>
              <w:rPr>
                <w:noProof/>
                <w:webHidden/>
              </w:rPr>
            </w:r>
            <w:r>
              <w:rPr>
                <w:noProof/>
                <w:webHidden/>
              </w:rPr>
              <w:fldChar w:fldCharType="separate"/>
            </w:r>
            <w:r w:rsidR="007F3278">
              <w:rPr>
                <w:noProof/>
                <w:webHidden/>
              </w:rPr>
              <w:t>50</w:t>
            </w:r>
            <w:r>
              <w:rPr>
                <w:noProof/>
                <w:webHidden/>
              </w:rPr>
              <w:fldChar w:fldCharType="end"/>
            </w:r>
          </w:hyperlink>
        </w:p>
        <w:p w14:paraId="08564DC3" w14:textId="3414CEEB" w:rsidR="009B4913" w:rsidRDefault="009B4913">
          <w:pPr>
            <w:pStyle w:val="TOC1"/>
            <w:tabs>
              <w:tab w:val="right" w:leader="dot" w:pos="9800"/>
            </w:tabs>
            <w:rPr>
              <w:rFonts w:asciiTheme="minorHAnsi" w:eastAsiaTheme="minorEastAsia" w:hAnsiTheme="minorHAnsi"/>
              <w:b w:val="0"/>
              <w:noProof/>
              <w:sz w:val="24"/>
            </w:rPr>
          </w:pPr>
          <w:hyperlink w:anchor="_Toc184761386" w:history="1">
            <w:r w:rsidRPr="009A2B76">
              <w:rPr>
                <w:rStyle w:val="Hyperlink"/>
                <w:noProof/>
                <w:lang w:val="vi-VN"/>
              </w:rPr>
              <w:t xml:space="preserve">CHƯƠNG </w:t>
            </w:r>
            <w:r w:rsidRPr="009A2B76">
              <w:rPr>
                <w:rStyle w:val="Hyperlink"/>
                <w:noProof/>
              </w:rPr>
              <w:t>6</w:t>
            </w:r>
            <w:r w:rsidRPr="009A2B76">
              <w:rPr>
                <w:rStyle w:val="Hyperlink"/>
                <w:noProof/>
                <w:lang w:val="vi-VN"/>
              </w:rPr>
              <w:t>:</w:t>
            </w:r>
            <w:r w:rsidRPr="009A2B76">
              <w:rPr>
                <w:rStyle w:val="Hyperlink"/>
                <w:noProof/>
              </w:rPr>
              <w:t xml:space="preserve"> TÀI LIỆU THAM KHẢO</w:t>
            </w:r>
            <w:r w:rsidRPr="009A2B76">
              <w:rPr>
                <w:rStyle w:val="Hyperlink"/>
                <w:noProof/>
                <w:lang w:val="vi-VN"/>
              </w:rPr>
              <w:t>.</w:t>
            </w:r>
            <w:r>
              <w:rPr>
                <w:noProof/>
                <w:webHidden/>
              </w:rPr>
              <w:tab/>
            </w:r>
            <w:r>
              <w:rPr>
                <w:noProof/>
                <w:webHidden/>
              </w:rPr>
              <w:fldChar w:fldCharType="begin"/>
            </w:r>
            <w:r>
              <w:rPr>
                <w:noProof/>
                <w:webHidden/>
              </w:rPr>
              <w:instrText xml:space="preserve"> PAGEREF _Toc184761386 \h </w:instrText>
            </w:r>
            <w:r>
              <w:rPr>
                <w:noProof/>
                <w:webHidden/>
              </w:rPr>
            </w:r>
            <w:r>
              <w:rPr>
                <w:noProof/>
                <w:webHidden/>
              </w:rPr>
              <w:fldChar w:fldCharType="separate"/>
            </w:r>
            <w:r w:rsidR="007F3278">
              <w:rPr>
                <w:noProof/>
                <w:webHidden/>
              </w:rPr>
              <w:t>52</w:t>
            </w:r>
            <w:r>
              <w:rPr>
                <w:noProof/>
                <w:webHidden/>
              </w:rPr>
              <w:fldChar w:fldCharType="end"/>
            </w:r>
          </w:hyperlink>
        </w:p>
        <w:p w14:paraId="7ECEECAA" w14:textId="71F1EC48" w:rsidR="0094661D" w:rsidRDefault="00C20609" w:rsidP="005944B5">
          <w:pPr>
            <w:ind w:left="1440" w:hanging="720"/>
          </w:pPr>
          <w:r>
            <w:rPr>
              <w:b/>
            </w:rPr>
            <w:fldChar w:fldCharType="end"/>
          </w:r>
        </w:p>
      </w:sdtContent>
    </w:sdt>
    <w:p w14:paraId="0D4FD54C" w14:textId="77777777" w:rsidR="0094661D" w:rsidRDefault="0094661D">
      <w:pPr>
        <w:ind w:left="0"/>
        <w:rPr>
          <w:rFonts w:eastAsiaTheme="majorEastAsia" w:cstheme="majorBidi"/>
          <w:b/>
          <w:color w:val="000000" w:themeColor="text1"/>
          <w:szCs w:val="40"/>
          <w:lang w:val="vi-VN"/>
        </w:rPr>
      </w:pPr>
      <w:r>
        <w:rPr>
          <w:lang w:val="vi-VN"/>
        </w:rPr>
        <w:br w:type="page"/>
      </w:r>
    </w:p>
    <w:p w14:paraId="154BD77E" w14:textId="11D0AB7F" w:rsidR="00D73F56" w:rsidRDefault="00D73F56" w:rsidP="00B84811">
      <w:pPr>
        <w:pStyle w:val="Heading1"/>
        <w:rPr>
          <w:lang w:val="vi-VN"/>
        </w:rPr>
      </w:pPr>
      <w:bookmarkStart w:id="0" w:name="_Toc184761341"/>
      <w:r>
        <w:rPr>
          <w:lang w:val="vi-VN"/>
        </w:rPr>
        <w:lastRenderedPageBreak/>
        <w:t>CHƯƠNG 1: GIỚI THIỆU  BÀI TOÁN.</w:t>
      </w:r>
      <w:bookmarkEnd w:id="0"/>
    </w:p>
    <w:p w14:paraId="1AD74F22" w14:textId="022DFEF1" w:rsidR="00B84811" w:rsidRDefault="00B84811" w:rsidP="003968A7">
      <w:pPr>
        <w:pStyle w:val="Heading2"/>
        <w:numPr>
          <w:ilvl w:val="1"/>
          <w:numId w:val="66"/>
        </w:numPr>
      </w:pPr>
      <w:bookmarkStart w:id="1" w:name="_Toc184761342"/>
      <w:r>
        <w:t>Giới thiệu về bài toán :</w:t>
      </w:r>
      <w:bookmarkEnd w:id="1"/>
      <w:r>
        <w:t xml:space="preserve"> </w:t>
      </w:r>
    </w:p>
    <w:p w14:paraId="5B288FCE" w14:textId="33DB8849" w:rsidR="00B84811" w:rsidRPr="00B84811" w:rsidRDefault="00B84811" w:rsidP="00BA204D">
      <w:pPr>
        <w:spacing w:line="360" w:lineRule="auto"/>
        <w:jc w:val="both"/>
        <w:rPr>
          <w:lang w:val="vi-VN"/>
        </w:rPr>
      </w:pPr>
      <w:r w:rsidRPr="0208BB30">
        <w:rPr>
          <w:lang w:val="vi-VN"/>
        </w:rPr>
        <w:t xml:space="preserve">Sự phát triển của công nghệ thông tin và truyền thông đã dẫn đến sự bùng nổ của các khóa học trực tuyến mở rộng (MOOC - </w:t>
      </w:r>
      <w:proofErr w:type="spellStart"/>
      <w:r w:rsidRPr="0208BB30">
        <w:rPr>
          <w:lang w:val="vi-VN"/>
        </w:rPr>
        <w:t>Massive</w:t>
      </w:r>
      <w:proofErr w:type="spellEnd"/>
      <w:r w:rsidRPr="0208BB30">
        <w:rPr>
          <w:lang w:val="vi-VN"/>
        </w:rPr>
        <w:t xml:space="preserve"> </w:t>
      </w:r>
      <w:proofErr w:type="spellStart"/>
      <w:r w:rsidRPr="0208BB30">
        <w:rPr>
          <w:lang w:val="vi-VN"/>
        </w:rPr>
        <w:t>Open</w:t>
      </w:r>
      <w:proofErr w:type="spellEnd"/>
      <w:r w:rsidRPr="0208BB30">
        <w:rPr>
          <w:lang w:val="vi-VN"/>
        </w:rPr>
        <w:t xml:space="preserve"> </w:t>
      </w:r>
      <w:proofErr w:type="spellStart"/>
      <w:r w:rsidRPr="0208BB30">
        <w:rPr>
          <w:lang w:val="vi-VN"/>
        </w:rPr>
        <w:t>Online</w:t>
      </w:r>
      <w:proofErr w:type="spellEnd"/>
      <w:r w:rsidRPr="0208BB30">
        <w:rPr>
          <w:lang w:val="vi-VN"/>
        </w:rPr>
        <w:t xml:space="preserve"> </w:t>
      </w:r>
      <w:proofErr w:type="spellStart"/>
      <w:r w:rsidRPr="0208BB30">
        <w:rPr>
          <w:lang w:val="vi-VN"/>
        </w:rPr>
        <w:t>Courses</w:t>
      </w:r>
      <w:proofErr w:type="spellEnd"/>
      <w:r w:rsidRPr="0208BB30">
        <w:rPr>
          <w:lang w:val="vi-VN"/>
        </w:rPr>
        <w:t xml:space="preserve">), cho phép học viên trên toàn thế giới tiếp cận giáo dục chất lượng cao mà không bị giới hạn bởi địa lý hay chi phí. Nhiều nền tảng học tập như </w:t>
      </w:r>
      <w:proofErr w:type="spellStart"/>
      <w:r w:rsidRPr="0208BB30">
        <w:rPr>
          <w:lang w:val="vi-VN"/>
        </w:rPr>
        <w:t>Coursera</w:t>
      </w:r>
      <w:proofErr w:type="spellEnd"/>
      <w:r w:rsidRPr="0208BB30">
        <w:rPr>
          <w:lang w:val="vi-VN"/>
        </w:rPr>
        <w:t xml:space="preserve">, </w:t>
      </w:r>
      <w:proofErr w:type="spellStart"/>
      <w:r w:rsidRPr="0208BB30">
        <w:rPr>
          <w:lang w:val="vi-VN"/>
        </w:rPr>
        <w:t>edX</w:t>
      </w:r>
      <w:proofErr w:type="spellEnd"/>
      <w:r w:rsidRPr="0208BB30">
        <w:rPr>
          <w:lang w:val="vi-VN"/>
        </w:rPr>
        <w:t xml:space="preserve">, </w:t>
      </w:r>
      <w:proofErr w:type="spellStart"/>
      <w:r w:rsidRPr="0208BB30">
        <w:rPr>
          <w:lang w:val="vi-VN"/>
        </w:rPr>
        <w:t>Udacity</w:t>
      </w:r>
      <w:proofErr w:type="spellEnd"/>
      <w:r w:rsidRPr="0208BB30">
        <w:rPr>
          <w:lang w:val="vi-VN"/>
        </w:rPr>
        <w:t xml:space="preserve"> đã mở ra các khóa học miễn phí hoặc có phí thấp, tạo ra một cuộc cách mạng trong cách thức truyền tải tri thức.</w:t>
      </w:r>
    </w:p>
    <w:p w14:paraId="2C4E02D3" w14:textId="08082626" w:rsidR="00B84811" w:rsidRPr="00B84811" w:rsidRDefault="00B84811" w:rsidP="00BA204D">
      <w:pPr>
        <w:spacing w:line="360" w:lineRule="auto"/>
        <w:jc w:val="both"/>
        <w:rPr>
          <w:lang w:val="vi-VN"/>
        </w:rPr>
      </w:pPr>
      <w:r w:rsidRPr="0208BB30">
        <w:rPr>
          <w:lang w:val="vi-VN"/>
        </w:rPr>
        <w:t>Tuy nhiên, một trong những thách thức lớn nhất mà các khóa học MOOC đang đối mặt là tỷ lệ hoàn thành khóa học thấp. Theo các nghiên cứu, nhiều học viên đăng ký khóa học nhưng không duy trì được động lực học tập đến khi kết thúc. Tỷ lệ hoàn thành khóa học thường chỉ khoảng 5-15%, gây lãng phí tài nguyên và làm giảm hiệu quả của phương thức học trực tuyến. Trong bối cảnh này, việc xây dựng các mô hình dự đoán khả năng hoàn thành khóa học của học viên trở nên quan trọng, giúp các nền tảng học tập có thể can thiệp kịp thời để hỗ trợ học viên.</w:t>
      </w:r>
    </w:p>
    <w:p w14:paraId="2F77F433" w14:textId="47CF1B30" w:rsidR="00B84811" w:rsidRPr="00B84811" w:rsidRDefault="00B84811" w:rsidP="00BA204D">
      <w:pPr>
        <w:spacing w:line="360" w:lineRule="auto"/>
        <w:jc w:val="both"/>
        <w:rPr>
          <w:lang w:val="vi-VN"/>
        </w:rPr>
      </w:pPr>
      <w:r w:rsidRPr="0208BB30">
        <w:rPr>
          <w:lang w:val="vi-VN"/>
        </w:rPr>
        <w:t xml:space="preserve">Bộ dữ liệu </w:t>
      </w:r>
      <w:proofErr w:type="spellStart"/>
      <w:r w:rsidRPr="0208BB30">
        <w:rPr>
          <w:lang w:val="vi-VN"/>
        </w:rPr>
        <w:t>MOOCCubeX</w:t>
      </w:r>
      <w:proofErr w:type="spellEnd"/>
      <w:r w:rsidRPr="0208BB30">
        <w:rPr>
          <w:lang w:val="vi-VN"/>
        </w:rPr>
        <w:t xml:space="preserve"> là một tập dữ liệu lớn và phong phú, chứa thông tin về các khóa học MOOC, hành vi học tập của học viên và kết quả học tập. Dựa trên dữ liệu này, việc xây dựng mô hình dự đoán kết quả hoàn thành khóa học có thể giúp xác định những yếu tố ảnh hưởng lớn đến khả năng hoàn thành khóa học, từ đó hỗ trợ việc phát triển các chiến lược cải thiện hiệu suất học tập của học viên.</w:t>
      </w:r>
    </w:p>
    <w:p w14:paraId="6E235C14" w14:textId="0E80BC85" w:rsidR="00B84811" w:rsidRDefault="00394E7A" w:rsidP="003968A7">
      <w:pPr>
        <w:pStyle w:val="Heading2"/>
        <w:numPr>
          <w:ilvl w:val="1"/>
          <w:numId w:val="66"/>
        </w:numPr>
      </w:pPr>
      <w:bookmarkStart w:id="2" w:name="_Toc184761343"/>
      <w:r>
        <w:t xml:space="preserve">Loại bài toán </w:t>
      </w:r>
      <w:r w:rsidR="00B84811">
        <w:t>:</w:t>
      </w:r>
      <w:bookmarkEnd w:id="2"/>
      <w:r w:rsidR="00B84811">
        <w:t xml:space="preserve"> </w:t>
      </w:r>
    </w:p>
    <w:p w14:paraId="052C6A0B" w14:textId="3C44A734" w:rsidR="00394E7A" w:rsidRPr="00394E7A" w:rsidRDefault="00394E7A" w:rsidP="00BA204D">
      <w:pPr>
        <w:spacing w:line="360" w:lineRule="auto"/>
        <w:jc w:val="both"/>
        <w:rPr>
          <w:lang w:val="vi-VN"/>
        </w:rPr>
      </w:pPr>
      <w:r w:rsidRPr="00E02249">
        <w:rPr>
          <w:lang w:val="vi-VN"/>
        </w:rPr>
        <w:t>Bài toán học có giám sát (</w:t>
      </w:r>
      <w:proofErr w:type="spellStart"/>
      <w:r w:rsidRPr="00E02249">
        <w:rPr>
          <w:lang w:val="vi-VN"/>
        </w:rPr>
        <w:t>supervised</w:t>
      </w:r>
      <w:proofErr w:type="spellEnd"/>
      <w:r w:rsidRPr="00E02249">
        <w:rPr>
          <w:lang w:val="vi-VN"/>
        </w:rPr>
        <w:t xml:space="preserve"> </w:t>
      </w:r>
      <w:proofErr w:type="spellStart"/>
      <w:r w:rsidRPr="00E02249">
        <w:rPr>
          <w:lang w:val="vi-VN"/>
        </w:rPr>
        <w:t>learning</w:t>
      </w:r>
      <w:proofErr w:type="spellEnd"/>
      <w:r w:rsidRPr="00E02249">
        <w:rPr>
          <w:lang w:val="vi-VN"/>
        </w:rPr>
        <w:t>) trong đó mô hình được huấn luyện trên một tập dữ liệu đã được gán nhãn và bài toán gán nhãn nhị phân (</w:t>
      </w:r>
      <w:proofErr w:type="spellStart"/>
      <w:r w:rsidRPr="00E02249">
        <w:rPr>
          <w:lang w:val="vi-VN"/>
        </w:rPr>
        <w:t>binary</w:t>
      </w:r>
      <w:proofErr w:type="spellEnd"/>
      <w:r w:rsidRPr="00E02249">
        <w:rPr>
          <w:lang w:val="vi-VN"/>
        </w:rPr>
        <w:t xml:space="preserve"> </w:t>
      </w:r>
      <w:proofErr w:type="spellStart"/>
      <w:r w:rsidRPr="00E02249">
        <w:rPr>
          <w:lang w:val="vi-VN"/>
        </w:rPr>
        <w:t>labeling</w:t>
      </w:r>
      <w:proofErr w:type="spellEnd"/>
      <w:r w:rsidRPr="00E02249">
        <w:rPr>
          <w:lang w:val="vi-VN"/>
        </w:rPr>
        <w:t>).</w:t>
      </w:r>
    </w:p>
    <w:p w14:paraId="1116B14F" w14:textId="1716740B" w:rsidR="00B84811" w:rsidRDefault="00394E7A" w:rsidP="003968A7">
      <w:pPr>
        <w:pStyle w:val="Heading2"/>
        <w:numPr>
          <w:ilvl w:val="1"/>
          <w:numId w:val="66"/>
        </w:numPr>
      </w:pPr>
      <w:bookmarkStart w:id="3" w:name="_Toc184761344"/>
      <w:r>
        <w:t>Mục tiêu của bài toán :</w:t>
      </w:r>
      <w:bookmarkEnd w:id="3"/>
      <w:r>
        <w:t xml:space="preserve"> </w:t>
      </w:r>
    </w:p>
    <w:p w14:paraId="723F22F3" w14:textId="04270F79" w:rsidR="00394E7A" w:rsidRDefault="00394E7A" w:rsidP="00BA204D">
      <w:pPr>
        <w:spacing w:line="360" w:lineRule="auto"/>
        <w:jc w:val="both"/>
        <w:rPr>
          <w:lang w:val="vi-VN"/>
        </w:rPr>
      </w:pPr>
      <w:r w:rsidRPr="0208BB30">
        <w:rPr>
          <w:lang w:val="vi-VN"/>
        </w:rPr>
        <w:t>Xác định mối quan hệ giữa độ khó của khóa học và tỷ lệ hoàn thành, từ đó đưa ra dự đoán tỷ lệ hoàn thành của học viên dựa trên các yếu tố liên quan đến độ khó của khóa học giúp người thiết kế khóa học có thể điều chỉnh khóa học cho phù hợp hơn, tăng tỷ lệ hoàn thành nhưng vẫn duy trì chất lượng khóa học.</w:t>
      </w:r>
    </w:p>
    <w:p w14:paraId="537A20C6" w14:textId="186B8B38" w:rsidR="00394E7A" w:rsidRPr="00394E7A" w:rsidRDefault="00394E7A" w:rsidP="00BA204D">
      <w:pPr>
        <w:spacing w:line="360" w:lineRule="auto"/>
        <w:jc w:val="both"/>
        <w:rPr>
          <w:lang w:val="vi-VN"/>
        </w:rPr>
      </w:pPr>
      <w:r w:rsidRPr="0208BB30">
        <w:rPr>
          <w:lang w:val="vi-VN"/>
        </w:rPr>
        <w:lastRenderedPageBreak/>
        <w:t xml:space="preserve">Phân tích đặc điểm hành vi học tập: Khám phá và hiểu rõ các yếu tố trong bộ dữ liệu </w:t>
      </w:r>
      <w:proofErr w:type="spellStart"/>
      <w:r w:rsidRPr="0208BB30">
        <w:rPr>
          <w:lang w:val="vi-VN"/>
        </w:rPr>
        <w:t>MOOCCubeX</w:t>
      </w:r>
      <w:proofErr w:type="spellEnd"/>
      <w:r w:rsidRPr="0208BB30">
        <w:rPr>
          <w:lang w:val="vi-VN"/>
        </w:rPr>
        <w:t xml:space="preserve"> có liên quan đến quá trình học tập của học viên. Qua đó, tìm hiểu các yếu tố phổ biến như số lượng bài giảng đã xem, thời gian học tập, số lượng bài tập đã nộp, điểm số, và thời gian hoàn thành bài tập.</w:t>
      </w:r>
    </w:p>
    <w:p w14:paraId="5DC10988" w14:textId="7261439B" w:rsidR="00394E7A" w:rsidRPr="00394E7A" w:rsidRDefault="00394E7A" w:rsidP="00BA204D">
      <w:pPr>
        <w:spacing w:line="360" w:lineRule="auto"/>
        <w:jc w:val="both"/>
        <w:rPr>
          <w:lang w:val="vi-VN"/>
        </w:rPr>
      </w:pPr>
      <w:r w:rsidRPr="0208BB30">
        <w:rPr>
          <w:lang w:val="vi-VN"/>
        </w:rPr>
        <w:t>Xác định các yếu tố quan trọng: Xác định các yếu tố chủ chốt có ảnh hưởng lớn đến khả năng hoàn thành khóa học của học viên. Điều này bao gồm việc phân tích tương quan giữa hành vi học tập và kết quả hoàn thành khóa học, từ đó làm rõ các yếu tố có khả năng dự đoán cao, chẳng hạn như mức độ tham gia hoạt động học tập, tiến trình học tập, và sự tham gia vào các bài tập kiểm tra.</w:t>
      </w:r>
    </w:p>
    <w:p w14:paraId="3C7BBE6C" w14:textId="5BCAFB51" w:rsidR="00394E7A" w:rsidRPr="00394E7A" w:rsidRDefault="00394E7A" w:rsidP="00BA204D">
      <w:pPr>
        <w:spacing w:line="360" w:lineRule="auto"/>
        <w:jc w:val="both"/>
        <w:rPr>
          <w:lang w:val="vi-VN"/>
        </w:rPr>
      </w:pPr>
      <w:r w:rsidRPr="0208BB30">
        <w:rPr>
          <w:lang w:val="vi-VN"/>
        </w:rPr>
        <w:t>Xây dựng và đánh giá mô hình dự đoán: Sử dụng các phương pháp học máy (</w:t>
      </w:r>
      <w:proofErr w:type="spellStart"/>
      <w:r w:rsidRPr="0208BB30">
        <w:rPr>
          <w:lang w:val="vi-VN"/>
        </w:rPr>
        <w:t>machine</w:t>
      </w:r>
      <w:proofErr w:type="spellEnd"/>
      <w:r w:rsidRPr="0208BB30">
        <w:rPr>
          <w:lang w:val="vi-VN"/>
        </w:rPr>
        <w:t xml:space="preserve"> </w:t>
      </w:r>
      <w:proofErr w:type="spellStart"/>
      <w:r w:rsidRPr="0208BB30">
        <w:rPr>
          <w:lang w:val="vi-VN"/>
        </w:rPr>
        <w:t>learning</w:t>
      </w:r>
      <w:proofErr w:type="spellEnd"/>
      <w:r w:rsidRPr="0208BB30">
        <w:rPr>
          <w:lang w:val="vi-VN"/>
        </w:rPr>
        <w:t xml:space="preserve">) để xây dựng các mô hình dự đoán kết quả học tập. Nghiên cứu sẽ thử nghiệm các mô hình như hồi quy </w:t>
      </w:r>
      <w:proofErr w:type="spellStart"/>
      <w:r w:rsidRPr="0208BB30">
        <w:rPr>
          <w:lang w:val="vi-VN"/>
        </w:rPr>
        <w:t>logistic</w:t>
      </w:r>
      <w:proofErr w:type="spellEnd"/>
      <w:r w:rsidRPr="0208BB30">
        <w:rPr>
          <w:lang w:val="vi-VN"/>
        </w:rPr>
        <w:t>, cây quyết định (</w:t>
      </w:r>
      <w:proofErr w:type="spellStart"/>
      <w:r w:rsidRPr="0208BB30">
        <w:rPr>
          <w:lang w:val="vi-VN"/>
        </w:rPr>
        <w:t>decision</w:t>
      </w:r>
      <w:proofErr w:type="spellEnd"/>
      <w:r w:rsidRPr="0208BB30">
        <w:rPr>
          <w:lang w:val="vi-VN"/>
        </w:rPr>
        <w:t xml:space="preserve"> </w:t>
      </w:r>
      <w:proofErr w:type="spellStart"/>
      <w:r w:rsidRPr="0208BB30">
        <w:rPr>
          <w:lang w:val="vi-VN"/>
        </w:rPr>
        <w:t>tree</w:t>
      </w:r>
      <w:proofErr w:type="spellEnd"/>
      <w:r w:rsidRPr="0208BB30">
        <w:rPr>
          <w:lang w:val="vi-VN"/>
        </w:rPr>
        <w:t>), mạng nơ-</w:t>
      </w:r>
      <w:proofErr w:type="spellStart"/>
      <w:r w:rsidRPr="0208BB30">
        <w:rPr>
          <w:lang w:val="vi-VN"/>
        </w:rPr>
        <w:t>ron</w:t>
      </w:r>
      <w:proofErr w:type="spellEnd"/>
      <w:r w:rsidRPr="0208BB30">
        <w:rPr>
          <w:lang w:val="vi-VN"/>
        </w:rPr>
        <w:t xml:space="preserve"> (</w:t>
      </w:r>
      <w:proofErr w:type="spellStart"/>
      <w:r w:rsidRPr="0208BB30">
        <w:rPr>
          <w:lang w:val="vi-VN"/>
        </w:rPr>
        <w:t>neural</w:t>
      </w:r>
      <w:proofErr w:type="spellEnd"/>
      <w:r w:rsidRPr="0208BB30">
        <w:rPr>
          <w:lang w:val="vi-VN"/>
        </w:rPr>
        <w:t xml:space="preserve"> </w:t>
      </w:r>
      <w:proofErr w:type="spellStart"/>
      <w:r w:rsidRPr="0208BB30">
        <w:rPr>
          <w:lang w:val="vi-VN"/>
        </w:rPr>
        <w:t>network</w:t>
      </w:r>
      <w:proofErr w:type="spellEnd"/>
      <w:r w:rsidRPr="0208BB30">
        <w:rPr>
          <w:lang w:val="vi-VN"/>
        </w:rPr>
        <w:t>), và các mô hình tiên tiến khác để so sánh độ chính xác và tính khả thi của từng phương pháp. Mục tiêu cuối cùng là lựa chọn được mô hình có độ chính xác cao và tính ổn định trong việc dự đoán kết quả hoàn thành khóa học của học viên.</w:t>
      </w:r>
    </w:p>
    <w:p w14:paraId="66D02925" w14:textId="7244FDD6" w:rsidR="00394E7A" w:rsidRDefault="00394E7A" w:rsidP="00BA204D">
      <w:pPr>
        <w:spacing w:line="360" w:lineRule="auto"/>
        <w:jc w:val="both"/>
        <w:rPr>
          <w:lang w:val="vi-VN"/>
        </w:rPr>
      </w:pPr>
      <w:r w:rsidRPr="0208BB30">
        <w:rPr>
          <w:lang w:val="vi-VN"/>
        </w:rPr>
        <w:t>Đề xuất cải thiện hiệu suất học tập: Dựa trên kết quả phân tích và dự đoán, đưa ra các đề xuất cải thiện hiệu suất học tập của học viên trên nền tảng MOOC. Điều này bao gồm việc đề xuất các biện pháp hỗ trợ học viên có nguy cơ không hoàn thành khóa học, chẳng hạn như cung cấp nhắc nhở học tập, hỗ trợ tương tác giữa các học viên và giảng viên, và các giải pháp tùy chỉnh theo nhu cầu học tập cá nhân.</w:t>
      </w:r>
    </w:p>
    <w:p w14:paraId="5D5CA4C8" w14:textId="4A7EB6CA" w:rsidR="00394E7A" w:rsidRPr="00394E7A" w:rsidRDefault="00394E7A" w:rsidP="003968A7">
      <w:pPr>
        <w:pStyle w:val="Heading2"/>
        <w:numPr>
          <w:ilvl w:val="1"/>
          <w:numId w:val="66"/>
        </w:numPr>
      </w:pPr>
      <w:bookmarkStart w:id="4" w:name="_Toc184761345"/>
      <w:r>
        <w:t>Phạm vi nghiên cứu :</w:t>
      </w:r>
      <w:bookmarkEnd w:id="4"/>
      <w:r>
        <w:t xml:space="preserve"> </w:t>
      </w:r>
    </w:p>
    <w:p w14:paraId="3CDFD9CE" w14:textId="3EBE92F8" w:rsidR="00394E7A" w:rsidRPr="00394E7A" w:rsidRDefault="00394E7A" w:rsidP="00BA204D">
      <w:pPr>
        <w:spacing w:line="360" w:lineRule="auto"/>
        <w:jc w:val="both"/>
        <w:rPr>
          <w:lang w:val="vi-VN"/>
        </w:rPr>
      </w:pPr>
      <w:r w:rsidRPr="0208BB30">
        <w:rPr>
          <w:lang w:val="vi-VN"/>
        </w:rPr>
        <w:t xml:space="preserve">Phạm vi nghiên cứu của đề tài tập trung vào việc phân tích và xây dựng mô hình dự đoán dựa trên dữ liệu từ </w:t>
      </w:r>
      <w:proofErr w:type="spellStart"/>
      <w:r w:rsidRPr="0208BB30">
        <w:rPr>
          <w:lang w:val="vi-VN"/>
        </w:rPr>
        <w:t>MOOCCubeX</w:t>
      </w:r>
      <w:proofErr w:type="spellEnd"/>
      <w:r w:rsidRPr="0208BB30">
        <w:rPr>
          <w:lang w:val="vi-VN"/>
        </w:rPr>
        <w:t>. Bộ dữ liệu này bao gồm nhiều thông tin chi tiết về hành vi học tập của học viên, từ các hoạt động học tập trên nền tảng MOOC cho đến kết quả học tập cụ thể. Phạm vi nghiên cứu bao gồm:</w:t>
      </w:r>
    </w:p>
    <w:p w14:paraId="69BA00C6" w14:textId="3018FDF9" w:rsidR="00394E7A" w:rsidRPr="00394E7A" w:rsidRDefault="00394E7A" w:rsidP="00C872F8">
      <w:pPr>
        <w:pStyle w:val="ListParagraph"/>
        <w:numPr>
          <w:ilvl w:val="0"/>
          <w:numId w:val="1"/>
        </w:numPr>
        <w:spacing w:line="360" w:lineRule="auto"/>
        <w:jc w:val="both"/>
        <w:rPr>
          <w:lang w:val="vi-VN"/>
        </w:rPr>
      </w:pPr>
      <w:r w:rsidRPr="0208BB30">
        <w:rPr>
          <w:lang w:val="vi-VN"/>
        </w:rPr>
        <w:lastRenderedPageBreak/>
        <w:t xml:space="preserve">Dữ liệu về hành vi học tập: Bộ dữ liệu </w:t>
      </w:r>
      <w:proofErr w:type="spellStart"/>
      <w:r w:rsidRPr="0208BB30">
        <w:rPr>
          <w:lang w:val="vi-VN"/>
        </w:rPr>
        <w:t>MOOCCubeX</w:t>
      </w:r>
      <w:proofErr w:type="spellEnd"/>
      <w:r w:rsidRPr="0208BB30">
        <w:rPr>
          <w:lang w:val="vi-VN"/>
        </w:rPr>
        <w:t xml:space="preserve"> cung cấp các thông tin về hành vi của học viên khi tham gia khóa học, như thời gian học tập, số lượng bài giảng đã xem, số bài tập hoàn thành, điểm số, và các hoạt động khác trong quá trình học.</w:t>
      </w:r>
    </w:p>
    <w:p w14:paraId="1FE0172B" w14:textId="49D4170B" w:rsidR="00394E7A" w:rsidRPr="00394E7A" w:rsidRDefault="00394E7A" w:rsidP="00C872F8">
      <w:pPr>
        <w:pStyle w:val="ListParagraph"/>
        <w:numPr>
          <w:ilvl w:val="0"/>
          <w:numId w:val="1"/>
        </w:numPr>
        <w:spacing w:line="360" w:lineRule="auto"/>
        <w:jc w:val="both"/>
        <w:rPr>
          <w:lang w:val="vi-VN"/>
        </w:rPr>
      </w:pPr>
      <w:r w:rsidRPr="0208BB30">
        <w:rPr>
          <w:lang w:val="vi-VN"/>
        </w:rPr>
        <w:t xml:space="preserve">Phương pháp phân tích và xây dựng mô hình: Nghiên cứu sẽ sử dụng các phương pháp học máy phổ biến như hồi quy </w:t>
      </w:r>
      <w:proofErr w:type="spellStart"/>
      <w:r w:rsidRPr="0208BB30">
        <w:rPr>
          <w:lang w:val="vi-VN"/>
        </w:rPr>
        <w:t>logistic</w:t>
      </w:r>
      <w:proofErr w:type="spellEnd"/>
      <w:r w:rsidRPr="0208BB30">
        <w:rPr>
          <w:lang w:val="vi-VN"/>
        </w:rPr>
        <w:t>, cây quyết định, và các mô hình học sâu để xây dựng mô hình dự đoán. Ngoài ra, các phương pháp tiền xử lý dữ liệu, lựa chọn đặc trưng (</w:t>
      </w:r>
      <w:proofErr w:type="spellStart"/>
      <w:r w:rsidRPr="0208BB30">
        <w:rPr>
          <w:lang w:val="vi-VN"/>
        </w:rPr>
        <w:t>feature</w:t>
      </w:r>
      <w:proofErr w:type="spellEnd"/>
      <w:r w:rsidRPr="0208BB30">
        <w:rPr>
          <w:lang w:val="vi-VN"/>
        </w:rPr>
        <w:t xml:space="preserve"> </w:t>
      </w:r>
      <w:proofErr w:type="spellStart"/>
      <w:r w:rsidRPr="0208BB30">
        <w:rPr>
          <w:lang w:val="vi-VN"/>
        </w:rPr>
        <w:t>selection</w:t>
      </w:r>
      <w:proofErr w:type="spellEnd"/>
      <w:r w:rsidRPr="0208BB30">
        <w:rPr>
          <w:lang w:val="vi-VN"/>
        </w:rPr>
        <w:t>), và đánh giá mô hình cũng được thực hiện để đảm bảo độ chính xác và tính khả thi của mô hình.</w:t>
      </w:r>
    </w:p>
    <w:p w14:paraId="016474E8" w14:textId="72E59F1D" w:rsidR="00D73F56" w:rsidRPr="00394E7A" w:rsidRDefault="00394E7A" w:rsidP="00C872F8">
      <w:pPr>
        <w:pStyle w:val="ListParagraph"/>
        <w:numPr>
          <w:ilvl w:val="0"/>
          <w:numId w:val="1"/>
        </w:numPr>
        <w:spacing w:line="360" w:lineRule="auto"/>
        <w:jc w:val="both"/>
        <w:rPr>
          <w:lang w:val="vi-VN"/>
        </w:rPr>
      </w:pPr>
      <w:r w:rsidRPr="0208BB30">
        <w:rPr>
          <w:lang w:val="vi-VN"/>
        </w:rPr>
        <w:t xml:space="preserve">Giới hạn và phạm vi dữ liệu: Nghiên cứu này chỉ giới hạn trong phạm vi bộ dữ liệu </w:t>
      </w:r>
      <w:proofErr w:type="spellStart"/>
      <w:r w:rsidRPr="0208BB30">
        <w:rPr>
          <w:lang w:val="vi-VN"/>
        </w:rPr>
        <w:t>MOOCCubeX</w:t>
      </w:r>
      <w:proofErr w:type="spellEnd"/>
      <w:r w:rsidRPr="0208BB30">
        <w:rPr>
          <w:lang w:val="vi-VN"/>
        </w:rPr>
        <w:t xml:space="preserve"> và không bao gồm dữ liệu từ các nền tảng MOOC khác. Các kết quả và kết luận của nghiên cứu sẽ dựa trên những yếu tố có trong bộ dữ liệu này và có thể không áp dụng hoàn toàn cho các nền tảng học tập khác.</w:t>
      </w:r>
    </w:p>
    <w:p w14:paraId="32467E71" w14:textId="23C5DAAE" w:rsidR="00394E7A" w:rsidRDefault="00394E7A">
      <w:pPr>
        <w:ind w:left="0"/>
        <w:rPr>
          <w:lang w:val="vi-VN"/>
        </w:rPr>
      </w:pPr>
    </w:p>
    <w:p w14:paraId="79B624B9" w14:textId="77777777" w:rsidR="00BA204D" w:rsidRDefault="00BA204D">
      <w:pPr>
        <w:ind w:left="0"/>
        <w:rPr>
          <w:rFonts w:eastAsiaTheme="majorEastAsia" w:cstheme="majorBidi"/>
          <w:b/>
          <w:color w:val="000000" w:themeColor="text1"/>
          <w:szCs w:val="40"/>
          <w:lang w:val="vi-VN"/>
        </w:rPr>
      </w:pPr>
      <w:r>
        <w:rPr>
          <w:lang w:val="vi-VN"/>
        </w:rPr>
        <w:br w:type="page"/>
      </w:r>
    </w:p>
    <w:p w14:paraId="6F9545AD" w14:textId="7DC7EC03" w:rsidR="00D73F56" w:rsidRDefault="00D73F56" w:rsidP="00790FB1">
      <w:pPr>
        <w:pStyle w:val="Heading1"/>
        <w:ind w:left="1080"/>
        <w:rPr>
          <w:lang w:val="vi-VN"/>
        </w:rPr>
      </w:pPr>
      <w:bookmarkStart w:id="5" w:name="_Toc184761346"/>
      <w:r w:rsidRPr="0208BB30">
        <w:rPr>
          <w:lang w:val="vi-VN"/>
        </w:rPr>
        <w:lastRenderedPageBreak/>
        <w:t>CHƯƠNG 2: BỘ DỮ LIỆU MOOCCUBEX</w:t>
      </w:r>
      <w:bookmarkEnd w:id="5"/>
      <w:r w:rsidRPr="0208BB30">
        <w:rPr>
          <w:lang w:val="vi-VN"/>
        </w:rPr>
        <w:t xml:space="preserve"> </w:t>
      </w:r>
    </w:p>
    <w:p w14:paraId="18785875" w14:textId="7C3F8C48" w:rsidR="00394E7A" w:rsidRDefault="00394E7A" w:rsidP="00C872F8">
      <w:pPr>
        <w:pStyle w:val="Heading2"/>
        <w:numPr>
          <w:ilvl w:val="1"/>
          <w:numId w:val="2"/>
        </w:numPr>
        <w:rPr>
          <w:rFonts w:eastAsiaTheme="minorHAnsi"/>
        </w:rPr>
      </w:pPr>
      <w:bookmarkStart w:id="6" w:name="_Toc184761347"/>
      <w:r>
        <w:t>Giới thiệu bộ dữ liệu</w:t>
      </w:r>
      <w:r w:rsidR="00786F5A" w:rsidRPr="00786F5A">
        <w:t xml:space="preserve"> </w:t>
      </w:r>
      <w:proofErr w:type="spellStart"/>
      <w:r w:rsidR="00786F5A" w:rsidRPr="0208BB30">
        <w:t>MOOCC</w:t>
      </w:r>
      <w:r w:rsidR="00786F5A" w:rsidRPr="00E02249">
        <w:t>ube</w:t>
      </w:r>
      <w:r w:rsidR="00786F5A" w:rsidRPr="0208BB30">
        <w:t>X</w:t>
      </w:r>
      <w:bookmarkEnd w:id="6"/>
      <w:proofErr w:type="spellEnd"/>
      <w:r w:rsidRPr="00394E7A">
        <w:rPr>
          <w:rFonts w:eastAsiaTheme="minorHAnsi"/>
        </w:rPr>
        <w:t xml:space="preserve"> </w:t>
      </w:r>
    </w:p>
    <w:p w14:paraId="54F438BD" w14:textId="6664460C" w:rsidR="00786F5A" w:rsidRPr="00E02249" w:rsidRDefault="00786F5A" w:rsidP="00786F5A">
      <w:pPr>
        <w:spacing w:line="360" w:lineRule="auto"/>
        <w:jc w:val="both"/>
        <w:rPr>
          <w:lang w:val="vi-VN"/>
        </w:rPr>
      </w:pPr>
      <w:proofErr w:type="spellStart"/>
      <w:r w:rsidRPr="00E02249">
        <w:rPr>
          <w:lang w:val="vi-VN"/>
        </w:rPr>
        <w:t>MOOCCubeX</w:t>
      </w:r>
      <w:proofErr w:type="spellEnd"/>
      <w:r w:rsidRPr="00E02249">
        <w:rPr>
          <w:lang w:val="vi-VN"/>
        </w:rPr>
        <w:t xml:space="preserve"> được duy trì bởi Nhóm Kỹ thuật Tri thức của Đại học Thanh Hoa và được hỗ trợ bởi </w:t>
      </w:r>
      <w:proofErr w:type="spellStart"/>
      <w:r w:rsidRPr="00E02249">
        <w:rPr>
          <w:lang w:val="vi-VN"/>
        </w:rPr>
        <w:t>XuetangX</w:t>
      </w:r>
      <w:proofErr w:type="spellEnd"/>
      <w:r w:rsidRPr="00E02249">
        <w:rPr>
          <w:lang w:val="vi-VN"/>
        </w:rPr>
        <w:t xml:space="preserve">, một trong những trang </w:t>
      </w:r>
      <w:proofErr w:type="spellStart"/>
      <w:r w:rsidRPr="00E02249">
        <w:rPr>
          <w:lang w:val="vi-VN"/>
        </w:rPr>
        <w:t>web</w:t>
      </w:r>
      <w:proofErr w:type="spellEnd"/>
      <w:r w:rsidRPr="00E02249">
        <w:rPr>
          <w:lang w:val="vi-VN"/>
        </w:rPr>
        <w:t xml:space="preserve"> MOOC lớn nhất ở Trung Quốc. Kho lưu trữ này bao gồm 4.216 khóa học, 230.263 </w:t>
      </w:r>
      <w:proofErr w:type="spellStart"/>
      <w:r w:rsidRPr="00E02249">
        <w:rPr>
          <w:lang w:val="vi-VN"/>
        </w:rPr>
        <w:t>video</w:t>
      </w:r>
      <w:proofErr w:type="spellEnd"/>
      <w:r w:rsidRPr="00E02249">
        <w:rPr>
          <w:lang w:val="vi-VN"/>
        </w:rPr>
        <w:t xml:space="preserve">, 358.265 bài tập, 637.572 khái niệm chi tiết và hơn 296 triệu dữ liệu hành vi thô của 3.330.294 sinh viên, để hỗ trợ các chủ đề nghiên cứu về học tập thích ứng trong </w:t>
      </w:r>
      <w:proofErr w:type="spellStart"/>
      <w:r w:rsidRPr="00E02249">
        <w:rPr>
          <w:lang w:val="vi-VN"/>
        </w:rPr>
        <w:t>MOOCs</w:t>
      </w:r>
      <w:proofErr w:type="spellEnd"/>
      <w:r w:rsidRPr="00E02249">
        <w:rPr>
          <w:lang w:val="vi-VN"/>
        </w:rPr>
        <w:t>.</w:t>
      </w:r>
    </w:p>
    <w:p w14:paraId="4A45F365" w14:textId="77777777" w:rsidR="00366738" w:rsidRPr="00E02249" w:rsidRDefault="00366738" w:rsidP="00366738">
      <w:pPr>
        <w:spacing w:line="360" w:lineRule="auto"/>
        <w:jc w:val="both"/>
        <w:rPr>
          <w:lang w:val="vi-VN"/>
        </w:rPr>
      </w:pPr>
      <w:r w:rsidRPr="00E02249">
        <w:rPr>
          <w:lang w:val="vi-VN"/>
        </w:rPr>
        <w:t xml:space="preserve">Mức độ bao phủ cao: </w:t>
      </w:r>
      <w:proofErr w:type="spellStart"/>
      <w:r w:rsidRPr="00E02249">
        <w:rPr>
          <w:lang w:val="vi-VN"/>
        </w:rPr>
        <w:t>MOOCCubeX</w:t>
      </w:r>
      <w:proofErr w:type="spellEnd"/>
      <w:r w:rsidRPr="00E02249">
        <w:rPr>
          <w:lang w:val="vi-VN"/>
        </w:rPr>
        <w:t xml:space="preserve"> có được các tài nguyên MOOC đa dạng và tài nguyên giáo dục bên ngoài, cũng như các bản ghi dữ liệu về việc học tập, tập thể dục và thảo luận của học sinh.</w:t>
      </w:r>
    </w:p>
    <w:p w14:paraId="78973E22" w14:textId="77777777" w:rsidR="00366738" w:rsidRPr="00E02249" w:rsidRDefault="00366738" w:rsidP="00366738">
      <w:pPr>
        <w:spacing w:line="360" w:lineRule="auto"/>
        <w:jc w:val="both"/>
        <w:rPr>
          <w:lang w:val="vi-VN"/>
        </w:rPr>
      </w:pPr>
      <w:r w:rsidRPr="00E02249">
        <w:rPr>
          <w:lang w:val="vi-VN"/>
        </w:rPr>
        <w:t xml:space="preserve">Quy mô lớn: So với kho dữ liệu giáo dục truy cập mở khác, quy mô của </w:t>
      </w:r>
      <w:proofErr w:type="spellStart"/>
      <w:r w:rsidRPr="00E02249">
        <w:rPr>
          <w:lang w:val="vi-VN"/>
        </w:rPr>
        <w:t>MOOCCubeX</w:t>
      </w:r>
      <w:proofErr w:type="spellEnd"/>
      <w:r w:rsidRPr="00E02249">
        <w:rPr>
          <w:lang w:val="vi-VN"/>
        </w:rPr>
        <w:t xml:space="preserve"> lớn hơn, từ đó hỗ trợ việc khám phá các mô hình sâu với yêu cầu dữ liệu cao.</w:t>
      </w:r>
    </w:p>
    <w:p w14:paraId="5D379363" w14:textId="77777777" w:rsidR="00366738" w:rsidRPr="00E02249" w:rsidRDefault="00366738" w:rsidP="00366738">
      <w:pPr>
        <w:spacing w:line="360" w:lineRule="auto"/>
        <w:jc w:val="both"/>
        <w:rPr>
          <w:lang w:val="vi-VN"/>
        </w:rPr>
      </w:pPr>
      <w:r w:rsidRPr="00E02249">
        <w:rPr>
          <w:lang w:val="vi-VN"/>
        </w:rPr>
        <w:t>Lấy khái niệm làm trung tâm: Dữ liệu không đồng nhất được tổ chức bằng cách sử dụng các khái niệm chi tiết, giúp các tài nguyên trở nên phù hợp hơn và dễ trình bày, tìm kiếm và lập mô hình hơn.</w:t>
      </w:r>
    </w:p>
    <w:p w14:paraId="6ADD9E86" w14:textId="44802C2E" w:rsidR="00790FB1" w:rsidRPr="00366738" w:rsidRDefault="00790FB1" w:rsidP="00790FB1">
      <w:pPr>
        <w:spacing w:line="360" w:lineRule="auto"/>
        <w:jc w:val="both"/>
      </w:pPr>
      <w:proofErr w:type="spellStart"/>
      <w:r>
        <w:t>Tác</w:t>
      </w:r>
      <w:proofErr w:type="spellEnd"/>
      <w:r>
        <w:t xml:space="preserve"> </w:t>
      </w:r>
      <w:proofErr w:type="spellStart"/>
      <w:r>
        <w:t>giả</w:t>
      </w:r>
      <w:proofErr w:type="spellEnd"/>
      <w:r>
        <w:t xml:space="preserve">: </w:t>
      </w:r>
      <w:r w:rsidRPr="00790FB1">
        <w:t xml:space="preserve">Yu, </w:t>
      </w:r>
      <w:proofErr w:type="spellStart"/>
      <w:r w:rsidRPr="00790FB1">
        <w:t>Jifan</w:t>
      </w:r>
      <w:proofErr w:type="spellEnd"/>
      <w:r w:rsidRPr="00790FB1">
        <w:t xml:space="preserve"> and Wang, Yuquan and Zhong, Qingyang and Luo, Gan and Mao, Yiming and Sun, Kai and Feng, </w:t>
      </w:r>
      <w:proofErr w:type="spellStart"/>
      <w:r w:rsidRPr="00790FB1">
        <w:t>Wenzheng</w:t>
      </w:r>
      <w:proofErr w:type="spellEnd"/>
      <w:r w:rsidRPr="00790FB1">
        <w:t xml:space="preserve"> and Xu, Wei and Cao, Shulin and Zeng, </w:t>
      </w:r>
      <w:proofErr w:type="spellStart"/>
      <w:r w:rsidRPr="00790FB1">
        <w:t>Kaisheng</w:t>
      </w:r>
      <w:proofErr w:type="spellEnd"/>
      <w:r w:rsidRPr="00790FB1">
        <w:t xml:space="preserve"> and others</w:t>
      </w:r>
    </w:p>
    <w:p w14:paraId="11243932" w14:textId="19DD9C44" w:rsidR="0055774E" w:rsidRDefault="0055774E" w:rsidP="00C872F8">
      <w:pPr>
        <w:pStyle w:val="Heading2"/>
        <w:numPr>
          <w:ilvl w:val="1"/>
          <w:numId w:val="2"/>
        </w:numPr>
      </w:pPr>
      <w:bookmarkStart w:id="7" w:name="_Toc184761348"/>
      <w:r>
        <w:t>Mô tả các bảng:</w:t>
      </w:r>
      <w:bookmarkEnd w:id="7"/>
      <w:r>
        <w:t xml:space="preserve"> </w:t>
      </w:r>
    </w:p>
    <w:p w14:paraId="5C373AF8" w14:textId="7B1D4118" w:rsidR="0055774E" w:rsidRDefault="00D24E28" w:rsidP="00C872F8">
      <w:pPr>
        <w:pStyle w:val="Heading3"/>
        <w:numPr>
          <w:ilvl w:val="2"/>
          <w:numId w:val="2"/>
        </w:numPr>
        <w:spacing w:line="360" w:lineRule="auto"/>
        <w:ind w:left="1440"/>
        <w:rPr>
          <w:lang w:val="vi-VN"/>
        </w:rPr>
      </w:pPr>
      <w:bookmarkStart w:id="8" w:name="_Toc184761349"/>
      <w:r>
        <w:rPr>
          <w:lang w:val="vi-VN"/>
        </w:rPr>
        <w:t xml:space="preserve">Bảng </w:t>
      </w:r>
      <w:proofErr w:type="spellStart"/>
      <w:r>
        <w:rPr>
          <w:lang w:val="vi-VN"/>
        </w:rPr>
        <w:t>user</w:t>
      </w:r>
      <w:proofErr w:type="spellEnd"/>
      <w:r>
        <w:rPr>
          <w:lang w:val="vi-VN"/>
        </w:rPr>
        <w:t>:</w:t>
      </w:r>
      <w:bookmarkEnd w:id="8"/>
      <w:r>
        <w:rPr>
          <w:lang w:val="vi-VN"/>
        </w:rPr>
        <w:t xml:space="preserve"> </w:t>
      </w:r>
    </w:p>
    <w:p w14:paraId="2D30A143" w14:textId="62943E60" w:rsidR="00D24E28" w:rsidRPr="00D24E28" w:rsidRDefault="00D24E28" w:rsidP="00790FB1">
      <w:pPr>
        <w:pStyle w:val="Heading4"/>
        <w:spacing w:line="360" w:lineRule="auto"/>
        <w:rPr>
          <w:lang w:val="vi-VN"/>
        </w:rPr>
      </w:pPr>
      <w:bookmarkStart w:id="9" w:name="_Toc184761350"/>
      <w:r>
        <w:rPr>
          <w:lang w:val="vi-VN"/>
        </w:rPr>
        <w:t>2.2.1.2. Mô tả:</w:t>
      </w:r>
      <w:bookmarkEnd w:id="9"/>
      <w:r>
        <w:rPr>
          <w:lang w:val="vi-VN"/>
        </w:rPr>
        <w:t xml:space="preserve"> </w:t>
      </w:r>
    </w:p>
    <w:p w14:paraId="29BF24D8" w14:textId="07A1E80F" w:rsidR="00D24E28" w:rsidRDefault="00D24E28" w:rsidP="00790FB1">
      <w:pPr>
        <w:spacing w:line="360" w:lineRule="auto"/>
        <w:jc w:val="both"/>
        <w:rPr>
          <w:lang w:val="vi-VN"/>
        </w:rPr>
      </w:pPr>
      <w:r w:rsidRPr="0208BB30">
        <w:rPr>
          <w:lang w:val="vi-VN"/>
        </w:rPr>
        <w:t xml:space="preserve">Bảng </w:t>
      </w:r>
      <w:proofErr w:type="spellStart"/>
      <w:r w:rsidRPr="0208BB30">
        <w:rPr>
          <w:lang w:val="vi-VN"/>
        </w:rPr>
        <w:t>User</w:t>
      </w:r>
      <w:proofErr w:type="spellEnd"/>
      <w:r w:rsidRPr="0208BB30">
        <w:rPr>
          <w:lang w:val="vi-VN"/>
        </w:rPr>
        <w:t xml:space="preserve"> lưu trữ thông tin chi tiết về người dùng trong hệ thống, bao gồm các thông tin cá nhân cơ bản, dữ liệu về trường học, năm sinh, cùng với các thông tin liên quan đến việc tham gia các khóa học. Các trường dữ liệu trong bảng này giúp xác định người dùng, phân biệt giới tính, và theo dõi quá trình đăng ký các khóa học của họ.</w:t>
      </w:r>
    </w:p>
    <w:tbl>
      <w:tblPr>
        <w:tblW w:w="8910" w:type="dxa"/>
        <w:tblInd w:w="620" w:type="dxa"/>
        <w:tblCellMar>
          <w:top w:w="15" w:type="dxa"/>
          <w:left w:w="15" w:type="dxa"/>
          <w:bottom w:w="15" w:type="dxa"/>
          <w:right w:w="15" w:type="dxa"/>
        </w:tblCellMar>
        <w:tblLook w:val="04A0" w:firstRow="1" w:lastRow="0" w:firstColumn="1" w:lastColumn="0" w:noHBand="0" w:noVBand="1"/>
      </w:tblPr>
      <w:tblGrid>
        <w:gridCol w:w="1063"/>
        <w:gridCol w:w="2227"/>
        <w:gridCol w:w="2274"/>
        <w:gridCol w:w="3346"/>
      </w:tblGrid>
      <w:tr w:rsidR="00D24E28" w:rsidRPr="00D24E28" w14:paraId="09A7BFD8" w14:textId="77777777" w:rsidTr="00790FB1">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8FF8CF8" w14:textId="77777777" w:rsidR="00D24E28" w:rsidRPr="00790FB1" w:rsidRDefault="00D24E28" w:rsidP="00790FB1">
            <w:pPr>
              <w:ind w:left="78"/>
              <w:jc w:val="center"/>
              <w:rPr>
                <w:b/>
                <w:bCs/>
              </w:rPr>
            </w:pPr>
            <w:r w:rsidRPr="00790FB1">
              <w:rPr>
                <w:b/>
                <w:bCs/>
              </w:rPr>
              <w:lastRenderedPageBreak/>
              <w:t>STT</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ECFE494" w14:textId="77777777" w:rsidR="00D24E28" w:rsidRPr="00790FB1" w:rsidRDefault="00D24E28" w:rsidP="00790FB1">
            <w:pPr>
              <w:ind w:left="78"/>
              <w:jc w:val="center"/>
              <w:rPr>
                <w:b/>
                <w:bCs/>
              </w:rPr>
            </w:pPr>
            <w:proofErr w:type="spellStart"/>
            <w:r w:rsidRPr="00790FB1">
              <w:rPr>
                <w:b/>
                <w:bCs/>
              </w:rPr>
              <w:t>Tên</w:t>
            </w:r>
            <w:proofErr w:type="spellEnd"/>
            <w:r w:rsidRPr="00790FB1">
              <w:rPr>
                <w:b/>
                <w:bCs/>
              </w:rPr>
              <w:t xml:space="preserve"> </w:t>
            </w:r>
            <w:proofErr w:type="spellStart"/>
            <w:r w:rsidRPr="00790FB1">
              <w:rPr>
                <w:b/>
                <w:bCs/>
              </w:rPr>
              <w:t>biến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880DD7A" w14:textId="77777777" w:rsidR="00D24E28" w:rsidRPr="00790FB1" w:rsidRDefault="00D24E28" w:rsidP="00790FB1">
            <w:pPr>
              <w:ind w:left="78"/>
              <w:jc w:val="center"/>
              <w:rPr>
                <w:b/>
                <w:bCs/>
              </w:rPr>
            </w:pPr>
            <w:proofErr w:type="spellStart"/>
            <w:r w:rsidRPr="00790FB1">
              <w:rPr>
                <w:b/>
                <w:bCs/>
              </w:rPr>
              <w:t>Kiểu</w:t>
            </w:r>
            <w:proofErr w:type="spellEnd"/>
            <w:r w:rsidRPr="00790FB1">
              <w:rPr>
                <w:b/>
                <w:bCs/>
              </w:rPr>
              <w:t xml:space="preserve"> </w:t>
            </w:r>
            <w:proofErr w:type="spellStart"/>
            <w:r w:rsidRPr="00790FB1">
              <w:rPr>
                <w:b/>
                <w:bCs/>
              </w:rPr>
              <w:t>dữ</w:t>
            </w:r>
            <w:proofErr w:type="spellEnd"/>
            <w:r w:rsidRPr="00790FB1">
              <w:rPr>
                <w:b/>
                <w:bCs/>
              </w:rPr>
              <w:t xml:space="preserve"> </w:t>
            </w:r>
            <w:proofErr w:type="spellStart"/>
            <w:r w:rsidRPr="00790FB1">
              <w:rPr>
                <w:b/>
                <w:bCs/>
              </w:rPr>
              <w:t>liệu</w:t>
            </w:r>
            <w:proofErr w:type="spellEnd"/>
          </w:p>
        </w:tc>
        <w:tc>
          <w:tcPr>
            <w:tcW w:w="3346"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2BD77C0" w14:textId="77777777" w:rsidR="00D24E28" w:rsidRPr="00790FB1" w:rsidRDefault="00D24E28" w:rsidP="00790FB1">
            <w:pPr>
              <w:ind w:left="78"/>
              <w:jc w:val="center"/>
              <w:rPr>
                <w:b/>
                <w:bCs/>
              </w:rPr>
            </w:pPr>
            <w:r w:rsidRPr="00790FB1">
              <w:rPr>
                <w:b/>
                <w:bCs/>
              </w:rPr>
              <w:t xml:space="preserve">Ý </w:t>
            </w:r>
            <w:proofErr w:type="spellStart"/>
            <w:r w:rsidRPr="00790FB1">
              <w:rPr>
                <w:b/>
                <w:bCs/>
              </w:rPr>
              <w:t>nghĩa</w:t>
            </w:r>
            <w:proofErr w:type="spellEnd"/>
          </w:p>
        </w:tc>
      </w:tr>
      <w:tr w:rsidR="00D24E28" w:rsidRPr="00D24E28" w14:paraId="054EE934"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72B3" w14:textId="77777777" w:rsidR="00D24E28" w:rsidRPr="00D24E28" w:rsidRDefault="00D24E28" w:rsidP="00790FB1">
            <w:pPr>
              <w:spacing w:after="0" w:line="360" w:lineRule="auto"/>
              <w:ind w:left="0"/>
              <w:jc w:val="center"/>
            </w:pPr>
            <w:r w:rsidRPr="00D24E2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7FD78" w14:textId="77777777" w:rsidR="00D24E28" w:rsidRPr="00D24E28" w:rsidRDefault="00D24E28" w:rsidP="00790FB1">
            <w:pPr>
              <w:spacing w:after="0" w:line="360" w:lineRule="auto"/>
              <w:ind w:left="-132"/>
              <w:jc w:val="center"/>
            </w:pPr>
            <w:r w:rsidRPr="00D24E28">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3A029" w14:textId="77777777" w:rsidR="00D24E28" w:rsidRPr="00D24E28" w:rsidRDefault="00D24E28" w:rsidP="00790FB1">
            <w:pPr>
              <w:spacing w:after="0" w:line="360" w:lineRule="auto"/>
              <w:ind w:left="-132"/>
              <w:jc w:val="center"/>
            </w:pPr>
            <w:r w:rsidRPr="00D24E28">
              <w:t>string</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2E3F" w14:textId="77777777" w:rsidR="00D24E28" w:rsidRPr="00D24E28" w:rsidRDefault="00D24E28" w:rsidP="00790FB1">
            <w:pPr>
              <w:spacing w:after="0" w:line="360" w:lineRule="auto"/>
              <w:ind w:left="-132"/>
              <w:jc w:val="center"/>
            </w:pPr>
            <w:r w:rsidRPr="00D24E28">
              <w:t xml:space="preserve">Id </w:t>
            </w:r>
            <w:proofErr w:type="spellStart"/>
            <w:r w:rsidRPr="00D24E28">
              <w:t>của</w:t>
            </w:r>
            <w:proofErr w:type="spellEnd"/>
            <w:r w:rsidRPr="00D24E28">
              <w:t xml:space="preserve"> </w:t>
            </w:r>
            <w:proofErr w:type="spellStart"/>
            <w:r w:rsidRPr="00D24E28">
              <w:t>người</w:t>
            </w:r>
            <w:proofErr w:type="spellEnd"/>
            <w:r w:rsidRPr="00D24E28">
              <w:t xml:space="preserve"> </w:t>
            </w:r>
            <w:proofErr w:type="spellStart"/>
            <w:r w:rsidRPr="00D24E28">
              <w:t>dùng</w:t>
            </w:r>
            <w:proofErr w:type="spellEnd"/>
          </w:p>
        </w:tc>
      </w:tr>
      <w:tr w:rsidR="00D24E28" w:rsidRPr="00D24E28" w14:paraId="370628A7"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519DA" w14:textId="77777777" w:rsidR="00D24E28" w:rsidRPr="00D24E28" w:rsidRDefault="00D24E28" w:rsidP="00790FB1">
            <w:pPr>
              <w:spacing w:after="0" w:line="360" w:lineRule="auto"/>
              <w:ind w:left="0"/>
              <w:jc w:val="center"/>
            </w:pPr>
            <w:r w:rsidRPr="00D24E2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8F3F" w14:textId="77777777" w:rsidR="00D24E28" w:rsidRPr="00D24E28" w:rsidRDefault="00D24E28" w:rsidP="00790FB1">
            <w:pPr>
              <w:spacing w:after="0" w:line="360" w:lineRule="auto"/>
              <w:ind w:left="-132"/>
              <w:jc w:val="center"/>
            </w:pPr>
            <w:r w:rsidRPr="00D24E28">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2F90" w14:textId="77777777" w:rsidR="00D24E28" w:rsidRPr="00D24E28" w:rsidRDefault="00D24E28" w:rsidP="00790FB1">
            <w:pPr>
              <w:spacing w:after="0" w:line="360" w:lineRule="auto"/>
              <w:ind w:left="-132"/>
              <w:jc w:val="center"/>
            </w:pPr>
            <w:r w:rsidRPr="00D24E28">
              <w:t>string</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92B0" w14:textId="77777777" w:rsidR="00D24E28" w:rsidRPr="00D24E28" w:rsidRDefault="00D24E28" w:rsidP="00790FB1">
            <w:pPr>
              <w:spacing w:after="0" w:line="360" w:lineRule="auto"/>
              <w:ind w:left="-132"/>
              <w:jc w:val="center"/>
            </w:pPr>
            <w:proofErr w:type="spellStart"/>
            <w:r w:rsidRPr="00D24E28">
              <w:t>Tên</w:t>
            </w:r>
            <w:proofErr w:type="spellEnd"/>
            <w:r w:rsidRPr="00D24E28">
              <w:t xml:space="preserve"> </w:t>
            </w:r>
            <w:proofErr w:type="spellStart"/>
            <w:r w:rsidRPr="00D24E28">
              <w:t>người</w:t>
            </w:r>
            <w:proofErr w:type="spellEnd"/>
            <w:r w:rsidRPr="00D24E28">
              <w:t xml:space="preserve"> </w:t>
            </w:r>
            <w:proofErr w:type="spellStart"/>
            <w:r w:rsidRPr="00D24E28">
              <w:t>dùng</w:t>
            </w:r>
            <w:proofErr w:type="spellEnd"/>
          </w:p>
        </w:tc>
      </w:tr>
      <w:tr w:rsidR="00D24E28" w:rsidRPr="00D24E28" w14:paraId="178CE2A7"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69CA" w14:textId="77777777" w:rsidR="00D24E28" w:rsidRPr="00D24E28" w:rsidRDefault="00D24E28" w:rsidP="00790FB1">
            <w:pPr>
              <w:spacing w:after="0" w:line="360" w:lineRule="auto"/>
              <w:ind w:left="0"/>
              <w:jc w:val="center"/>
            </w:pPr>
            <w:r w:rsidRPr="00D24E2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09B4" w14:textId="77777777" w:rsidR="00D24E28" w:rsidRPr="00D24E28" w:rsidRDefault="00D24E28" w:rsidP="00790FB1">
            <w:pPr>
              <w:spacing w:after="0" w:line="360" w:lineRule="auto"/>
              <w:ind w:left="-132"/>
              <w:jc w:val="center"/>
            </w:pPr>
            <w:r w:rsidRPr="00D24E28">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1562" w14:textId="77777777" w:rsidR="00D24E28" w:rsidRPr="00D24E28" w:rsidRDefault="00D24E28" w:rsidP="00790FB1">
            <w:pPr>
              <w:spacing w:after="0" w:line="360" w:lineRule="auto"/>
              <w:ind w:left="-132"/>
              <w:jc w:val="center"/>
            </w:pPr>
            <w:r w:rsidRPr="00D24E28">
              <w:t>byte</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3D05" w14:textId="77777777" w:rsidR="00D24E28" w:rsidRPr="00D24E28" w:rsidRDefault="00D24E28" w:rsidP="00790FB1">
            <w:pPr>
              <w:spacing w:after="0" w:line="360" w:lineRule="auto"/>
              <w:ind w:left="-132"/>
              <w:jc w:val="center"/>
            </w:pPr>
            <w:proofErr w:type="spellStart"/>
            <w:r w:rsidRPr="00D24E28">
              <w:t>Giới</w:t>
            </w:r>
            <w:proofErr w:type="spellEnd"/>
            <w:r w:rsidRPr="00D24E28">
              <w:t xml:space="preserve"> </w:t>
            </w:r>
            <w:proofErr w:type="spellStart"/>
            <w:r w:rsidRPr="00D24E28">
              <w:t>tính</w:t>
            </w:r>
            <w:proofErr w:type="spellEnd"/>
          </w:p>
        </w:tc>
      </w:tr>
      <w:tr w:rsidR="00D24E28" w:rsidRPr="00D24E28" w14:paraId="4FA2D253"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E1A2" w14:textId="77777777" w:rsidR="00D24E28" w:rsidRPr="00D24E28" w:rsidRDefault="00D24E28" w:rsidP="00790FB1">
            <w:pPr>
              <w:spacing w:after="0" w:line="360" w:lineRule="auto"/>
              <w:ind w:left="0"/>
              <w:jc w:val="center"/>
            </w:pPr>
            <w:r w:rsidRPr="00D24E2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C9D6" w14:textId="77777777" w:rsidR="00D24E28" w:rsidRPr="00D24E28" w:rsidRDefault="00D24E28" w:rsidP="00790FB1">
            <w:pPr>
              <w:spacing w:after="0" w:line="360" w:lineRule="auto"/>
              <w:ind w:left="-132"/>
              <w:jc w:val="center"/>
            </w:pPr>
            <w:r w:rsidRPr="00D24E28">
              <w:t>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EE33E" w14:textId="77777777" w:rsidR="00D24E28" w:rsidRPr="00D24E28" w:rsidRDefault="00D24E28" w:rsidP="00790FB1">
            <w:pPr>
              <w:spacing w:after="0" w:line="360" w:lineRule="auto"/>
              <w:ind w:left="-132"/>
              <w:jc w:val="center"/>
            </w:pPr>
            <w:r w:rsidRPr="00D24E28">
              <w:t>string</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ACD1" w14:textId="77777777" w:rsidR="00D24E28" w:rsidRPr="00D24E28" w:rsidRDefault="00D24E28" w:rsidP="00790FB1">
            <w:pPr>
              <w:spacing w:after="0" w:line="360" w:lineRule="auto"/>
              <w:ind w:left="-132"/>
              <w:jc w:val="center"/>
            </w:pPr>
            <w:r w:rsidRPr="00D24E28">
              <w:t xml:space="preserve">Trường </w:t>
            </w:r>
            <w:proofErr w:type="spellStart"/>
            <w:r w:rsidRPr="00D24E28">
              <w:t>học</w:t>
            </w:r>
            <w:proofErr w:type="spellEnd"/>
          </w:p>
        </w:tc>
      </w:tr>
      <w:tr w:rsidR="00D24E28" w:rsidRPr="00D24E28" w14:paraId="7EE27FAE"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B927E" w14:textId="77777777" w:rsidR="00D24E28" w:rsidRPr="00D24E28" w:rsidRDefault="00D24E28" w:rsidP="00790FB1">
            <w:pPr>
              <w:spacing w:after="0" w:line="360" w:lineRule="auto"/>
              <w:ind w:left="0"/>
              <w:jc w:val="center"/>
            </w:pPr>
            <w:r w:rsidRPr="00D24E2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FCB89" w14:textId="77777777" w:rsidR="00D24E28" w:rsidRPr="00D24E28" w:rsidRDefault="00D24E28" w:rsidP="00790FB1">
            <w:pPr>
              <w:spacing w:after="0" w:line="360" w:lineRule="auto"/>
              <w:ind w:left="-132"/>
              <w:jc w:val="center"/>
            </w:pPr>
            <w:proofErr w:type="spellStart"/>
            <w:r w:rsidRPr="00D24E28">
              <w:t>year_of_birth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FFF7E" w14:textId="77777777" w:rsidR="00D24E28" w:rsidRPr="00D24E28" w:rsidRDefault="00D24E28" w:rsidP="00790FB1">
            <w:pPr>
              <w:spacing w:after="0" w:line="360" w:lineRule="auto"/>
              <w:ind w:left="-132"/>
              <w:jc w:val="center"/>
            </w:pPr>
            <w:r w:rsidRPr="00D24E28">
              <w:t>int</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94B82" w14:textId="77777777" w:rsidR="00D24E28" w:rsidRPr="00D24E28" w:rsidRDefault="00D24E28" w:rsidP="00790FB1">
            <w:pPr>
              <w:spacing w:after="0" w:line="360" w:lineRule="auto"/>
              <w:ind w:left="-132"/>
              <w:jc w:val="center"/>
            </w:pPr>
            <w:proofErr w:type="spellStart"/>
            <w:r w:rsidRPr="00D24E28">
              <w:t>Ngày</w:t>
            </w:r>
            <w:proofErr w:type="spellEnd"/>
            <w:r w:rsidRPr="00D24E28">
              <w:t xml:space="preserve"> </w:t>
            </w:r>
            <w:proofErr w:type="spellStart"/>
            <w:r w:rsidRPr="00D24E28">
              <w:t>sinh</w:t>
            </w:r>
            <w:proofErr w:type="spellEnd"/>
          </w:p>
        </w:tc>
      </w:tr>
      <w:tr w:rsidR="00D24E28" w:rsidRPr="00D24E28" w14:paraId="485B0E99"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94506" w14:textId="77777777" w:rsidR="00D24E28" w:rsidRPr="00D24E28" w:rsidRDefault="00D24E28" w:rsidP="00790FB1">
            <w:pPr>
              <w:spacing w:after="0" w:line="360" w:lineRule="auto"/>
              <w:ind w:left="0"/>
              <w:jc w:val="center"/>
            </w:pPr>
            <w:r w:rsidRPr="00D24E2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D91C" w14:textId="77777777" w:rsidR="00D24E28" w:rsidRPr="00D24E28" w:rsidRDefault="00D24E28" w:rsidP="00790FB1">
            <w:pPr>
              <w:spacing w:after="0" w:line="360" w:lineRule="auto"/>
              <w:ind w:left="-132"/>
              <w:jc w:val="center"/>
            </w:pPr>
            <w:proofErr w:type="spellStart"/>
            <w:r w:rsidRPr="00D24E28">
              <w:t>course_order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AF086" w14:textId="77777777" w:rsidR="00D24E28" w:rsidRPr="00D24E28" w:rsidRDefault="00D24E28" w:rsidP="00790FB1">
            <w:pPr>
              <w:spacing w:after="0" w:line="360" w:lineRule="auto"/>
              <w:ind w:left="-132"/>
              <w:jc w:val="center"/>
            </w:pPr>
            <w:r w:rsidRPr="00D24E28">
              <w:t>array</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A06FE" w14:textId="77777777" w:rsidR="00D24E28" w:rsidRPr="00D24E28" w:rsidRDefault="00D24E28" w:rsidP="00790FB1">
            <w:pPr>
              <w:spacing w:after="0" w:line="360" w:lineRule="auto"/>
              <w:ind w:left="-132"/>
              <w:jc w:val="center"/>
            </w:pPr>
            <w:proofErr w:type="spellStart"/>
            <w:r w:rsidRPr="00D24E28">
              <w:t>Mảng</w:t>
            </w:r>
            <w:proofErr w:type="spellEnd"/>
            <w:r w:rsidRPr="00D24E28">
              <w:t xml:space="preserve"> </w:t>
            </w:r>
            <w:proofErr w:type="spellStart"/>
            <w:r w:rsidRPr="00D24E28">
              <w:t>số</w:t>
            </w:r>
            <w:proofErr w:type="spellEnd"/>
            <w:r w:rsidRPr="00D24E28">
              <w:t xml:space="preserve"> </w:t>
            </w:r>
            <w:proofErr w:type="spellStart"/>
            <w:r w:rsidRPr="00D24E28">
              <w:t>nguyên</w:t>
            </w:r>
            <w:proofErr w:type="spellEnd"/>
            <w:r w:rsidRPr="00D24E28">
              <w:t xml:space="preserve"> </w:t>
            </w:r>
            <w:proofErr w:type="spellStart"/>
            <w:r w:rsidRPr="00D24E28">
              <w:t>chứa</w:t>
            </w:r>
            <w:proofErr w:type="spellEnd"/>
            <w:r w:rsidRPr="00D24E28">
              <w:t xml:space="preserve"> id </w:t>
            </w:r>
            <w:proofErr w:type="spellStart"/>
            <w:r w:rsidRPr="00D24E28">
              <w:t>các</w:t>
            </w:r>
            <w:proofErr w:type="spellEnd"/>
            <w:r w:rsidRPr="00D24E28">
              <w:t xml:space="preserve"> </w:t>
            </w:r>
            <w:proofErr w:type="spellStart"/>
            <w:r w:rsidRPr="00D24E28">
              <w:t>khóa</w:t>
            </w:r>
            <w:proofErr w:type="spellEnd"/>
            <w:r w:rsidRPr="00D24E28">
              <w:t xml:space="preserve"> </w:t>
            </w:r>
            <w:proofErr w:type="spellStart"/>
            <w:r w:rsidRPr="00D24E28">
              <w:t>học</w:t>
            </w:r>
            <w:proofErr w:type="spellEnd"/>
            <w:r w:rsidRPr="00D24E28">
              <w:t xml:space="preserve"> </w:t>
            </w:r>
            <w:proofErr w:type="spellStart"/>
            <w:r w:rsidRPr="00D24E28">
              <w:t>đã</w:t>
            </w:r>
            <w:proofErr w:type="spellEnd"/>
            <w:r w:rsidRPr="00D24E28">
              <w:t xml:space="preserve"> </w:t>
            </w:r>
            <w:proofErr w:type="spellStart"/>
            <w:r w:rsidRPr="00D24E28">
              <w:t>đăng</w:t>
            </w:r>
            <w:proofErr w:type="spellEnd"/>
            <w:r w:rsidRPr="00D24E28">
              <w:t xml:space="preserve"> </w:t>
            </w:r>
            <w:proofErr w:type="spellStart"/>
            <w:r w:rsidRPr="00D24E28">
              <w:t>ký</w:t>
            </w:r>
            <w:proofErr w:type="spellEnd"/>
          </w:p>
        </w:tc>
      </w:tr>
      <w:tr w:rsidR="00D24E28" w:rsidRPr="00D24E28" w14:paraId="156162BD" w14:textId="77777777" w:rsidTr="00790FB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BD2A1" w14:textId="77777777" w:rsidR="00D24E28" w:rsidRPr="00D24E28" w:rsidRDefault="00D24E28" w:rsidP="00790FB1">
            <w:pPr>
              <w:spacing w:after="0" w:line="360" w:lineRule="auto"/>
              <w:ind w:left="0"/>
              <w:jc w:val="center"/>
            </w:pPr>
            <w:r w:rsidRPr="00D24E2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C5C88" w14:textId="77777777" w:rsidR="00D24E28" w:rsidRPr="00D24E28" w:rsidRDefault="00D24E28" w:rsidP="00790FB1">
            <w:pPr>
              <w:spacing w:after="0" w:line="360" w:lineRule="auto"/>
              <w:ind w:left="-132"/>
              <w:jc w:val="center"/>
            </w:pPr>
            <w:proofErr w:type="spellStart"/>
            <w:r w:rsidRPr="00D24E28">
              <w:t>enroll_time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6926B" w14:textId="77777777" w:rsidR="00D24E28" w:rsidRPr="00D24E28" w:rsidRDefault="00D24E28" w:rsidP="00790FB1">
            <w:pPr>
              <w:spacing w:after="0" w:line="360" w:lineRule="auto"/>
              <w:ind w:left="-132"/>
              <w:jc w:val="center"/>
            </w:pPr>
            <w:r w:rsidRPr="00D24E28">
              <w:t>array</w:t>
            </w:r>
          </w:p>
        </w:tc>
        <w:tc>
          <w:tcPr>
            <w:tcW w:w="3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BD183" w14:textId="77777777" w:rsidR="00D24E28" w:rsidRPr="00D24E28" w:rsidRDefault="00D24E28" w:rsidP="00790FB1">
            <w:pPr>
              <w:spacing w:after="0" w:line="360" w:lineRule="auto"/>
              <w:ind w:left="-132"/>
              <w:jc w:val="center"/>
            </w:pPr>
            <w:proofErr w:type="spellStart"/>
            <w:r w:rsidRPr="00D24E28">
              <w:t>Mảng</w:t>
            </w:r>
            <w:proofErr w:type="spellEnd"/>
            <w:r w:rsidRPr="00D24E28">
              <w:t xml:space="preserve"> </w:t>
            </w:r>
            <w:proofErr w:type="spellStart"/>
            <w:r w:rsidRPr="00D24E28">
              <w:t>chứa</w:t>
            </w:r>
            <w:proofErr w:type="spellEnd"/>
            <w:r w:rsidRPr="00D24E28">
              <w:t xml:space="preserve"> </w:t>
            </w:r>
            <w:proofErr w:type="spellStart"/>
            <w:r w:rsidRPr="00D24E28">
              <w:t>thời</w:t>
            </w:r>
            <w:proofErr w:type="spellEnd"/>
            <w:r w:rsidRPr="00D24E28">
              <w:t xml:space="preserve"> </w:t>
            </w:r>
            <w:proofErr w:type="spellStart"/>
            <w:r w:rsidRPr="00D24E28">
              <w:t>gian</w:t>
            </w:r>
            <w:proofErr w:type="spellEnd"/>
            <w:r w:rsidRPr="00D24E28">
              <w:t xml:space="preserve"> </w:t>
            </w:r>
            <w:proofErr w:type="spellStart"/>
            <w:r w:rsidRPr="00D24E28">
              <w:t>đăng</w:t>
            </w:r>
            <w:proofErr w:type="spellEnd"/>
            <w:r w:rsidRPr="00D24E28">
              <w:t xml:space="preserve"> </w:t>
            </w:r>
            <w:proofErr w:type="spellStart"/>
            <w:r w:rsidRPr="00D24E28">
              <w:t>ký</w:t>
            </w:r>
            <w:proofErr w:type="spellEnd"/>
            <w:r w:rsidRPr="00D24E28">
              <w:t xml:space="preserve"> </w:t>
            </w:r>
            <w:proofErr w:type="spellStart"/>
            <w:r w:rsidRPr="00D24E28">
              <w:t>khóa</w:t>
            </w:r>
            <w:proofErr w:type="spellEnd"/>
            <w:r w:rsidRPr="00D24E28">
              <w:t xml:space="preserve"> </w:t>
            </w:r>
            <w:proofErr w:type="spellStart"/>
            <w:r w:rsidRPr="00D24E28">
              <w:t>học</w:t>
            </w:r>
            <w:proofErr w:type="spellEnd"/>
          </w:p>
        </w:tc>
      </w:tr>
    </w:tbl>
    <w:p w14:paraId="482D6E09" w14:textId="29AB7256" w:rsidR="00D24E28" w:rsidRDefault="00D24E28" w:rsidP="00790FB1">
      <w:pPr>
        <w:pStyle w:val="Heading4"/>
        <w:spacing w:line="360" w:lineRule="auto"/>
        <w:rPr>
          <w:lang w:val="vi-VN"/>
        </w:rPr>
      </w:pPr>
      <w:bookmarkStart w:id="10" w:name="_Toc184761351"/>
      <w:r>
        <w:rPr>
          <w:lang w:val="vi-VN"/>
        </w:rPr>
        <w:t xml:space="preserve">2.2.1.2. Phân tích bảng </w:t>
      </w:r>
      <w:proofErr w:type="spellStart"/>
      <w:r>
        <w:rPr>
          <w:lang w:val="vi-VN"/>
        </w:rPr>
        <w:t>User</w:t>
      </w:r>
      <w:proofErr w:type="spellEnd"/>
      <w:r>
        <w:rPr>
          <w:lang w:val="vi-VN"/>
        </w:rPr>
        <w:t>:</w:t>
      </w:r>
      <w:bookmarkEnd w:id="10"/>
      <w:r>
        <w:rPr>
          <w:lang w:val="vi-VN"/>
        </w:rPr>
        <w:t xml:space="preserve"> </w:t>
      </w:r>
    </w:p>
    <w:p w14:paraId="0812E8F0" w14:textId="77777777" w:rsidR="00D24E28" w:rsidRPr="00D24E28" w:rsidRDefault="00D24E28" w:rsidP="003A58E3">
      <w:pPr>
        <w:spacing w:line="360" w:lineRule="auto"/>
        <w:jc w:val="both"/>
      </w:pPr>
      <w:proofErr w:type="spellStart"/>
      <w:r w:rsidRPr="00D24E28">
        <w:t>Bộ</w:t>
      </w:r>
      <w:proofErr w:type="spellEnd"/>
      <w:r w:rsidRPr="00D24E28">
        <w:t xml:space="preserve"> </w:t>
      </w:r>
      <w:proofErr w:type="spellStart"/>
      <w:r w:rsidRPr="00D24E28">
        <w:t>dữ</w:t>
      </w:r>
      <w:proofErr w:type="spellEnd"/>
      <w:r w:rsidRPr="00D24E28">
        <w:t xml:space="preserve"> </w:t>
      </w:r>
      <w:proofErr w:type="spellStart"/>
      <w:r w:rsidRPr="00D24E28">
        <w:t>liệu</w:t>
      </w:r>
      <w:proofErr w:type="spellEnd"/>
      <w:r w:rsidRPr="00D24E28">
        <w:t xml:space="preserve"> </w:t>
      </w:r>
      <w:proofErr w:type="spellStart"/>
      <w:r w:rsidRPr="00D24E28">
        <w:t>có</w:t>
      </w:r>
      <w:proofErr w:type="spellEnd"/>
      <w:r w:rsidRPr="00D24E28">
        <w:t xml:space="preserve"> 1812921 </w:t>
      </w:r>
      <w:proofErr w:type="spellStart"/>
      <w:r w:rsidRPr="00D24E28">
        <w:t>dòng</w:t>
      </w:r>
      <w:proofErr w:type="spellEnd"/>
      <w:r w:rsidRPr="00D24E28">
        <w:t xml:space="preserve"> </w:t>
      </w:r>
      <w:proofErr w:type="spellStart"/>
      <w:r w:rsidRPr="00D24E28">
        <w:t>dữ</w:t>
      </w:r>
      <w:proofErr w:type="spellEnd"/>
      <w:r w:rsidRPr="00D24E28">
        <w:t xml:space="preserve"> </w:t>
      </w:r>
      <w:proofErr w:type="spellStart"/>
      <w:r w:rsidRPr="00D24E28">
        <w:t>liệu</w:t>
      </w:r>
      <w:proofErr w:type="spellEnd"/>
      <w:r w:rsidRPr="00D24E28">
        <w:t xml:space="preserve"> </w:t>
      </w:r>
      <w:proofErr w:type="spellStart"/>
      <w:r w:rsidRPr="00D24E28">
        <w:t>với</w:t>
      </w:r>
      <w:proofErr w:type="spellEnd"/>
      <w:r w:rsidRPr="00D24E28">
        <w:t xml:space="preserve"> </w:t>
      </w:r>
      <w:proofErr w:type="spellStart"/>
      <w:r w:rsidRPr="00D24E28">
        <w:t>đầy</w:t>
      </w:r>
      <w:proofErr w:type="spellEnd"/>
      <w:r w:rsidRPr="00D24E28">
        <w:t xml:space="preserve"> </w:t>
      </w:r>
      <w:proofErr w:type="spellStart"/>
      <w:r w:rsidRPr="00D24E28">
        <w:t>đủ</w:t>
      </w:r>
      <w:proofErr w:type="spellEnd"/>
      <w:r w:rsidRPr="00D24E28">
        <w:t xml:space="preserve"> </w:t>
      </w:r>
      <w:proofErr w:type="spellStart"/>
      <w:r w:rsidRPr="00D24E28">
        <w:t>thuộc</w:t>
      </w:r>
      <w:proofErr w:type="spellEnd"/>
      <w:r w:rsidRPr="00D24E28">
        <w:t xml:space="preserve"> </w:t>
      </w:r>
      <w:proofErr w:type="spellStart"/>
      <w:r w:rsidRPr="00D24E28">
        <w:t>tính</w:t>
      </w:r>
      <w:proofErr w:type="spellEnd"/>
      <w:r w:rsidRPr="00D24E28">
        <w:t xml:space="preserve"> </w:t>
      </w:r>
      <w:proofErr w:type="spellStart"/>
      <w:r w:rsidRPr="00D24E28">
        <w:t>cần</w:t>
      </w:r>
      <w:proofErr w:type="spellEnd"/>
      <w:r w:rsidRPr="00D24E28">
        <w:t xml:space="preserve"> </w:t>
      </w:r>
      <w:proofErr w:type="spellStart"/>
      <w:r w:rsidRPr="00D24E28">
        <w:t>thiết</w:t>
      </w:r>
      <w:proofErr w:type="spellEnd"/>
    </w:p>
    <w:p w14:paraId="199AF7B7" w14:textId="777894E4" w:rsidR="00D24E28" w:rsidRPr="00D24E28" w:rsidRDefault="00D24E28" w:rsidP="003A58E3">
      <w:pPr>
        <w:pStyle w:val="ListParagraph"/>
        <w:numPr>
          <w:ilvl w:val="0"/>
          <w:numId w:val="4"/>
        </w:numPr>
        <w:jc w:val="both"/>
        <w:rPr>
          <w:b/>
          <w:bCs/>
          <w:lang w:val="vi-VN"/>
        </w:rPr>
      </w:pPr>
      <w:proofErr w:type="spellStart"/>
      <w:r w:rsidRPr="00D24E28">
        <w:rPr>
          <w:b/>
          <w:bCs/>
          <w:lang w:val="vi-VN"/>
        </w:rPr>
        <w:t>Id</w:t>
      </w:r>
      <w:proofErr w:type="spellEnd"/>
      <w:r w:rsidRPr="00D24E28">
        <w:rPr>
          <w:b/>
          <w:bCs/>
          <w:lang w:val="vi-VN"/>
        </w:rPr>
        <w:t xml:space="preserve">: </w:t>
      </w:r>
    </w:p>
    <w:p w14:paraId="18E7A248" w14:textId="77777777" w:rsidR="00D24E28" w:rsidRPr="00D24E28" w:rsidRDefault="00D24E28" w:rsidP="003A58E3">
      <w:pPr>
        <w:pStyle w:val="ListParagraph"/>
        <w:numPr>
          <w:ilvl w:val="0"/>
          <w:numId w:val="5"/>
        </w:numPr>
        <w:spacing w:line="360" w:lineRule="auto"/>
        <w:jc w:val="both"/>
        <w:rPr>
          <w:lang w:val="vi-VN"/>
        </w:rPr>
      </w:pPr>
      <w:r w:rsidRPr="00D24E28">
        <w:rPr>
          <w:lang w:val="vi-VN"/>
        </w:rPr>
        <w:t>Giải thích: Đây là mã định danh duy nhất của mỗi người dùng trong hệ thống. Giá trị này đảm bảo không trùng lặp để phân biệt mỗi người dùng.</w:t>
      </w:r>
    </w:p>
    <w:p w14:paraId="38FBE93E" w14:textId="09495B62" w:rsidR="00D24E28" w:rsidRDefault="00D24E28" w:rsidP="003A58E3">
      <w:pPr>
        <w:pStyle w:val="ListParagraph"/>
        <w:numPr>
          <w:ilvl w:val="0"/>
          <w:numId w:val="5"/>
        </w:numPr>
        <w:spacing w:line="360" w:lineRule="auto"/>
        <w:jc w:val="both"/>
        <w:rPr>
          <w:lang w:val="vi-VN"/>
        </w:rPr>
      </w:pPr>
      <w:r w:rsidRPr="00D24E28">
        <w:rPr>
          <w:lang w:val="vi-VN"/>
        </w:rPr>
        <w:t>Cách sử dụng: ID này giúp truy xuất dữ liệu nhanh chóng cho từng người dùng, liên kết với các bảng khác trong cơ sở dữ liệu khi cần, và đảm bảo tính duy nhất.</w:t>
      </w:r>
    </w:p>
    <w:p w14:paraId="5C0381B7" w14:textId="5A3DDBAF" w:rsidR="00D24E28" w:rsidRDefault="00D24E28" w:rsidP="003A58E3">
      <w:pPr>
        <w:pStyle w:val="ListParagraph"/>
        <w:numPr>
          <w:ilvl w:val="0"/>
          <w:numId w:val="4"/>
        </w:numPr>
        <w:spacing w:line="360" w:lineRule="auto"/>
        <w:jc w:val="both"/>
        <w:rPr>
          <w:lang w:val="vi-VN"/>
        </w:rPr>
      </w:pPr>
      <w:proofErr w:type="spellStart"/>
      <w:r w:rsidRPr="00D24E28">
        <w:rPr>
          <w:b/>
          <w:bCs/>
          <w:lang w:val="vi-VN"/>
        </w:rPr>
        <w:t>Name</w:t>
      </w:r>
      <w:proofErr w:type="spellEnd"/>
      <w:r>
        <w:rPr>
          <w:lang w:val="vi-VN"/>
        </w:rPr>
        <w:t xml:space="preserve">: </w:t>
      </w:r>
    </w:p>
    <w:p w14:paraId="39E20BC5" w14:textId="77777777" w:rsidR="00D24E28" w:rsidRPr="00D24E28" w:rsidRDefault="00D24E28" w:rsidP="003A58E3">
      <w:pPr>
        <w:pStyle w:val="ListParagraph"/>
        <w:numPr>
          <w:ilvl w:val="0"/>
          <w:numId w:val="6"/>
        </w:numPr>
        <w:spacing w:line="360" w:lineRule="auto"/>
        <w:jc w:val="both"/>
        <w:rPr>
          <w:lang w:val="vi-VN"/>
        </w:rPr>
      </w:pPr>
      <w:r w:rsidRPr="00D24E28">
        <w:rPr>
          <w:lang w:val="vi-VN"/>
        </w:rPr>
        <w:t>Giải thích: Tên đầy đủ của người dùng, lưu dưới dạng chuỗi ký tự.</w:t>
      </w:r>
    </w:p>
    <w:p w14:paraId="2F1B9149" w14:textId="2FEA6A78" w:rsidR="00D24E28" w:rsidRDefault="00D24E28" w:rsidP="003A58E3">
      <w:pPr>
        <w:pStyle w:val="ListParagraph"/>
        <w:numPr>
          <w:ilvl w:val="0"/>
          <w:numId w:val="6"/>
        </w:numPr>
        <w:spacing w:line="360" w:lineRule="auto"/>
        <w:jc w:val="both"/>
        <w:rPr>
          <w:lang w:val="vi-VN"/>
        </w:rPr>
      </w:pPr>
      <w:r w:rsidRPr="00D24E28">
        <w:rPr>
          <w:lang w:val="vi-VN"/>
        </w:rPr>
        <w:t>Cách sử dụng: Trường này được dùng để hiển thị hoặc xác minh thông tin người dùng khi cần. Trong các báo cáo hoặc giao diện, tên giúp phân biệt và xác định người dùng.</w:t>
      </w:r>
    </w:p>
    <w:p w14:paraId="5D5A3165" w14:textId="3E81983D" w:rsidR="00D24E28" w:rsidRPr="00D24E28" w:rsidRDefault="00D24E28" w:rsidP="00C872F8">
      <w:pPr>
        <w:pStyle w:val="ListParagraph"/>
        <w:numPr>
          <w:ilvl w:val="0"/>
          <w:numId w:val="4"/>
        </w:numPr>
        <w:spacing w:line="360" w:lineRule="auto"/>
        <w:rPr>
          <w:b/>
          <w:bCs/>
          <w:lang w:val="vi-VN"/>
        </w:rPr>
      </w:pPr>
      <w:proofErr w:type="spellStart"/>
      <w:r w:rsidRPr="00D24E28">
        <w:rPr>
          <w:b/>
          <w:bCs/>
          <w:lang w:val="vi-VN"/>
        </w:rPr>
        <w:t>Gender</w:t>
      </w:r>
      <w:proofErr w:type="spellEnd"/>
      <w:r w:rsidRPr="00D24E28">
        <w:rPr>
          <w:b/>
          <w:bCs/>
          <w:lang w:val="vi-VN"/>
        </w:rPr>
        <w:t xml:space="preserve">: </w:t>
      </w:r>
    </w:p>
    <w:p w14:paraId="586C82BF" w14:textId="77777777" w:rsidR="00D24E28" w:rsidRPr="00D24E28" w:rsidRDefault="00D24E28" w:rsidP="003A58E3">
      <w:pPr>
        <w:pStyle w:val="ListParagraph"/>
        <w:numPr>
          <w:ilvl w:val="0"/>
          <w:numId w:val="7"/>
        </w:numPr>
        <w:spacing w:line="360" w:lineRule="auto"/>
        <w:jc w:val="both"/>
        <w:rPr>
          <w:lang w:val="vi-VN"/>
        </w:rPr>
      </w:pPr>
      <w:r w:rsidRPr="00D24E28">
        <w:rPr>
          <w:lang w:val="vi-VN"/>
        </w:rPr>
        <w:lastRenderedPageBreak/>
        <w:t xml:space="preserve">Giải thích: Trường này chứa thông tin giới tính, thường lưu dưới dạng mã số. Ví dụ: 0 có thể là Nam, 1 là Nữ, 2 là Khác. Định dạng </w:t>
      </w:r>
      <w:proofErr w:type="spellStart"/>
      <w:r w:rsidRPr="00D24E28">
        <w:rPr>
          <w:lang w:val="vi-VN"/>
        </w:rPr>
        <w:t>byte</w:t>
      </w:r>
      <w:proofErr w:type="spellEnd"/>
      <w:r w:rsidRPr="00D24E28">
        <w:rPr>
          <w:lang w:val="vi-VN"/>
        </w:rPr>
        <w:t xml:space="preserve"> giúp tiết kiệm không gian lưu trữ.</w:t>
      </w:r>
    </w:p>
    <w:p w14:paraId="5F2F2A3D" w14:textId="55E0ABBB" w:rsidR="00D24E28" w:rsidRDefault="00D24E28" w:rsidP="003A58E3">
      <w:pPr>
        <w:pStyle w:val="ListParagraph"/>
        <w:numPr>
          <w:ilvl w:val="0"/>
          <w:numId w:val="7"/>
        </w:numPr>
        <w:spacing w:line="360" w:lineRule="auto"/>
        <w:jc w:val="both"/>
        <w:rPr>
          <w:lang w:val="vi-VN"/>
        </w:rPr>
      </w:pPr>
      <w:r w:rsidRPr="00D24E28">
        <w:rPr>
          <w:lang w:val="vi-VN"/>
        </w:rPr>
        <w:t>Cách sử dụng: Được dùng để phân tích thống kê hoặc báo cáo, giúp phân nhóm người dùng theo giới tính hoặc phục vụ mục đích cá nhân hóa dịch vụ.</w:t>
      </w:r>
    </w:p>
    <w:p w14:paraId="6967E482" w14:textId="62B6EF1A" w:rsidR="00D24E28" w:rsidRDefault="00D24E28" w:rsidP="003A58E3">
      <w:pPr>
        <w:pStyle w:val="ListParagraph"/>
        <w:numPr>
          <w:ilvl w:val="0"/>
          <w:numId w:val="7"/>
        </w:numPr>
        <w:spacing w:line="360" w:lineRule="auto"/>
        <w:jc w:val="both"/>
        <w:rPr>
          <w:lang w:val="vi-VN"/>
        </w:rPr>
      </w:pPr>
      <w:r>
        <w:rPr>
          <w:lang w:val="vi-VN"/>
        </w:rPr>
        <w:t xml:space="preserve">Nhận xét: </w:t>
      </w:r>
    </w:p>
    <w:p w14:paraId="0822E1B9" w14:textId="24D854E3" w:rsidR="00D24E28" w:rsidRDefault="00D24E28" w:rsidP="00D24E28">
      <w:pPr>
        <w:pStyle w:val="ListParagraph"/>
        <w:ind w:left="1080"/>
        <w:rPr>
          <w:lang w:val="vi-VN"/>
        </w:rPr>
      </w:pPr>
      <w:r>
        <w:rPr>
          <w:rFonts w:ascii="Arial" w:hAnsi="Arial" w:cs="Arial"/>
          <w:noProof/>
          <w:color w:val="000000"/>
          <w:sz w:val="22"/>
          <w:szCs w:val="22"/>
          <w:bdr w:val="none" w:sz="0" w:space="0" w:color="auto" w:frame="1"/>
        </w:rPr>
        <w:drawing>
          <wp:inline distT="0" distB="0" distL="0" distR="0" wp14:anchorId="2611BDC2" wp14:editId="1A3D453C">
            <wp:extent cx="4792980" cy="3619500"/>
            <wp:effectExtent l="0" t="0" r="7620" b="0"/>
            <wp:docPr id="2013711262" name="Picture 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11262" name="Picture 2" descr="A pie chart with numbers and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2980" cy="3619500"/>
                    </a:xfrm>
                    <a:prstGeom prst="rect">
                      <a:avLst/>
                    </a:prstGeom>
                    <a:noFill/>
                    <a:ln>
                      <a:noFill/>
                    </a:ln>
                  </pic:spPr>
                </pic:pic>
              </a:graphicData>
            </a:graphic>
          </wp:inline>
        </w:drawing>
      </w:r>
    </w:p>
    <w:p w14:paraId="7D13D489" w14:textId="73D8ED0D" w:rsidR="00D24E28" w:rsidRDefault="00D24E28" w:rsidP="003A58E3">
      <w:pPr>
        <w:spacing w:line="360" w:lineRule="auto"/>
        <w:jc w:val="both"/>
        <w:rPr>
          <w:lang w:val="vi-VN"/>
        </w:rPr>
      </w:pPr>
      <w:r w:rsidRPr="00D24E28">
        <w:rPr>
          <w:lang w:val="vi-VN"/>
        </w:rPr>
        <w:t>Dựa vào bảng phân bổ giới tính ta thấy có 44.4% giới tính nam và 33.3% giới tính nữ thường tham gia đăng ký học tập cho thấy tỷ lệ nam sinh đăng ký các khóa học chiếm phần đông</w:t>
      </w:r>
    </w:p>
    <w:p w14:paraId="2F2D00D4" w14:textId="124B57A3" w:rsidR="00D24E28" w:rsidRPr="00D24E28" w:rsidRDefault="00D24E28" w:rsidP="003A58E3">
      <w:pPr>
        <w:pStyle w:val="ListParagraph"/>
        <w:numPr>
          <w:ilvl w:val="0"/>
          <w:numId w:val="4"/>
        </w:numPr>
        <w:spacing w:line="360" w:lineRule="auto"/>
        <w:jc w:val="both"/>
        <w:rPr>
          <w:b/>
          <w:bCs/>
          <w:lang w:val="vi-VN"/>
        </w:rPr>
      </w:pPr>
      <w:proofErr w:type="spellStart"/>
      <w:r w:rsidRPr="00D24E28">
        <w:rPr>
          <w:b/>
          <w:bCs/>
          <w:lang w:val="vi-VN"/>
        </w:rPr>
        <w:t>School</w:t>
      </w:r>
      <w:proofErr w:type="spellEnd"/>
      <w:r w:rsidRPr="00D24E28">
        <w:rPr>
          <w:b/>
          <w:bCs/>
          <w:lang w:val="vi-VN"/>
        </w:rPr>
        <w:t xml:space="preserve">: </w:t>
      </w:r>
    </w:p>
    <w:p w14:paraId="3E6C5FD6" w14:textId="77777777" w:rsidR="00D24E28" w:rsidRPr="00D24E28" w:rsidRDefault="00D24E28" w:rsidP="003A58E3">
      <w:pPr>
        <w:pStyle w:val="ListParagraph"/>
        <w:numPr>
          <w:ilvl w:val="0"/>
          <w:numId w:val="8"/>
        </w:numPr>
        <w:spacing w:line="360" w:lineRule="auto"/>
        <w:jc w:val="both"/>
        <w:rPr>
          <w:lang w:val="vi-VN"/>
        </w:rPr>
      </w:pPr>
      <w:r w:rsidRPr="00D24E28">
        <w:rPr>
          <w:lang w:val="vi-VN"/>
        </w:rPr>
        <w:t>Giải thích: Trường này chứa tên trường học của người dùng. Nó có thể là tên trường cấp 3, đại học hoặc tổ chức nơi người dùng học tập hay công tác.</w:t>
      </w:r>
    </w:p>
    <w:p w14:paraId="607E3EB2" w14:textId="5EA55FAB" w:rsidR="00D24E28" w:rsidRDefault="00D24E28" w:rsidP="003A58E3">
      <w:pPr>
        <w:pStyle w:val="ListParagraph"/>
        <w:numPr>
          <w:ilvl w:val="0"/>
          <w:numId w:val="8"/>
        </w:numPr>
        <w:spacing w:line="360" w:lineRule="auto"/>
        <w:jc w:val="both"/>
        <w:rPr>
          <w:lang w:val="vi-VN"/>
        </w:rPr>
      </w:pPr>
      <w:r w:rsidRPr="00D24E28">
        <w:rPr>
          <w:lang w:val="vi-VN"/>
        </w:rPr>
        <w:t>Cách sử dụng: Trường này hữu ích trong các báo cáo thống kê để hiểu rõ nguồn gốc học vấn của người dùng, hoặc dùng để cá nhân hóa nội dung liên quan đến học tập và đào tạo.</w:t>
      </w:r>
    </w:p>
    <w:p w14:paraId="26133C8A" w14:textId="2F17B9F7" w:rsidR="00D24E28" w:rsidRDefault="00D24E28" w:rsidP="00C872F8">
      <w:pPr>
        <w:pStyle w:val="ListParagraph"/>
        <w:numPr>
          <w:ilvl w:val="0"/>
          <w:numId w:val="8"/>
        </w:numPr>
        <w:spacing w:line="360" w:lineRule="auto"/>
        <w:rPr>
          <w:lang w:val="vi-VN"/>
        </w:rPr>
      </w:pPr>
      <w:r>
        <w:rPr>
          <w:lang w:val="vi-VN"/>
        </w:rPr>
        <w:lastRenderedPageBreak/>
        <w:t xml:space="preserve">Nhận xét: </w:t>
      </w:r>
    </w:p>
    <w:p w14:paraId="6557B2D3" w14:textId="205CD13E" w:rsidR="00D24E28" w:rsidRDefault="00D24E28" w:rsidP="00790FB1">
      <w:pPr>
        <w:pStyle w:val="ListParagraph"/>
        <w:spacing w:line="360" w:lineRule="auto"/>
        <w:ind w:left="1080"/>
        <w:rPr>
          <w:lang w:val="vi-VN"/>
        </w:rPr>
      </w:pPr>
      <w:r>
        <w:rPr>
          <w:rFonts w:ascii="Arial" w:hAnsi="Arial" w:cs="Arial"/>
          <w:noProof/>
          <w:color w:val="000000"/>
          <w:sz w:val="22"/>
          <w:szCs w:val="22"/>
          <w:bdr w:val="none" w:sz="0" w:space="0" w:color="auto" w:frame="1"/>
        </w:rPr>
        <w:drawing>
          <wp:inline distT="0" distB="0" distL="0" distR="0" wp14:anchorId="591FDA0E" wp14:editId="71CEC404">
            <wp:extent cx="4937522" cy="2430780"/>
            <wp:effectExtent l="0" t="0" r="0" b="7620"/>
            <wp:docPr id="2010346739" name="Picture 3"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46739" name="Picture 3" descr="A graph with blue bar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9358" cy="2436607"/>
                    </a:xfrm>
                    <a:prstGeom prst="rect">
                      <a:avLst/>
                    </a:prstGeom>
                    <a:noFill/>
                    <a:ln>
                      <a:noFill/>
                    </a:ln>
                  </pic:spPr>
                </pic:pic>
              </a:graphicData>
            </a:graphic>
          </wp:inline>
        </w:drawing>
      </w:r>
    </w:p>
    <w:p w14:paraId="64EFB8F9" w14:textId="1FFECD08" w:rsidR="00D24E28" w:rsidRDefault="00D24E28" w:rsidP="00790FB1">
      <w:pPr>
        <w:spacing w:line="360" w:lineRule="auto"/>
        <w:rPr>
          <w:lang w:val="vi-VN"/>
        </w:rPr>
      </w:pPr>
      <w:r w:rsidRPr="00D24E28">
        <w:rPr>
          <w:lang w:val="vi-VN"/>
        </w:rPr>
        <w:t>Danh sách các trường đại học có số lượng sinh viên đăng ký khóa học trực tuyến nhiều nhất</w:t>
      </w:r>
    </w:p>
    <w:p w14:paraId="042AB565" w14:textId="1C86E950" w:rsidR="00D24E28" w:rsidRPr="00D24E28" w:rsidRDefault="00D24E28" w:rsidP="003A58E3">
      <w:pPr>
        <w:pStyle w:val="ListParagraph"/>
        <w:numPr>
          <w:ilvl w:val="0"/>
          <w:numId w:val="4"/>
        </w:numPr>
        <w:spacing w:line="360" w:lineRule="auto"/>
        <w:jc w:val="both"/>
        <w:rPr>
          <w:b/>
          <w:bCs/>
          <w:lang w:val="vi-VN"/>
        </w:rPr>
      </w:pPr>
      <w:proofErr w:type="spellStart"/>
      <w:r w:rsidRPr="00D24E28">
        <w:rPr>
          <w:b/>
          <w:bCs/>
          <w:lang w:val="vi-VN"/>
        </w:rPr>
        <w:t>Year_of_brith</w:t>
      </w:r>
      <w:proofErr w:type="spellEnd"/>
    </w:p>
    <w:p w14:paraId="565D5E1D" w14:textId="77777777" w:rsidR="00D24E28" w:rsidRPr="00D24E28" w:rsidRDefault="00D24E28" w:rsidP="003A58E3">
      <w:pPr>
        <w:pStyle w:val="ListParagraph"/>
        <w:numPr>
          <w:ilvl w:val="0"/>
          <w:numId w:val="9"/>
        </w:numPr>
        <w:spacing w:line="360" w:lineRule="auto"/>
        <w:ind w:left="1080"/>
        <w:jc w:val="both"/>
        <w:rPr>
          <w:lang w:val="vi-VN"/>
        </w:rPr>
      </w:pPr>
      <w:r w:rsidRPr="00D24E28">
        <w:rPr>
          <w:lang w:val="vi-VN"/>
        </w:rPr>
        <w:t>Giải thích: Năm sinh của người dùng, lưu dưới dạng số nguyên (ví dụ: 2001, 1995).</w:t>
      </w:r>
    </w:p>
    <w:p w14:paraId="78E2AA7C" w14:textId="56F07106" w:rsidR="00D24E28" w:rsidRDefault="00D24E28" w:rsidP="003A58E3">
      <w:pPr>
        <w:pStyle w:val="ListParagraph"/>
        <w:numPr>
          <w:ilvl w:val="0"/>
          <w:numId w:val="9"/>
        </w:numPr>
        <w:spacing w:line="360" w:lineRule="auto"/>
        <w:ind w:left="1080"/>
        <w:jc w:val="both"/>
        <w:rPr>
          <w:lang w:val="vi-VN"/>
        </w:rPr>
      </w:pPr>
      <w:r w:rsidRPr="00D24E28">
        <w:rPr>
          <w:lang w:val="vi-VN"/>
        </w:rPr>
        <w:t>Cách sử dụng: Dữ liệu này giúp tính tuổi của người dùng, hỗ trợ cho các phân tích nhân khẩu học, hoặc điều chỉnh nội dung và dịch vụ phù hợp với độ tuổi.</w:t>
      </w:r>
    </w:p>
    <w:p w14:paraId="7D889A36" w14:textId="77777777" w:rsidR="00D24E28" w:rsidRPr="00D24E28" w:rsidRDefault="00D24E28" w:rsidP="003A58E3">
      <w:pPr>
        <w:pStyle w:val="ListParagraph"/>
        <w:numPr>
          <w:ilvl w:val="0"/>
          <w:numId w:val="4"/>
        </w:numPr>
        <w:spacing w:line="360" w:lineRule="auto"/>
        <w:jc w:val="both"/>
        <w:rPr>
          <w:b/>
          <w:bCs/>
          <w:lang w:val="vi-VN"/>
        </w:rPr>
      </w:pPr>
      <w:proofErr w:type="spellStart"/>
      <w:r w:rsidRPr="00D24E28">
        <w:rPr>
          <w:b/>
          <w:bCs/>
          <w:lang w:val="vi-VN"/>
        </w:rPr>
        <w:t>Course_order</w:t>
      </w:r>
      <w:proofErr w:type="spellEnd"/>
    </w:p>
    <w:p w14:paraId="35B04B28" w14:textId="77777777" w:rsidR="00D24E28" w:rsidRPr="00D24E28" w:rsidRDefault="00D24E28" w:rsidP="003A58E3">
      <w:pPr>
        <w:pStyle w:val="ListParagraph"/>
        <w:numPr>
          <w:ilvl w:val="0"/>
          <w:numId w:val="10"/>
        </w:numPr>
        <w:spacing w:line="360" w:lineRule="auto"/>
        <w:ind w:left="1080"/>
        <w:jc w:val="both"/>
        <w:rPr>
          <w:lang w:val="vi-VN"/>
        </w:rPr>
      </w:pPr>
      <w:r w:rsidRPr="00D24E28">
        <w:rPr>
          <w:lang w:val="vi-VN"/>
        </w:rPr>
        <w:t>Giải thích: Mảng này chứa các mã định danh (ID) của các khóa học mà người dùng đã đăng ký. Mỗi phần tử trong mảng là một số nguyên, đại diện cho ID của khóa học.</w:t>
      </w:r>
    </w:p>
    <w:p w14:paraId="4740102D" w14:textId="77777777" w:rsidR="00D24E28" w:rsidRPr="00D24E28" w:rsidRDefault="00D24E28" w:rsidP="003A58E3">
      <w:pPr>
        <w:pStyle w:val="ListParagraph"/>
        <w:numPr>
          <w:ilvl w:val="0"/>
          <w:numId w:val="10"/>
        </w:numPr>
        <w:spacing w:line="360" w:lineRule="auto"/>
        <w:ind w:left="1080"/>
        <w:jc w:val="both"/>
        <w:rPr>
          <w:lang w:val="vi-VN"/>
        </w:rPr>
      </w:pPr>
      <w:r w:rsidRPr="00D24E28">
        <w:rPr>
          <w:lang w:val="vi-VN"/>
        </w:rPr>
        <w:t>Cách sử dụng: Dữ liệu này giúp theo dõi lịch sử học tập của người dùng, cho phép quản lý và đánh giá mức độ tham gia khóa học của họ.</w:t>
      </w:r>
    </w:p>
    <w:p w14:paraId="102A0FE5" w14:textId="7FB97598" w:rsidR="00D24E28" w:rsidRDefault="00D24E28" w:rsidP="003A58E3">
      <w:pPr>
        <w:pStyle w:val="ListParagraph"/>
        <w:numPr>
          <w:ilvl w:val="0"/>
          <w:numId w:val="10"/>
        </w:numPr>
        <w:spacing w:line="360" w:lineRule="auto"/>
        <w:ind w:left="1080"/>
        <w:jc w:val="both"/>
        <w:rPr>
          <w:lang w:val="vi-VN"/>
        </w:rPr>
      </w:pPr>
      <w:r w:rsidRPr="00D24E28">
        <w:rPr>
          <w:lang w:val="vi-VN"/>
        </w:rPr>
        <w:t>Nhận xét:</w:t>
      </w:r>
    </w:p>
    <w:p w14:paraId="49764399" w14:textId="23D5BCE3" w:rsidR="00D24E28" w:rsidRPr="00D24E28" w:rsidRDefault="00D24E28" w:rsidP="00D24E28">
      <w:pPr>
        <w:pStyle w:val="ListParagraph"/>
        <w:ind w:left="1080"/>
        <w:rPr>
          <w:lang w:val="vi-VN"/>
        </w:rPr>
      </w:pPr>
      <w:r>
        <w:rPr>
          <w:rFonts w:ascii="Arial" w:hAnsi="Arial" w:cs="Arial"/>
          <w:noProof/>
          <w:color w:val="000000"/>
          <w:sz w:val="22"/>
          <w:szCs w:val="22"/>
          <w:bdr w:val="none" w:sz="0" w:space="0" w:color="auto" w:frame="1"/>
        </w:rPr>
        <w:lastRenderedPageBreak/>
        <w:drawing>
          <wp:inline distT="0" distB="0" distL="0" distR="0" wp14:anchorId="7E30EAD6" wp14:editId="14C201E1">
            <wp:extent cx="5026040" cy="2796540"/>
            <wp:effectExtent l="0" t="0" r="3175" b="3810"/>
            <wp:docPr id="908718023" name="Picture 4"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8023" name="Picture 4" descr="A graph with numbers and a red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8733" cy="2798038"/>
                    </a:xfrm>
                    <a:prstGeom prst="rect">
                      <a:avLst/>
                    </a:prstGeom>
                    <a:noFill/>
                    <a:ln>
                      <a:noFill/>
                    </a:ln>
                  </pic:spPr>
                </pic:pic>
              </a:graphicData>
            </a:graphic>
          </wp:inline>
        </w:drawing>
      </w:r>
    </w:p>
    <w:p w14:paraId="157315EF" w14:textId="70FC763E" w:rsidR="00D24E28" w:rsidRDefault="00D24E28" w:rsidP="007940AB">
      <w:pPr>
        <w:spacing w:line="360" w:lineRule="auto"/>
        <w:jc w:val="both"/>
        <w:rPr>
          <w:lang w:val="vi-VN"/>
        </w:rPr>
      </w:pPr>
      <w:r w:rsidRPr="00D24E28">
        <w:rPr>
          <w:lang w:val="vi-VN"/>
        </w:rPr>
        <w:t>Bảng phân bố từng sinh viên đăng ký số lượng khóa học trên thấy phần đa sinh viên sẽ đăng ký từ 1-&gt;2 khóa học trực tuyến. Số lượng sinh viên đăng ký nhiều hơn 10 chiếm phần nhỏ trong bộ dữ liệu</w:t>
      </w:r>
    </w:p>
    <w:p w14:paraId="28A6F46B" w14:textId="77777777" w:rsidR="00D24E28" w:rsidRPr="00D24E28" w:rsidRDefault="00D24E28" w:rsidP="007940AB">
      <w:pPr>
        <w:pStyle w:val="ListParagraph"/>
        <w:numPr>
          <w:ilvl w:val="0"/>
          <w:numId w:val="4"/>
        </w:numPr>
        <w:spacing w:line="360" w:lineRule="auto"/>
        <w:jc w:val="both"/>
        <w:rPr>
          <w:b/>
          <w:bCs/>
          <w:lang w:val="vi-VN"/>
        </w:rPr>
      </w:pPr>
      <w:proofErr w:type="spellStart"/>
      <w:r w:rsidRPr="00D24E28">
        <w:rPr>
          <w:b/>
          <w:bCs/>
          <w:lang w:val="vi-VN"/>
        </w:rPr>
        <w:t>enroll_time</w:t>
      </w:r>
      <w:proofErr w:type="spellEnd"/>
    </w:p>
    <w:p w14:paraId="3DF60708" w14:textId="77777777" w:rsidR="00D24E28" w:rsidRPr="00D24E28" w:rsidRDefault="00D24E28" w:rsidP="007940AB">
      <w:pPr>
        <w:pStyle w:val="ListParagraph"/>
        <w:numPr>
          <w:ilvl w:val="0"/>
          <w:numId w:val="11"/>
        </w:numPr>
        <w:spacing w:line="360" w:lineRule="auto"/>
        <w:ind w:left="1080"/>
        <w:jc w:val="both"/>
        <w:rPr>
          <w:lang w:val="vi-VN"/>
        </w:rPr>
      </w:pPr>
      <w:r w:rsidRPr="00D24E28">
        <w:rPr>
          <w:lang w:val="vi-VN"/>
        </w:rPr>
        <w:t xml:space="preserve">Giải thích: Mảng này chứa thời điểm đăng ký các khóa học tương ứng với các ID khóa học trong </w:t>
      </w:r>
      <w:proofErr w:type="spellStart"/>
      <w:r w:rsidRPr="00D24E28">
        <w:rPr>
          <w:lang w:val="vi-VN"/>
        </w:rPr>
        <w:t>course-order</w:t>
      </w:r>
      <w:proofErr w:type="spellEnd"/>
      <w:r w:rsidRPr="00D24E28">
        <w:rPr>
          <w:lang w:val="vi-VN"/>
        </w:rPr>
        <w:t>. Mỗi phần tử  là một chuỗi ngày giờ để ghi nhận thời gian đăng ký.</w:t>
      </w:r>
    </w:p>
    <w:p w14:paraId="5CAF74E3" w14:textId="33389DC6" w:rsidR="00D24E28" w:rsidRPr="00E40B91" w:rsidRDefault="00D24E28" w:rsidP="007940AB">
      <w:pPr>
        <w:pStyle w:val="ListParagraph"/>
        <w:numPr>
          <w:ilvl w:val="0"/>
          <w:numId w:val="11"/>
        </w:numPr>
        <w:spacing w:line="360" w:lineRule="auto"/>
        <w:ind w:left="1080"/>
        <w:jc w:val="both"/>
        <w:rPr>
          <w:lang w:val="vi-VN"/>
        </w:rPr>
      </w:pPr>
      <w:r w:rsidRPr="00D24E28">
        <w:rPr>
          <w:lang w:val="vi-VN"/>
        </w:rPr>
        <w:t>Cách sử dụng: Trường này quan trọng để theo dõi thời gian và thứ tự đăng ký các khóa học của người dùng. Nó giúp phân tích thói quen học tập của người dùng hoặc xác định các mốc thời gian cụ thể khi người dùng tham gia học.</w:t>
      </w:r>
    </w:p>
    <w:p w14:paraId="1CFBCDB9" w14:textId="368136ED" w:rsidR="00D24E28" w:rsidRDefault="00E1453A" w:rsidP="007940AB">
      <w:pPr>
        <w:pStyle w:val="Heading3"/>
        <w:numPr>
          <w:ilvl w:val="2"/>
          <w:numId w:val="2"/>
        </w:numPr>
        <w:spacing w:line="360" w:lineRule="auto"/>
        <w:ind w:left="1530" w:hanging="810"/>
        <w:jc w:val="both"/>
        <w:rPr>
          <w:lang w:val="vi-VN"/>
        </w:rPr>
      </w:pPr>
      <w:bookmarkStart w:id="11" w:name="_Toc184761352"/>
      <w:r>
        <w:rPr>
          <w:lang w:val="vi-VN"/>
        </w:rPr>
        <w:t xml:space="preserve">Bảng </w:t>
      </w:r>
      <w:proofErr w:type="spellStart"/>
      <w:r w:rsidRPr="00E1453A">
        <w:rPr>
          <w:lang w:val="vi-VN"/>
        </w:rPr>
        <w:t>user-problems</w:t>
      </w:r>
      <w:bookmarkEnd w:id="11"/>
      <w:proofErr w:type="spellEnd"/>
    </w:p>
    <w:p w14:paraId="0F914142" w14:textId="1EF757CF" w:rsidR="00E1453A" w:rsidRDefault="00E1453A" w:rsidP="007940AB">
      <w:pPr>
        <w:pStyle w:val="Heading4"/>
        <w:numPr>
          <w:ilvl w:val="3"/>
          <w:numId w:val="2"/>
        </w:numPr>
        <w:spacing w:line="360" w:lineRule="auto"/>
        <w:ind w:left="1710" w:hanging="990"/>
        <w:jc w:val="both"/>
        <w:rPr>
          <w:lang w:val="vi-VN"/>
        </w:rPr>
      </w:pPr>
      <w:bookmarkStart w:id="12" w:name="_Toc184761353"/>
      <w:r>
        <w:rPr>
          <w:lang w:val="vi-VN"/>
        </w:rPr>
        <w:t>Mô tả:</w:t>
      </w:r>
      <w:bookmarkEnd w:id="12"/>
      <w:r>
        <w:rPr>
          <w:lang w:val="vi-VN"/>
        </w:rPr>
        <w:t xml:space="preserve"> </w:t>
      </w:r>
    </w:p>
    <w:p w14:paraId="1A3C610B" w14:textId="45217400" w:rsidR="00E1453A" w:rsidRDefault="00E1453A" w:rsidP="007940AB">
      <w:pPr>
        <w:spacing w:line="360" w:lineRule="auto"/>
        <w:jc w:val="both"/>
        <w:rPr>
          <w:lang w:val="vi-VN"/>
        </w:rPr>
      </w:pPr>
      <w:r w:rsidRPr="00E1453A">
        <w:rPr>
          <w:lang w:val="vi-VN"/>
        </w:rPr>
        <w:t xml:space="preserve">Dữ liệu </w:t>
      </w:r>
      <w:proofErr w:type="spellStart"/>
      <w:r w:rsidRPr="00E1453A">
        <w:rPr>
          <w:lang w:val="vi-VN"/>
        </w:rPr>
        <w:t>user-problems</w:t>
      </w:r>
      <w:proofErr w:type="spellEnd"/>
      <w:r w:rsidRPr="00E1453A">
        <w:rPr>
          <w:lang w:val="vi-VN"/>
        </w:rPr>
        <w:t xml:space="preserve"> cung cấp chứa thông tin về các lần làm bài của người dùng trong một hệ thống, gồm có 2544061 dòng và 7 </w:t>
      </w:r>
      <w:r>
        <w:rPr>
          <w:lang w:val="vi-VN"/>
        </w:rPr>
        <w:t>cột.</w:t>
      </w:r>
    </w:p>
    <w:p w14:paraId="275380CF" w14:textId="77777777" w:rsidR="00E40B91" w:rsidRPr="00E02249" w:rsidRDefault="00E40B91" w:rsidP="00E40B91">
      <w:pPr>
        <w:spacing w:line="360" w:lineRule="auto"/>
        <w:rPr>
          <w:lang w:val="vi-VN"/>
        </w:rPr>
      </w:pPr>
    </w:p>
    <w:p w14:paraId="66CCBA53" w14:textId="77777777" w:rsidR="00E40B91" w:rsidRPr="00E02249" w:rsidRDefault="00E40B91" w:rsidP="00E40B91">
      <w:pPr>
        <w:spacing w:line="360" w:lineRule="auto"/>
        <w:rPr>
          <w:lang w:val="vi-VN"/>
        </w:rPr>
      </w:pPr>
    </w:p>
    <w:tbl>
      <w:tblPr>
        <w:tblW w:w="9270" w:type="dxa"/>
        <w:tblInd w:w="620" w:type="dxa"/>
        <w:tblLayout w:type="fixed"/>
        <w:tblCellMar>
          <w:top w:w="15" w:type="dxa"/>
          <w:left w:w="15" w:type="dxa"/>
          <w:bottom w:w="15" w:type="dxa"/>
          <w:right w:w="15" w:type="dxa"/>
        </w:tblCellMar>
        <w:tblLook w:val="04A0" w:firstRow="1" w:lastRow="0" w:firstColumn="1" w:lastColumn="0" w:noHBand="0" w:noVBand="1"/>
      </w:tblPr>
      <w:tblGrid>
        <w:gridCol w:w="1980"/>
        <w:gridCol w:w="5580"/>
        <w:gridCol w:w="1710"/>
      </w:tblGrid>
      <w:tr w:rsidR="00E1453A" w:rsidRPr="00E1453A" w14:paraId="5FA21878" w14:textId="77777777" w:rsidTr="00E40B91">
        <w:tc>
          <w:tcPr>
            <w:tcW w:w="19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hideMark/>
          </w:tcPr>
          <w:p w14:paraId="5CB75EB0" w14:textId="77777777" w:rsidR="00E1453A" w:rsidRPr="00E40B91" w:rsidRDefault="00E1453A" w:rsidP="00E40B91">
            <w:pPr>
              <w:ind w:left="0"/>
              <w:jc w:val="center"/>
              <w:rPr>
                <w:b/>
                <w:bCs/>
              </w:rPr>
            </w:pPr>
            <w:r w:rsidRPr="00E40B91">
              <w:rPr>
                <w:b/>
                <w:bCs/>
              </w:rPr>
              <w:lastRenderedPageBreak/>
              <w:t xml:space="preserve">Trường </w:t>
            </w:r>
            <w:proofErr w:type="spellStart"/>
            <w:r w:rsidRPr="00E40B91">
              <w:rPr>
                <w:b/>
                <w:bCs/>
              </w:rPr>
              <w:t>dữ</w:t>
            </w:r>
            <w:proofErr w:type="spellEnd"/>
            <w:r w:rsidRPr="00E40B91">
              <w:rPr>
                <w:b/>
                <w:bCs/>
              </w:rPr>
              <w:t xml:space="preserve"> </w:t>
            </w:r>
            <w:proofErr w:type="spellStart"/>
            <w:r w:rsidRPr="00E40B91">
              <w:rPr>
                <w:b/>
                <w:bCs/>
              </w:rPr>
              <w:t>liệu</w:t>
            </w:r>
            <w:proofErr w:type="spellEnd"/>
          </w:p>
        </w:tc>
        <w:tc>
          <w:tcPr>
            <w:tcW w:w="55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hideMark/>
          </w:tcPr>
          <w:p w14:paraId="01B869D2" w14:textId="77777777" w:rsidR="00E1453A" w:rsidRPr="00E40B91" w:rsidRDefault="00E1453A" w:rsidP="00E40B91">
            <w:pPr>
              <w:ind w:left="0"/>
              <w:jc w:val="center"/>
              <w:rPr>
                <w:b/>
                <w:bCs/>
              </w:rPr>
            </w:pPr>
            <w:r w:rsidRPr="00E40B91">
              <w:rPr>
                <w:b/>
                <w:bCs/>
              </w:rPr>
              <w:t xml:space="preserve">Ý </w:t>
            </w:r>
            <w:proofErr w:type="spellStart"/>
            <w:r w:rsidRPr="00E40B91">
              <w:rPr>
                <w:b/>
                <w:bCs/>
              </w:rPr>
              <w:t>nghĩa</w:t>
            </w:r>
            <w:proofErr w:type="spellEnd"/>
          </w:p>
        </w:tc>
        <w:tc>
          <w:tcPr>
            <w:tcW w:w="171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hideMark/>
          </w:tcPr>
          <w:p w14:paraId="1AC055A3" w14:textId="77777777" w:rsidR="00E1453A" w:rsidRPr="00E40B91" w:rsidRDefault="00E1453A" w:rsidP="00E40B91">
            <w:pPr>
              <w:ind w:left="0"/>
              <w:jc w:val="center"/>
              <w:rPr>
                <w:b/>
                <w:bCs/>
              </w:rPr>
            </w:pPr>
            <w:proofErr w:type="spellStart"/>
            <w:r w:rsidRPr="00E40B91">
              <w:rPr>
                <w:b/>
                <w:bCs/>
              </w:rPr>
              <w:t>Kiểu</w:t>
            </w:r>
            <w:proofErr w:type="spellEnd"/>
            <w:r w:rsidRPr="00E40B91">
              <w:rPr>
                <w:b/>
                <w:bCs/>
              </w:rPr>
              <w:t xml:space="preserve"> </w:t>
            </w:r>
            <w:proofErr w:type="spellStart"/>
            <w:r w:rsidRPr="00E40B91">
              <w:rPr>
                <w:b/>
                <w:bCs/>
              </w:rPr>
              <w:t>dữ</w:t>
            </w:r>
            <w:proofErr w:type="spellEnd"/>
            <w:r w:rsidRPr="00E40B91">
              <w:rPr>
                <w:b/>
                <w:bCs/>
              </w:rPr>
              <w:t xml:space="preserve"> </w:t>
            </w:r>
            <w:proofErr w:type="spellStart"/>
            <w:r w:rsidRPr="00E40B91">
              <w:rPr>
                <w:b/>
                <w:bCs/>
              </w:rPr>
              <w:t>liệu</w:t>
            </w:r>
            <w:proofErr w:type="spellEnd"/>
          </w:p>
        </w:tc>
      </w:tr>
      <w:tr w:rsidR="00E1453A" w:rsidRPr="00E1453A" w14:paraId="63353BB5"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1A4A9" w14:textId="77777777" w:rsidR="00E1453A" w:rsidRPr="00E1453A" w:rsidRDefault="00E1453A" w:rsidP="00E40B91">
            <w:pPr>
              <w:spacing w:after="0" w:line="360" w:lineRule="auto"/>
              <w:ind w:left="0" w:right="-108"/>
            </w:pPr>
            <w:proofErr w:type="spellStart"/>
            <w:r w:rsidRPr="00E1453A">
              <w:t>log_id</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6C4E8" w14:textId="77777777" w:rsidR="00E1453A" w:rsidRPr="00E1453A" w:rsidRDefault="00E1453A" w:rsidP="00E40B91">
            <w:pPr>
              <w:spacing w:after="0" w:line="360" w:lineRule="auto"/>
              <w:ind w:left="0" w:right="-108"/>
            </w:pPr>
            <w:proofErr w:type="spellStart"/>
            <w:r w:rsidRPr="00E1453A">
              <w:t>Mã</w:t>
            </w:r>
            <w:proofErr w:type="spellEnd"/>
            <w:r w:rsidRPr="00E1453A">
              <w:t xml:space="preserve"> </w:t>
            </w:r>
            <w:proofErr w:type="spellStart"/>
            <w:r w:rsidRPr="00E1453A">
              <w:t>định</w:t>
            </w:r>
            <w:proofErr w:type="spellEnd"/>
            <w:r w:rsidRPr="00E1453A">
              <w:t xml:space="preserve"> </w:t>
            </w:r>
            <w:proofErr w:type="spellStart"/>
            <w:r w:rsidRPr="00E1453A">
              <w:t>danh</w:t>
            </w:r>
            <w:proofErr w:type="spellEnd"/>
            <w:r w:rsidRPr="00E1453A">
              <w:t xml:space="preserve"> </w:t>
            </w:r>
            <w:proofErr w:type="spellStart"/>
            <w:r w:rsidRPr="00E1453A">
              <w:t>duy</w:t>
            </w:r>
            <w:proofErr w:type="spellEnd"/>
            <w:r w:rsidRPr="00E1453A">
              <w:t xml:space="preserve"> </w:t>
            </w:r>
            <w:proofErr w:type="spellStart"/>
            <w:r w:rsidRPr="00E1453A">
              <w:t>nhất</w:t>
            </w:r>
            <w:proofErr w:type="spellEnd"/>
            <w:r w:rsidRPr="00E1453A">
              <w:t xml:space="preserve"> </w:t>
            </w:r>
            <w:proofErr w:type="spellStart"/>
            <w:r w:rsidRPr="00E1453A">
              <w:t>cho</w:t>
            </w:r>
            <w:proofErr w:type="spellEnd"/>
            <w:r w:rsidRPr="00E1453A">
              <w:t xml:space="preserve"> </w:t>
            </w:r>
            <w:proofErr w:type="spellStart"/>
            <w:r w:rsidRPr="00E1453A">
              <w:t>mỗi</w:t>
            </w:r>
            <w:proofErr w:type="spellEnd"/>
            <w:r w:rsidRPr="00E1453A">
              <w:t xml:space="preserve"> </w:t>
            </w:r>
            <w:proofErr w:type="spellStart"/>
            <w:r w:rsidRPr="00E1453A">
              <w:t>bản</w:t>
            </w:r>
            <w:proofErr w:type="spellEnd"/>
            <w:r w:rsidRPr="00E1453A">
              <w:t xml:space="preserve"> </w:t>
            </w:r>
            <w:proofErr w:type="spellStart"/>
            <w:r w:rsidRPr="00E1453A">
              <w:t>ghi</w:t>
            </w:r>
            <w:proofErr w:type="spellEnd"/>
            <w:r w:rsidRPr="00E1453A">
              <w:t xml:space="preserve"> </w:t>
            </w:r>
            <w:proofErr w:type="spellStart"/>
            <w:r w:rsidRPr="00E1453A">
              <w:t>trong</w:t>
            </w:r>
            <w:proofErr w:type="spellEnd"/>
            <w:r w:rsidRPr="00E1453A">
              <w:t xml:space="preserve"> </w:t>
            </w:r>
            <w:proofErr w:type="spellStart"/>
            <w:r w:rsidRPr="00E1453A">
              <w:t>dữ</w:t>
            </w:r>
            <w:proofErr w:type="spellEnd"/>
            <w:r w:rsidRPr="00E1453A">
              <w:t xml:space="preserve"> </w:t>
            </w:r>
            <w:proofErr w:type="spellStart"/>
            <w:r w:rsidRPr="00E1453A">
              <w:t>liệu</w:t>
            </w:r>
            <w:proofErr w:type="spellEnd"/>
            <w:r w:rsidRPr="00E1453A">
              <w:t xml:space="preserve">, </w:t>
            </w:r>
            <w:proofErr w:type="spellStart"/>
            <w:r w:rsidRPr="00E1453A">
              <w:t>thường</w:t>
            </w:r>
            <w:proofErr w:type="spellEnd"/>
            <w:r w:rsidRPr="00E1453A">
              <w:t xml:space="preserve"> bao </w:t>
            </w:r>
            <w:proofErr w:type="spellStart"/>
            <w:r w:rsidRPr="00E1453A">
              <w:t>gồm</w:t>
            </w:r>
            <w:proofErr w:type="spellEnd"/>
            <w:r w:rsidRPr="00E1453A">
              <w:t xml:space="preserve"> ID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hoặc</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để</w:t>
            </w:r>
            <w:proofErr w:type="spellEnd"/>
            <w:r w:rsidRPr="00E1453A">
              <w:t xml:space="preserve"> </w:t>
            </w:r>
            <w:proofErr w:type="spellStart"/>
            <w:r w:rsidRPr="00E1453A">
              <w:t>giúp</w:t>
            </w:r>
            <w:proofErr w:type="spellEnd"/>
            <w:r w:rsidRPr="00E1453A">
              <w:t xml:space="preserve"> </w:t>
            </w:r>
            <w:proofErr w:type="spellStart"/>
            <w:r w:rsidRPr="00E1453A">
              <w:t>phân</w:t>
            </w:r>
            <w:proofErr w:type="spellEnd"/>
            <w:r w:rsidRPr="00E1453A">
              <w:t xml:space="preserve"> </w:t>
            </w:r>
            <w:proofErr w:type="spellStart"/>
            <w:r w:rsidRPr="00E1453A">
              <w:t>biệt</w:t>
            </w:r>
            <w:proofErr w:type="spellEnd"/>
            <w:r w:rsidRPr="00E1453A">
              <w:t xml:space="preserve"> </w:t>
            </w:r>
            <w:proofErr w:type="spellStart"/>
            <w:r w:rsidRPr="00E1453A">
              <w:t>các</w:t>
            </w:r>
            <w:proofErr w:type="spellEnd"/>
            <w:r w:rsidRPr="00E1453A">
              <w:t xml:space="preserve"> </w:t>
            </w:r>
            <w:proofErr w:type="spellStart"/>
            <w:r w:rsidRPr="00E1453A">
              <w:t>bản</w:t>
            </w:r>
            <w:proofErr w:type="spellEnd"/>
            <w:r w:rsidRPr="00E1453A">
              <w:t xml:space="preserve"> </w:t>
            </w:r>
            <w:proofErr w:type="spellStart"/>
            <w:r w:rsidRPr="00E1453A">
              <w:t>ghi</w:t>
            </w:r>
            <w:proofErr w:type="spellEnd"/>
            <w:r w:rsidRPr="00E1453A">
              <w:t xml:space="preserve">. Trường </w:t>
            </w:r>
            <w:proofErr w:type="spellStart"/>
            <w:r w:rsidRPr="00E1453A">
              <w:t>này</w:t>
            </w:r>
            <w:proofErr w:type="spellEnd"/>
            <w:r w:rsidRPr="00E1453A">
              <w:t xml:space="preserve"> </w:t>
            </w:r>
            <w:proofErr w:type="spellStart"/>
            <w:r w:rsidRPr="00E1453A">
              <w:t>giúp</w:t>
            </w:r>
            <w:proofErr w:type="spellEnd"/>
            <w:r w:rsidRPr="00E1453A">
              <w:t xml:space="preserve"> </w:t>
            </w:r>
            <w:proofErr w:type="spellStart"/>
            <w:r w:rsidRPr="00E1453A">
              <w:t>truy</w:t>
            </w:r>
            <w:proofErr w:type="spellEnd"/>
            <w:r w:rsidRPr="00E1453A">
              <w:t xml:space="preserve"> </w:t>
            </w:r>
            <w:proofErr w:type="spellStart"/>
            <w:r w:rsidRPr="00E1453A">
              <w:t>xuất</w:t>
            </w:r>
            <w:proofErr w:type="spellEnd"/>
            <w:r w:rsidRPr="00E1453A">
              <w:t xml:space="preserve"> </w:t>
            </w:r>
            <w:proofErr w:type="spellStart"/>
            <w:r w:rsidRPr="00E1453A">
              <w:t>và</w:t>
            </w:r>
            <w:proofErr w:type="spellEnd"/>
            <w:r w:rsidRPr="00E1453A">
              <w:t xml:space="preserve"> </w:t>
            </w:r>
            <w:proofErr w:type="spellStart"/>
            <w:r w:rsidRPr="00E1453A">
              <w:t>tham</w:t>
            </w:r>
            <w:proofErr w:type="spellEnd"/>
            <w:r w:rsidRPr="00E1453A">
              <w:t xml:space="preserve"> </w:t>
            </w:r>
            <w:proofErr w:type="spellStart"/>
            <w:r w:rsidRPr="00E1453A">
              <w:t>chiếu</w:t>
            </w:r>
            <w:proofErr w:type="spellEnd"/>
            <w:r w:rsidRPr="00E1453A">
              <w:t xml:space="preserve"> </w:t>
            </w:r>
            <w:proofErr w:type="spellStart"/>
            <w:r w:rsidRPr="00E1453A">
              <w:t>đến</w:t>
            </w:r>
            <w:proofErr w:type="spellEnd"/>
            <w:r w:rsidRPr="00E1453A">
              <w:t xml:space="preserve"> </w:t>
            </w:r>
            <w:proofErr w:type="spellStart"/>
            <w:r w:rsidRPr="00E1453A">
              <w:t>các</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riêng</w:t>
            </w:r>
            <w:proofErr w:type="spellEnd"/>
            <w:r w:rsidRPr="00E1453A">
              <w:t xml:space="preserve"> </w:t>
            </w:r>
            <w:proofErr w:type="spellStart"/>
            <w:r w:rsidRPr="00E1453A">
              <w:t>lẻ</w:t>
            </w:r>
            <w:proofErr w:type="spellEnd"/>
            <w:r w:rsidRPr="00E1453A">
              <w:t xml:space="preserve"> </w:t>
            </w:r>
            <w:proofErr w:type="spellStart"/>
            <w:r w:rsidRPr="00E1453A">
              <w:t>của</w:t>
            </w:r>
            <w:proofErr w:type="spellEnd"/>
            <w:r w:rsidRPr="00E1453A">
              <w:t xml:space="preserve"> </w:t>
            </w:r>
            <w:proofErr w:type="spellStart"/>
            <w:r w:rsidRPr="00E1453A">
              <w:t>từng</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đối</w:t>
            </w:r>
            <w:proofErr w:type="spellEnd"/>
            <w:r w:rsidRPr="00E1453A">
              <w:t xml:space="preserve"> </w:t>
            </w:r>
            <w:proofErr w:type="spellStart"/>
            <w:r w:rsidRPr="00E1453A">
              <w:t>với</w:t>
            </w:r>
            <w:proofErr w:type="spellEnd"/>
            <w:r w:rsidRPr="00E1453A">
              <w:t xml:space="preserve"> </w:t>
            </w:r>
            <w:proofErr w:type="spellStart"/>
            <w:r w:rsidRPr="00E1453A">
              <w:t>từng</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w:t>
            </w:r>
          </w:p>
          <w:p w14:paraId="1F9CC622" w14:textId="77777777" w:rsidR="00E1453A" w:rsidRPr="00E1453A" w:rsidRDefault="00E1453A" w:rsidP="00E40B91">
            <w:pPr>
              <w:spacing w:after="0" w:line="360" w:lineRule="auto"/>
              <w:ind w:left="0" w:right="-108"/>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9D5A0" w14:textId="77777777" w:rsidR="00E1453A" w:rsidRPr="00E1453A" w:rsidRDefault="00E1453A" w:rsidP="00E40B91">
            <w:pPr>
              <w:spacing w:after="0" w:line="360" w:lineRule="auto"/>
              <w:ind w:left="0" w:right="-108"/>
            </w:pPr>
            <w:r w:rsidRPr="00E1453A">
              <w:t>string</w:t>
            </w:r>
          </w:p>
        </w:tc>
      </w:tr>
      <w:tr w:rsidR="00E1453A" w:rsidRPr="00E1453A" w14:paraId="1DFFA490"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06DC4" w14:textId="77777777" w:rsidR="00E1453A" w:rsidRPr="00E1453A" w:rsidRDefault="00E1453A" w:rsidP="00E40B91">
            <w:pPr>
              <w:spacing w:after="0" w:line="360" w:lineRule="auto"/>
              <w:ind w:left="0" w:right="-108"/>
            </w:pPr>
            <w:proofErr w:type="spellStart"/>
            <w:r w:rsidRPr="00E1453A">
              <w:t>problem_id</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FB7F8" w14:textId="77777777" w:rsidR="00E1453A" w:rsidRPr="00E1453A" w:rsidRDefault="00E1453A" w:rsidP="00E40B91">
            <w:pPr>
              <w:spacing w:after="0" w:line="360" w:lineRule="auto"/>
              <w:ind w:left="0" w:right="-108"/>
            </w:pPr>
            <w:proofErr w:type="spellStart"/>
            <w:r w:rsidRPr="00E1453A">
              <w:t>Mã</w:t>
            </w:r>
            <w:proofErr w:type="spellEnd"/>
            <w:r w:rsidRPr="00E1453A">
              <w:t xml:space="preserve"> </w:t>
            </w:r>
            <w:proofErr w:type="spellStart"/>
            <w:r w:rsidRPr="00E1453A">
              <w:t>định</w:t>
            </w:r>
            <w:proofErr w:type="spellEnd"/>
            <w:r w:rsidRPr="00E1453A">
              <w:t xml:space="preserve"> </w:t>
            </w:r>
            <w:proofErr w:type="spellStart"/>
            <w:r w:rsidRPr="00E1453A">
              <w:t>danh</w:t>
            </w:r>
            <w:proofErr w:type="spellEnd"/>
            <w:r w:rsidRPr="00E1453A">
              <w:t xml:space="preserve"> </w:t>
            </w:r>
            <w:proofErr w:type="spellStart"/>
            <w:r w:rsidRPr="00E1453A">
              <w:t>của</w:t>
            </w:r>
            <w:proofErr w:type="spellEnd"/>
            <w:r w:rsidRPr="00E1453A">
              <w:t xml:space="preserve"> </w:t>
            </w:r>
            <w:proofErr w:type="spellStart"/>
            <w:r w:rsidRPr="00E1453A">
              <w:t>từng</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mà</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đã</w:t>
            </w:r>
            <w:proofErr w:type="spellEnd"/>
            <w:r w:rsidRPr="00E1453A">
              <w:t xml:space="preserve"> </w:t>
            </w:r>
            <w:proofErr w:type="spellStart"/>
            <w:r w:rsidRPr="00E1453A">
              <w:t>làm</w:t>
            </w:r>
            <w:proofErr w:type="spellEnd"/>
            <w:r w:rsidRPr="00E1453A">
              <w:t xml:space="preserve">. </w:t>
            </w:r>
            <w:proofErr w:type="spellStart"/>
            <w:r w:rsidRPr="00E1453A">
              <w:t>Mỗi</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có</w:t>
            </w:r>
            <w:proofErr w:type="spellEnd"/>
            <w:r w:rsidRPr="00E1453A">
              <w:t xml:space="preserve"> </w:t>
            </w:r>
            <w:proofErr w:type="spellStart"/>
            <w:r w:rsidRPr="00E1453A">
              <w:t>một</w:t>
            </w:r>
            <w:proofErr w:type="spellEnd"/>
            <w:r w:rsidRPr="00E1453A">
              <w:t xml:space="preserve"> </w:t>
            </w:r>
            <w:proofErr w:type="spellStart"/>
            <w:r w:rsidRPr="00E1453A">
              <w:t>problem_id</w:t>
            </w:r>
            <w:proofErr w:type="spellEnd"/>
            <w:r w:rsidRPr="00E1453A">
              <w:t xml:space="preserve"> </w:t>
            </w:r>
            <w:proofErr w:type="spellStart"/>
            <w:r w:rsidRPr="00E1453A">
              <w:t>duy</w:t>
            </w:r>
            <w:proofErr w:type="spellEnd"/>
            <w:r w:rsidRPr="00E1453A">
              <w:t xml:space="preserve"> </w:t>
            </w:r>
            <w:proofErr w:type="spellStart"/>
            <w:r w:rsidRPr="00E1453A">
              <w:t>nhất</w:t>
            </w:r>
            <w:proofErr w:type="spellEnd"/>
            <w:r w:rsidRPr="00E1453A">
              <w:t xml:space="preserve">, </w:t>
            </w:r>
            <w:proofErr w:type="spellStart"/>
            <w:r w:rsidRPr="00E1453A">
              <w:t>cho</w:t>
            </w:r>
            <w:proofErr w:type="spellEnd"/>
            <w:r w:rsidRPr="00E1453A">
              <w:t xml:space="preserve"> </w:t>
            </w:r>
            <w:proofErr w:type="spellStart"/>
            <w:r w:rsidRPr="00E1453A">
              <w:t>phép</w:t>
            </w:r>
            <w:proofErr w:type="spellEnd"/>
            <w:r w:rsidRPr="00E1453A">
              <w:t xml:space="preserve"> </w:t>
            </w:r>
            <w:proofErr w:type="spellStart"/>
            <w:r w:rsidRPr="00E1453A">
              <w:t>phân</w:t>
            </w:r>
            <w:proofErr w:type="spellEnd"/>
            <w:r w:rsidRPr="00E1453A">
              <w:t xml:space="preserve"> </w:t>
            </w:r>
            <w:proofErr w:type="spellStart"/>
            <w:r w:rsidRPr="00E1453A">
              <w:t>loại</w:t>
            </w:r>
            <w:proofErr w:type="spellEnd"/>
            <w:r w:rsidRPr="00E1453A">
              <w:t xml:space="preserve"> </w:t>
            </w:r>
            <w:proofErr w:type="spellStart"/>
            <w:r w:rsidRPr="00E1453A">
              <w:t>các</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theo</w:t>
            </w:r>
            <w:proofErr w:type="spellEnd"/>
            <w:r w:rsidRPr="00E1453A">
              <w:t xml:space="preserve"> </w:t>
            </w:r>
            <w:proofErr w:type="spellStart"/>
            <w:r w:rsidRPr="00E1453A">
              <w:t>từng</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cụ</w:t>
            </w:r>
            <w:proofErr w:type="spellEnd"/>
            <w:r w:rsidRPr="00E1453A">
              <w:t xml:space="preserve"> </w:t>
            </w:r>
            <w:proofErr w:type="spellStart"/>
            <w:r w:rsidRPr="00E1453A">
              <w:t>thể</w:t>
            </w:r>
            <w:proofErr w:type="spellEnd"/>
            <w:r w:rsidRPr="00E1453A">
              <w:t xml:space="preserve">. Trường </w:t>
            </w:r>
            <w:proofErr w:type="spellStart"/>
            <w:r w:rsidRPr="00E1453A">
              <w:t>này</w:t>
            </w:r>
            <w:proofErr w:type="spellEnd"/>
            <w:r w:rsidRPr="00E1453A">
              <w:t xml:space="preserve"> </w:t>
            </w:r>
            <w:proofErr w:type="spellStart"/>
            <w:r w:rsidRPr="00E1453A">
              <w:t>hữu</w:t>
            </w:r>
            <w:proofErr w:type="spellEnd"/>
            <w:r w:rsidRPr="00E1453A">
              <w:t xml:space="preserve"> </w:t>
            </w:r>
            <w:proofErr w:type="spellStart"/>
            <w:r w:rsidRPr="00E1453A">
              <w:t>ích</w:t>
            </w:r>
            <w:proofErr w:type="spellEnd"/>
            <w:r w:rsidRPr="00E1453A">
              <w:t xml:space="preserve"> </w:t>
            </w:r>
            <w:proofErr w:type="spellStart"/>
            <w:r w:rsidRPr="00E1453A">
              <w:t>trong</w:t>
            </w:r>
            <w:proofErr w:type="spellEnd"/>
            <w:r w:rsidRPr="00E1453A">
              <w:t xml:space="preserve"> </w:t>
            </w:r>
            <w:proofErr w:type="spellStart"/>
            <w:r w:rsidRPr="00E1453A">
              <w:t>việc</w:t>
            </w:r>
            <w:proofErr w:type="spellEnd"/>
            <w:r w:rsidRPr="00E1453A">
              <w:t xml:space="preserve"> </w:t>
            </w:r>
            <w:proofErr w:type="spellStart"/>
            <w:r w:rsidRPr="00E1453A">
              <w:t>phân</w:t>
            </w:r>
            <w:proofErr w:type="spellEnd"/>
            <w:r w:rsidRPr="00E1453A">
              <w:t xml:space="preserve"> </w:t>
            </w:r>
            <w:proofErr w:type="spellStart"/>
            <w:r w:rsidRPr="00E1453A">
              <w:t>tích</w:t>
            </w:r>
            <w:proofErr w:type="spellEnd"/>
            <w:r w:rsidRPr="00E1453A">
              <w:t xml:space="preserve"> </w:t>
            </w:r>
            <w:proofErr w:type="spellStart"/>
            <w:r w:rsidRPr="00E1453A">
              <w:t>mức</w:t>
            </w:r>
            <w:proofErr w:type="spellEnd"/>
            <w:r w:rsidRPr="00E1453A">
              <w:t xml:space="preserve"> </w:t>
            </w:r>
            <w:proofErr w:type="spellStart"/>
            <w:r w:rsidRPr="00E1453A">
              <w:t>độ</w:t>
            </w:r>
            <w:proofErr w:type="spellEnd"/>
            <w:r w:rsidRPr="00E1453A">
              <w:t xml:space="preserve"> </w:t>
            </w:r>
            <w:proofErr w:type="spellStart"/>
            <w:r w:rsidRPr="00E1453A">
              <w:t>khó</w:t>
            </w:r>
            <w:proofErr w:type="spellEnd"/>
            <w:r w:rsidRPr="00E1453A">
              <w:t xml:space="preserve"> </w:t>
            </w:r>
            <w:proofErr w:type="spellStart"/>
            <w:r w:rsidRPr="00E1453A">
              <w:t>của</w:t>
            </w:r>
            <w:proofErr w:type="spellEnd"/>
            <w:r w:rsidRPr="00E1453A">
              <w:t xml:space="preserve"> </w:t>
            </w:r>
            <w:proofErr w:type="spellStart"/>
            <w:r w:rsidRPr="00E1453A">
              <w:t>các</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và</w:t>
            </w:r>
            <w:proofErr w:type="spellEnd"/>
            <w:r w:rsidRPr="00E1453A">
              <w:t xml:space="preserve"> xu </w:t>
            </w:r>
            <w:proofErr w:type="spellStart"/>
            <w:r w:rsidRPr="00E1453A">
              <w:t>hướng</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theo</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16EAD" w14:textId="77777777" w:rsidR="00E1453A" w:rsidRPr="00E1453A" w:rsidRDefault="00E1453A" w:rsidP="00E40B91">
            <w:pPr>
              <w:spacing w:after="0" w:line="360" w:lineRule="auto"/>
              <w:ind w:left="0" w:right="-108"/>
            </w:pPr>
            <w:r w:rsidRPr="00E1453A">
              <w:t>string</w:t>
            </w:r>
          </w:p>
        </w:tc>
      </w:tr>
      <w:tr w:rsidR="00E1453A" w:rsidRPr="00E1453A" w14:paraId="1ABC2571"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8E740" w14:textId="77777777" w:rsidR="00E1453A" w:rsidRPr="00E1453A" w:rsidRDefault="00E1453A" w:rsidP="00E40B91">
            <w:pPr>
              <w:spacing w:after="0" w:line="360" w:lineRule="auto"/>
              <w:ind w:left="0" w:right="-108"/>
            </w:pPr>
            <w:proofErr w:type="spellStart"/>
            <w:r w:rsidRPr="00E1453A">
              <w:t>user_id</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7245" w14:textId="77777777" w:rsidR="00E1453A" w:rsidRPr="00E1453A" w:rsidRDefault="00E1453A" w:rsidP="00E40B91">
            <w:pPr>
              <w:spacing w:after="0" w:line="360" w:lineRule="auto"/>
              <w:ind w:left="0" w:right="-108"/>
            </w:pPr>
            <w:proofErr w:type="spellStart"/>
            <w:r w:rsidRPr="00E1453A">
              <w:t>Mã</w:t>
            </w:r>
            <w:proofErr w:type="spellEnd"/>
            <w:r w:rsidRPr="00E1453A">
              <w:t xml:space="preserve"> </w:t>
            </w:r>
            <w:proofErr w:type="spellStart"/>
            <w:r w:rsidRPr="00E1453A">
              <w:t>định</w:t>
            </w:r>
            <w:proofErr w:type="spellEnd"/>
            <w:r w:rsidRPr="00E1453A">
              <w:t xml:space="preserve"> </w:t>
            </w:r>
            <w:proofErr w:type="spellStart"/>
            <w:r w:rsidRPr="00E1453A">
              <w:t>danh</w:t>
            </w:r>
            <w:proofErr w:type="spellEnd"/>
            <w:r w:rsidRPr="00E1453A">
              <w:t xml:space="preserve"> </w:t>
            </w:r>
            <w:proofErr w:type="spellStart"/>
            <w:r w:rsidRPr="00E1453A">
              <w:t>duy</w:t>
            </w:r>
            <w:proofErr w:type="spellEnd"/>
            <w:r w:rsidRPr="00E1453A">
              <w:t xml:space="preserve"> </w:t>
            </w:r>
            <w:proofErr w:type="spellStart"/>
            <w:r w:rsidRPr="00E1453A">
              <w:t>nhất</w:t>
            </w:r>
            <w:proofErr w:type="spellEnd"/>
            <w:r w:rsidRPr="00E1453A">
              <w:t xml:space="preserve"> </w:t>
            </w:r>
            <w:proofErr w:type="spellStart"/>
            <w:r w:rsidRPr="00E1453A">
              <w:t>cho</w:t>
            </w:r>
            <w:proofErr w:type="spellEnd"/>
            <w:r w:rsidRPr="00E1453A">
              <w:t xml:space="preserve"> </w:t>
            </w:r>
            <w:proofErr w:type="spellStart"/>
            <w:r w:rsidRPr="00E1453A">
              <w:t>mỗi</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Trường </w:t>
            </w:r>
            <w:proofErr w:type="spellStart"/>
            <w:r w:rsidRPr="00E1453A">
              <w:t>này</w:t>
            </w:r>
            <w:proofErr w:type="spellEnd"/>
            <w:r w:rsidRPr="00E1453A">
              <w:t xml:space="preserve"> </w:t>
            </w:r>
            <w:proofErr w:type="spellStart"/>
            <w:r w:rsidRPr="00E1453A">
              <w:t>giúp</w:t>
            </w:r>
            <w:proofErr w:type="spellEnd"/>
            <w:r w:rsidRPr="00E1453A">
              <w:t xml:space="preserve"> </w:t>
            </w:r>
            <w:proofErr w:type="spellStart"/>
            <w:r w:rsidRPr="00E1453A">
              <w:t>xác</w:t>
            </w:r>
            <w:proofErr w:type="spellEnd"/>
            <w:r w:rsidRPr="00E1453A">
              <w:t xml:space="preserve"> </w:t>
            </w:r>
            <w:proofErr w:type="spellStart"/>
            <w:r w:rsidRPr="00E1453A">
              <w:t>định</w:t>
            </w:r>
            <w:proofErr w:type="spellEnd"/>
            <w:r w:rsidRPr="00E1453A">
              <w:t xml:space="preserve"> </w:t>
            </w:r>
            <w:proofErr w:type="spellStart"/>
            <w:r w:rsidRPr="00E1453A">
              <w:t>người</w:t>
            </w:r>
            <w:proofErr w:type="spellEnd"/>
            <w:r w:rsidRPr="00E1453A">
              <w:t xml:space="preserve"> </w:t>
            </w:r>
            <w:proofErr w:type="spellStart"/>
            <w:r w:rsidRPr="00E1453A">
              <w:t>nào</w:t>
            </w:r>
            <w:proofErr w:type="spellEnd"/>
            <w:r w:rsidRPr="00E1453A">
              <w:t xml:space="preserve"> </w:t>
            </w:r>
            <w:proofErr w:type="spellStart"/>
            <w:r w:rsidRPr="00E1453A">
              <w:t>đã</w:t>
            </w:r>
            <w:proofErr w:type="spellEnd"/>
            <w:r w:rsidRPr="00E1453A">
              <w:t xml:space="preserve"> </w:t>
            </w:r>
            <w:proofErr w:type="spellStart"/>
            <w:r w:rsidRPr="00E1453A">
              <w:t>thực</w:t>
            </w:r>
            <w:proofErr w:type="spellEnd"/>
            <w:r w:rsidRPr="00E1453A">
              <w:t xml:space="preserve"> </w:t>
            </w:r>
            <w:proofErr w:type="spellStart"/>
            <w:r w:rsidRPr="00E1453A">
              <w:t>hiện</w:t>
            </w:r>
            <w:proofErr w:type="spellEnd"/>
            <w:r w:rsidRPr="00E1453A">
              <w:t xml:space="preserve"> </w:t>
            </w:r>
            <w:proofErr w:type="spellStart"/>
            <w:r w:rsidRPr="00E1453A">
              <w:t>từng</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từ</w:t>
            </w:r>
            <w:proofErr w:type="spellEnd"/>
            <w:r w:rsidRPr="00E1453A">
              <w:t xml:space="preserve"> </w:t>
            </w:r>
            <w:proofErr w:type="spellStart"/>
            <w:r w:rsidRPr="00E1453A">
              <w:t>đó</w:t>
            </w:r>
            <w:proofErr w:type="spellEnd"/>
            <w:r w:rsidRPr="00E1453A">
              <w:t xml:space="preserve"> </w:t>
            </w:r>
            <w:proofErr w:type="spellStart"/>
            <w:r w:rsidRPr="00E1453A">
              <w:t>hỗ</w:t>
            </w:r>
            <w:proofErr w:type="spellEnd"/>
            <w:r w:rsidRPr="00E1453A">
              <w:t xml:space="preserve"> </w:t>
            </w:r>
            <w:proofErr w:type="spellStart"/>
            <w:r w:rsidRPr="00E1453A">
              <w:t>trợ</w:t>
            </w:r>
            <w:proofErr w:type="spellEnd"/>
            <w:r w:rsidRPr="00E1453A">
              <w:t xml:space="preserve"> </w:t>
            </w:r>
            <w:proofErr w:type="spellStart"/>
            <w:r w:rsidRPr="00E1453A">
              <w:t>việc</w:t>
            </w:r>
            <w:proofErr w:type="spellEnd"/>
            <w:r w:rsidRPr="00E1453A">
              <w:t xml:space="preserve"> </w:t>
            </w:r>
            <w:proofErr w:type="spellStart"/>
            <w:r w:rsidRPr="00E1453A">
              <w:t>theo</w:t>
            </w:r>
            <w:proofErr w:type="spellEnd"/>
            <w:r w:rsidRPr="00E1453A">
              <w:t xml:space="preserve"> </w:t>
            </w:r>
            <w:proofErr w:type="spellStart"/>
            <w:r w:rsidRPr="00E1453A">
              <w:t>dõi</w:t>
            </w:r>
            <w:proofErr w:type="spellEnd"/>
            <w:r w:rsidRPr="00E1453A">
              <w:t xml:space="preserve"> </w:t>
            </w:r>
            <w:proofErr w:type="spellStart"/>
            <w:r w:rsidRPr="00E1453A">
              <w:t>hoạt</w:t>
            </w:r>
            <w:proofErr w:type="spellEnd"/>
            <w:r w:rsidRPr="00E1453A">
              <w:t xml:space="preserve"> </w:t>
            </w:r>
            <w:proofErr w:type="spellStart"/>
            <w:r w:rsidRPr="00E1453A">
              <w:t>động</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phân</w:t>
            </w:r>
            <w:proofErr w:type="spellEnd"/>
            <w:r w:rsidRPr="00E1453A">
              <w:t xml:space="preserve"> </w:t>
            </w:r>
            <w:proofErr w:type="spellStart"/>
            <w:r w:rsidRPr="00E1453A">
              <w:t>tích</w:t>
            </w:r>
            <w:proofErr w:type="spellEnd"/>
            <w:r w:rsidRPr="00E1453A">
              <w:t xml:space="preserve"> </w:t>
            </w:r>
            <w:proofErr w:type="spellStart"/>
            <w:r w:rsidRPr="00E1453A">
              <w:t>hiệu</w:t>
            </w:r>
            <w:proofErr w:type="spellEnd"/>
            <w:r w:rsidRPr="00E1453A">
              <w:t xml:space="preserve"> </w:t>
            </w:r>
            <w:proofErr w:type="spellStart"/>
            <w:r w:rsidRPr="00E1453A">
              <w:t>suất</w:t>
            </w:r>
            <w:proofErr w:type="spellEnd"/>
            <w:r w:rsidRPr="00E1453A">
              <w:t xml:space="preserve"> </w:t>
            </w:r>
            <w:proofErr w:type="spellStart"/>
            <w:r w:rsidRPr="00E1453A">
              <w:t>của</w:t>
            </w:r>
            <w:proofErr w:type="spellEnd"/>
            <w:r w:rsidRPr="00E1453A">
              <w:t xml:space="preserve"> </w:t>
            </w:r>
            <w:proofErr w:type="spellStart"/>
            <w:r w:rsidRPr="00E1453A">
              <w:t>từng</w:t>
            </w:r>
            <w:proofErr w:type="spellEnd"/>
            <w:r w:rsidRPr="00E1453A">
              <w:t xml:space="preserve"> </w:t>
            </w:r>
            <w:proofErr w:type="spellStart"/>
            <w:r w:rsidRPr="00E1453A">
              <w:t>người</w:t>
            </w:r>
            <w:proofErr w:type="spellEnd"/>
            <w:r w:rsidRPr="00E1453A">
              <w:t xml:space="preserve">, </w:t>
            </w:r>
            <w:proofErr w:type="spellStart"/>
            <w:r w:rsidRPr="00E1453A">
              <w:t>và</w:t>
            </w:r>
            <w:proofErr w:type="spellEnd"/>
            <w:r w:rsidRPr="00E1453A">
              <w:t xml:space="preserve"> </w:t>
            </w:r>
            <w:proofErr w:type="spellStart"/>
            <w:r w:rsidRPr="00E1453A">
              <w:t>xác</w:t>
            </w:r>
            <w:proofErr w:type="spellEnd"/>
            <w:r w:rsidRPr="00E1453A">
              <w:t xml:space="preserve"> </w:t>
            </w:r>
            <w:proofErr w:type="spellStart"/>
            <w:r w:rsidRPr="00E1453A">
              <w:t>định</w:t>
            </w:r>
            <w:proofErr w:type="spellEnd"/>
            <w:r w:rsidRPr="00E1453A">
              <w:t xml:space="preserve"> </w:t>
            </w:r>
            <w:proofErr w:type="spellStart"/>
            <w:r w:rsidRPr="00E1453A">
              <w:t>các</w:t>
            </w:r>
            <w:proofErr w:type="spellEnd"/>
            <w:r w:rsidRPr="00E1453A">
              <w:t xml:space="preserve"> </w:t>
            </w:r>
            <w:proofErr w:type="spellStart"/>
            <w:r w:rsidRPr="00E1453A">
              <w:t>mẫu</w:t>
            </w:r>
            <w:proofErr w:type="spellEnd"/>
            <w:r w:rsidRPr="00E1453A">
              <w:t xml:space="preserve"> </w:t>
            </w:r>
            <w:proofErr w:type="spellStart"/>
            <w:r w:rsidRPr="00E1453A">
              <w:t>hành</w:t>
            </w:r>
            <w:proofErr w:type="spellEnd"/>
            <w:r w:rsidRPr="00E1453A">
              <w:t xml:space="preserve"> vi </w:t>
            </w:r>
            <w:proofErr w:type="spellStart"/>
            <w:r w:rsidRPr="00E1453A">
              <w:t>trong</w:t>
            </w:r>
            <w:proofErr w:type="spellEnd"/>
            <w:r w:rsidRPr="00E1453A">
              <w:t xml:space="preserve"> </w:t>
            </w:r>
            <w:proofErr w:type="spellStart"/>
            <w:r w:rsidRPr="00E1453A">
              <w:t>việc</w:t>
            </w:r>
            <w:proofErr w:type="spellEnd"/>
            <w:r w:rsidRPr="00E1453A">
              <w:t xml:space="preserve"> </w:t>
            </w:r>
            <w:proofErr w:type="spellStart"/>
            <w:r w:rsidRPr="00E1453A">
              <w:t>làm</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89D2" w14:textId="77777777" w:rsidR="00E1453A" w:rsidRPr="00E1453A" w:rsidRDefault="00E1453A" w:rsidP="00E40B91">
            <w:pPr>
              <w:spacing w:after="0" w:line="360" w:lineRule="auto"/>
              <w:ind w:left="0" w:right="-108"/>
            </w:pPr>
            <w:r w:rsidRPr="00E1453A">
              <w:t>string</w:t>
            </w:r>
          </w:p>
        </w:tc>
      </w:tr>
      <w:tr w:rsidR="00E1453A" w:rsidRPr="00E1453A" w14:paraId="1FD2271F"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525F6" w14:textId="77777777" w:rsidR="00E1453A" w:rsidRPr="00E1453A" w:rsidRDefault="00E1453A" w:rsidP="00E40B91">
            <w:pPr>
              <w:spacing w:after="0" w:line="360" w:lineRule="auto"/>
              <w:ind w:left="0" w:right="-108"/>
            </w:pPr>
            <w:proofErr w:type="spellStart"/>
            <w:r w:rsidRPr="00E1453A">
              <w:t>is_correct</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E13E6" w14:textId="77777777" w:rsidR="00E1453A" w:rsidRPr="00E1453A" w:rsidRDefault="00E1453A" w:rsidP="00E40B91">
            <w:pPr>
              <w:spacing w:after="0" w:line="360" w:lineRule="auto"/>
              <w:ind w:left="0" w:right="-108"/>
            </w:pPr>
            <w:proofErr w:type="spellStart"/>
            <w:r w:rsidRPr="00E1453A">
              <w:t>Cột</w:t>
            </w:r>
            <w:proofErr w:type="spellEnd"/>
            <w:r w:rsidRPr="00E1453A">
              <w:t xml:space="preserve"> </w:t>
            </w:r>
            <w:proofErr w:type="spellStart"/>
            <w:r w:rsidRPr="00E1453A">
              <w:t>boolean</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có</w:t>
            </w:r>
            <w:proofErr w:type="spellEnd"/>
            <w:r w:rsidRPr="00E1453A">
              <w:t xml:space="preserve"> </w:t>
            </w:r>
            <w:proofErr w:type="spellStart"/>
            <w:r w:rsidRPr="00E1453A">
              <w:t>giá</w:t>
            </w:r>
            <w:proofErr w:type="spellEnd"/>
            <w:r w:rsidRPr="00E1453A">
              <w:t xml:space="preserve"> </w:t>
            </w:r>
            <w:proofErr w:type="spellStart"/>
            <w:r w:rsidRPr="00E1453A">
              <w:t>trị</w:t>
            </w:r>
            <w:proofErr w:type="spellEnd"/>
            <w:r w:rsidRPr="00E1453A">
              <w:t xml:space="preserve"> 0 </w:t>
            </w:r>
            <w:proofErr w:type="spellStart"/>
            <w:r w:rsidRPr="00E1453A">
              <w:t>hoặc</w:t>
            </w:r>
            <w:proofErr w:type="spellEnd"/>
            <w:r w:rsidRPr="00E1453A">
              <w:t xml:space="preserve"> 1) </w:t>
            </w:r>
            <w:proofErr w:type="spellStart"/>
            <w:r w:rsidRPr="00E1453A">
              <w:t>cho</w:t>
            </w:r>
            <w:proofErr w:type="spellEnd"/>
            <w:r w:rsidRPr="00E1453A">
              <w:t xml:space="preserve"> </w:t>
            </w:r>
            <w:proofErr w:type="spellStart"/>
            <w:r w:rsidRPr="00E1453A">
              <w:t>biết</w:t>
            </w:r>
            <w:proofErr w:type="spellEnd"/>
            <w:r w:rsidRPr="00E1453A">
              <w:t xml:space="preserve"> </w:t>
            </w:r>
            <w:proofErr w:type="spellStart"/>
            <w:r w:rsidRPr="00E1453A">
              <w:t>kết</w:t>
            </w:r>
            <w:proofErr w:type="spellEnd"/>
            <w:r w:rsidRPr="00E1453A">
              <w:t xml:space="preserve"> </w:t>
            </w:r>
            <w:proofErr w:type="spellStart"/>
            <w:r w:rsidRPr="00E1453A">
              <w:t>quả</w:t>
            </w:r>
            <w:proofErr w:type="spellEnd"/>
            <w:r w:rsidRPr="00E1453A">
              <w:t xml:space="preserve"> </w:t>
            </w:r>
            <w:proofErr w:type="spellStart"/>
            <w:r w:rsidRPr="00E1453A">
              <w:t>của</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có</w:t>
            </w:r>
            <w:proofErr w:type="spellEnd"/>
            <w:r w:rsidRPr="00E1453A">
              <w:t xml:space="preserve"> </w:t>
            </w:r>
            <w:proofErr w:type="spellStart"/>
            <w:r w:rsidRPr="00E1453A">
              <w:t>đúng</w:t>
            </w:r>
            <w:proofErr w:type="spellEnd"/>
            <w:r w:rsidRPr="00E1453A">
              <w:t xml:space="preserve"> hay </w:t>
            </w:r>
            <w:proofErr w:type="spellStart"/>
            <w:r w:rsidRPr="00E1453A">
              <w:t>không</w:t>
            </w:r>
            <w:proofErr w:type="spellEnd"/>
            <w:r w:rsidRPr="00E1453A">
              <w:t xml:space="preserve">. </w:t>
            </w:r>
            <w:proofErr w:type="spellStart"/>
            <w:r w:rsidRPr="00E1453A">
              <w:t>Giá</w:t>
            </w:r>
            <w:proofErr w:type="spellEnd"/>
            <w:r w:rsidRPr="00E1453A">
              <w:t xml:space="preserve"> </w:t>
            </w:r>
            <w:proofErr w:type="spellStart"/>
            <w:r w:rsidRPr="00E1453A">
              <w:t>trị</w:t>
            </w:r>
            <w:proofErr w:type="spellEnd"/>
            <w:r w:rsidRPr="00E1453A">
              <w:t xml:space="preserve"> "1" </w:t>
            </w:r>
            <w:proofErr w:type="spellStart"/>
            <w:r w:rsidRPr="00E1453A">
              <w:t>cho</w:t>
            </w:r>
            <w:proofErr w:type="spellEnd"/>
            <w:r w:rsidRPr="00E1453A">
              <w:t xml:space="preserve"> </w:t>
            </w:r>
            <w:proofErr w:type="spellStart"/>
            <w:r w:rsidRPr="00E1453A">
              <w:t>biết</w:t>
            </w:r>
            <w:proofErr w:type="spellEnd"/>
            <w:r w:rsidRPr="00E1453A">
              <w:t xml:space="preserve"> </w:t>
            </w:r>
            <w:proofErr w:type="spellStart"/>
            <w:r w:rsidRPr="00E1453A">
              <w:t>bài</w:t>
            </w:r>
            <w:proofErr w:type="spellEnd"/>
            <w:r w:rsidRPr="00E1453A">
              <w:t xml:space="preserve"> </w:t>
            </w:r>
            <w:proofErr w:type="spellStart"/>
            <w:r w:rsidRPr="00E1453A">
              <w:t>làm</w:t>
            </w:r>
            <w:proofErr w:type="spellEnd"/>
            <w:r w:rsidRPr="00E1453A">
              <w:t xml:space="preserve"> </w:t>
            </w:r>
            <w:proofErr w:type="spellStart"/>
            <w:r w:rsidRPr="00E1453A">
              <w:t>đúng</w:t>
            </w:r>
            <w:proofErr w:type="spellEnd"/>
            <w:r w:rsidRPr="00E1453A">
              <w:t xml:space="preserve">, </w:t>
            </w:r>
            <w:proofErr w:type="spellStart"/>
            <w:r w:rsidRPr="00E1453A">
              <w:t>trong</w:t>
            </w:r>
            <w:proofErr w:type="spellEnd"/>
            <w:r w:rsidRPr="00E1453A">
              <w:t xml:space="preserve"> </w:t>
            </w:r>
            <w:proofErr w:type="spellStart"/>
            <w:r w:rsidRPr="00E1453A">
              <w:t>khi</w:t>
            </w:r>
            <w:proofErr w:type="spellEnd"/>
            <w:r w:rsidRPr="00E1453A">
              <w:t xml:space="preserve"> "0" </w:t>
            </w:r>
            <w:proofErr w:type="spellStart"/>
            <w:r w:rsidRPr="00E1453A">
              <w:t>là</w:t>
            </w:r>
            <w:proofErr w:type="spellEnd"/>
            <w:r w:rsidRPr="00E1453A">
              <w:t xml:space="preserve"> </w:t>
            </w:r>
            <w:proofErr w:type="spellStart"/>
            <w:r w:rsidRPr="00E1453A">
              <w:t>bài</w:t>
            </w:r>
            <w:proofErr w:type="spellEnd"/>
            <w:r w:rsidRPr="00E1453A">
              <w:t xml:space="preserve"> </w:t>
            </w:r>
            <w:proofErr w:type="spellStart"/>
            <w:r w:rsidRPr="00E1453A">
              <w:t>làm</w:t>
            </w:r>
            <w:proofErr w:type="spellEnd"/>
            <w:r w:rsidRPr="00E1453A">
              <w:t xml:space="preserve"> </w:t>
            </w:r>
            <w:proofErr w:type="spellStart"/>
            <w:r w:rsidRPr="00E1453A">
              <w:t>sai</w:t>
            </w:r>
            <w:proofErr w:type="spellEnd"/>
            <w:r w:rsidRPr="00E1453A">
              <w:t xml:space="preserve">. Trường </w:t>
            </w:r>
            <w:proofErr w:type="spellStart"/>
            <w:r w:rsidRPr="00E1453A">
              <w:t>này</w:t>
            </w:r>
            <w:proofErr w:type="spellEnd"/>
            <w:r w:rsidRPr="00E1453A">
              <w:t xml:space="preserve"> </w:t>
            </w:r>
            <w:proofErr w:type="spellStart"/>
            <w:r w:rsidRPr="00E1453A">
              <w:t>cho</w:t>
            </w:r>
            <w:proofErr w:type="spellEnd"/>
            <w:r w:rsidRPr="00E1453A">
              <w:t xml:space="preserve"> </w:t>
            </w:r>
            <w:proofErr w:type="spellStart"/>
            <w:r w:rsidRPr="00E1453A">
              <w:t>phép</w:t>
            </w:r>
            <w:proofErr w:type="spellEnd"/>
            <w:r w:rsidRPr="00E1453A">
              <w:t xml:space="preserve"> </w:t>
            </w:r>
            <w:proofErr w:type="spellStart"/>
            <w:r w:rsidRPr="00E1453A">
              <w:t>phân</w:t>
            </w:r>
            <w:proofErr w:type="spellEnd"/>
            <w:r w:rsidRPr="00E1453A">
              <w:t xml:space="preserve"> </w:t>
            </w:r>
            <w:proofErr w:type="spellStart"/>
            <w:r w:rsidRPr="00E1453A">
              <w:t>tích</w:t>
            </w:r>
            <w:proofErr w:type="spellEnd"/>
            <w:r w:rsidRPr="00E1453A">
              <w:t xml:space="preserve"> </w:t>
            </w:r>
            <w:proofErr w:type="spellStart"/>
            <w:r w:rsidRPr="00E1453A">
              <w:t>tỷ</w:t>
            </w:r>
            <w:proofErr w:type="spellEnd"/>
            <w:r w:rsidRPr="00E1453A">
              <w:t xml:space="preserve"> </w:t>
            </w:r>
            <w:proofErr w:type="spellStart"/>
            <w:r w:rsidRPr="00E1453A">
              <w:t>lệ</w:t>
            </w:r>
            <w:proofErr w:type="spellEnd"/>
            <w:r w:rsidRPr="00E1453A">
              <w:t xml:space="preserve"> </w:t>
            </w:r>
            <w:proofErr w:type="spellStart"/>
            <w:r w:rsidRPr="00E1453A">
              <w:t>chính</w:t>
            </w:r>
            <w:proofErr w:type="spellEnd"/>
            <w:r w:rsidRPr="00E1453A">
              <w:t xml:space="preserve"> </w:t>
            </w:r>
            <w:proofErr w:type="spellStart"/>
            <w:r w:rsidRPr="00E1453A">
              <w:t>xác</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hoặc</w:t>
            </w:r>
            <w:proofErr w:type="spellEnd"/>
            <w:r w:rsidRPr="00E1453A">
              <w:t xml:space="preserve"> </w:t>
            </w:r>
            <w:proofErr w:type="spellStart"/>
            <w:r w:rsidRPr="00E1453A">
              <w:t>của</w:t>
            </w:r>
            <w:proofErr w:type="spellEnd"/>
            <w:r w:rsidRPr="00E1453A">
              <w:t xml:space="preserve"> </w:t>
            </w:r>
            <w:proofErr w:type="spellStart"/>
            <w:r w:rsidRPr="00E1453A">
              <w:t>từng</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E4DF9" w14:textId="77777777" w:rsidR="00E1453A" w:rsidRPr="00E1453A" w:rsidRDefault="00E1453A" w:rsidP="00E40B91">
            <w:pPr>
              <w:spacing w:after="0" w:line="360" w:lineRule="auto"/>
              <w:ind w:left="0" w:right="-108"/>
            </w:pPr>
            <w:r w:rsidRPr="00E1453A">
              <w:t>int</w:t>
            </w:r>
          </w:p>
        </w:tc>
      </w:tr>
      <w:tr w:rsidR="00E1453A" w:rsidRPr="00E1453A" w14:paraId="28A19B91"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385AF" w14:textId="77777777" w:rsidR="00E1453A" w:rsidRPr="00E1453A" w:rsidRDefault="00E1453A" w:rsidP="00E40B91">
            <w:pPr>
              <w:spacing w:after="0" w:line="360" w:lineRule="auto"/>
              <w:ind w:left="0" w:right="-108"/>
            </w:pPr>
            <w:r w:rsidRPr="00E1453A">
              <w:t>attempts</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77F8" w14:textId="77777777" w:rsidR="00E1453A" w:rsidRPr="00E1453A" w:rsidRDefault="00E1453A" w:rsidP="00E40B91">
            <w:pPr>
              <w:spacing w:after="0" w:line="360" w:lineRule="auto"/>
              <w:ind w:left="0" w:right="-108"/>
            </w:pPr>
            <w:proofErr w:type="spellStart"/>
            <w:r w:rsidRPr="00E1453A">
              <w:t>Số</w:t>
            </w:r>
            <w:proofErr w:type="spellEnd"/>
            <w:r w:rsidRPr="00E1453A">
              <w:t xml:space="preserve"> </w:t>
            </w:r>
            <w:proofErr w:type="spellStart"/>
            <w:r w:rsidRPr="00E1453A">
              <w:t>lần</w:t>
            </w:r>
            <w:proofErr w:type="spellEnd"/>
            <w:r w:rsidRPr="00E1453A">
              <w:t xml:space="preserve"> </w:t>
            </w:r>
            <w:proofErr w:type="spellStart"/>
            <w:r w:rsidRPr="00E1453A">
              <w:t>thử</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cho</w:t>
            </w:r>
            <w:proofErr w:type="spellEnd"/>
            <w:r w:rsidRPr="00E1453A">
              <w:t xml:space="preserve"> </w:t>
            </w:r>
            <w:proofErr w:type="spellStart"/>
            <w:r w:rsidRPr="00E1453A">
              <w:t>một</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cụ</w:t>
            </w:r>
            <w:proofErr w:type="spellEnd"/>
            <w:r w:rsidRPr="00E1453A">
              <w:t xml:space="preserve"> </w:t>
            </w:r>
            <w:proofErr w:type="spellStart"/>
            <w:r w:rsidRPr="00E1453A">
              <w:t>thể</w:t>
            </w:r>
            <w:proofErr w:type="spellEnd"/>
            <w:r w:rsidRPr="00E1453A">
              <w:t xml:space="preserve">. Trường </w:t>
            </w:r>
            <w:proofErr w:type="spellStart"/>
            <w:r w:rsidRPr="00E1453A">
              <w:t>này</w:t>
            </w:r>
            <w:proofErr w:type="spellEnd"/>
            <w:r w:rsidRPr="00E1453A">
              <w:t xml:space="preserve"> </w:t>
            </w:r>
            <w:proofErr w:type="spellStart"/>
            <w:r w:rsidRPr="00E1453A">
              <w:t>giúp</w:t>
            </w:r>
            <w:proofErr w:type="spellEnd"/>
            <w:r w:rsidRPr="00E1453A">
              <w:t xml:space="preserve"> </w:t>
            </w:r>
            <w:proofErr w:type="spellStart"/>
            <w:r w:rsidRPr="00E1453A">
              <w:t>xác</w:t>
            </w:r>
            <w:proofErr w:type="spellEnd"/>
            <w:r w:rsidRPr="00E1453A">
              <w:t xml:space="preserve"> </w:t>
            </w:r>
            <w:proofErr w:type="spellStart"/>
            <w:r w:rsidRPr="00E1453A">
              <w:t>định</w:t>
            </w:r>
            <w:proofErr w:type="spellEnd"/>
            <w:r w:rsidRPr="00E1453A">
              <w:t xml:space="preserve"> </w:t>
            </w:r>
            <w:proofErr w:type="spellStart"/>
            <w:r w:rsidRPr="00E1453A">
              <w:t>số</w:t>
            </w:r>
            <w:proofErr w:type="spellEnd"/>
            <w:r w:rsidRPr="00E1453A">
              <w:t xml:space="preserve"> </w:t>
            </w:r>
            <w:proofErr w:type="spellStart"/>
            <w:r w:rsidRPr="00E1453A">
              <w:t>lần</w:t>
            </w:r>
            <w:proofErr w:type="spellEnd"/>
            <w:r w:rsidRPr="00E1453A">
              <w:t xml:space="preserve"> </w:t>
            </w:r>
            <w:proofErr w:type="spellStart"/>
            <w:r w:rsidRPr="00E1453A">
              <w:t>mà</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đã</w:t>
            </w:r>
            <w:proofErr w:type="spellEnd"/>
            <w:r w:rsidRPr="00E1453A">
              <w:t xml:space="preserve"> </w:t>
            </w:r>
            <w:proofErr w:type="spellStart"/>
            <w:r w:rsidRPr="00E1453A">
              <w:t>cần</w:t>
            </w:r>
            <w:proofErr w:type="spellEnd"/>
            <w:r w:rsidRPr="00E1453A">
              <w:t xml:space="preserve"> </w:t>
            </w:r>
            <w:proofErr w:type="spellStart"/>
            <w:r w:rsidRPr="00E1453A">
              <w:t>để</w:t>
            </w:r>
            <w:proofErr w:type="spellEnd"/>
            <w:r w:rsidRPr="00E1453A">
              <w:t xml:space="preserve"> </w:t>
            </w:r>
            <w:proofErr w:type="spellStart"/>
            <w:r w:rsidRPr="00E1453A">
              <w:t>giải</w:t>
            </w:r>
            <w:proofErr w:type="spellEnd"/>
            <w:r w:rsidRPr="00E1453A">
              <w:t xml:space="preserve"> </w:t>
            </w:r>
            <w:proofErr w:type="spellStart"/>
            <w:r w:rsidRPr="00E1453A">
              <w:t>đúng</w:t>
            </w:r>
            <w:proofErr w:type="spellEnd"/>
            <w:r w:rsidRPr="00E1453A">
              <w:t xml:space="preserve"> </w:t>
            </w:r>
            <w:proofErr w:type="spellStart"/>
            <w:r w:rsidRPr="00E1453A">
              <w:t>một</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từ</w:t>
            </w:r>
            <w:proofErr w:type="spellEnd"/>
            <w:r w:rsidRPr="00E1453A">
              <w:t xml:space="preserve"> </w:t>
            </w:r>
            <w:proofErr w:type="spellStart"/>
            <w:r w:rsidRPr="00E1453A">
              <w:t>đó</w:t>
            </w:r>
            <w:proofErr w:type="spellEnd"/>
            <w:r w:rsidRPr="00E1453A">
              <w:t xml:space="preserve"> </w:t>
            </w:r>
            <w:proofErr w:type="spellStart"/>
            <w:r w:rsidRPr="00E1453A">
              <w:t>cung</w:t>
            </w:r>
            <w:proofErr w:type="spellEnd"/>
            <w:r w:rsidRPr="00E1453A">
              <w:t xml:space="preserve"> </w:t>
            </w:r>
            <w:proofErr w:type="spellStart"/>
            <w:r w:rsidRPr="00E1453A">
              <w:t>cấp</w:t>
            </w:r>
            <w:proofErr w:type="spellEnd"/>
            <w:r w:rsidRPr="00E1453A">
              <w:t xml:space="preserve"> </w:t>
            </w:r>
            <w:proofErr w:type="spellStart"/>
            <w:r w:rsidRPr="00E1453A">
              <w:t>dữ</w:t>
            </w:r>
            <w:proofErr w:type="spellEnd"/>
            <w:r w:rsidRPr="00E1453A">
              <w:t xml:space="preserve"> </w:t>
            </w:r>
            <w:proofErr w:type="spellStart"/>
            <w:r w:rsidRPr="00E1453A">
              <w:t>liệu</w:t>
            </w:r>
            <w:proofErr w:type="spellEnd"/>
            <w:r w:rsidRPr="00E1453A">
              <w:t xml:space="preserve"> </w:t>
            </w:r>
            <w:proofErr w:type="spellStart"/>
            <w:r w:rsidRPr="00E1453A">
              <w:lastRenderedPageBreak/>
              <w:t>về</w:t>
            </w:r>
            <w:proofErr w:type="spellEnd"/>
            <w:r w:rsidRPr="00E1453A">
              <w:t xml:space="preserve"> </w:t>
            </w:r>
            <w:proofErr w:type="spellStart"/>
            <w:r w:rsidRPr="00E1453A">
              <w:t>độ</w:t>
            </w:r>
            <w:proofErr w:type="spellEnd"/>
            <w:r w:rsidRPr="00E1453A">
              <w:t xml:space="preserve"> </w:t>
            </w:r>
            <w:proofErr w:type="spellStart"/>
            <w:r w:rsidRPr="00E1453A">
              <w:t>khó</w:t>
            </w:r>
            <w:proofErr w:type="spellEnd"/>
            <w:r w:rsidRPr="00E1453A">
              <w:t xml:space="preserve"> </w:t>
            </w:r>
            <w:proofErr w:type="spellStart"/>
            <w:r w:rsidRPr="00E1453A">
              <w:t>của</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và</w:t>
            </w:r>
            <w:proofErr w:type="spellEnd"/>
            <w:r w:rsidRPr="00E1453A">
              <w:t xml:space="preserve"> </w:t>
            </w:r>
            <w:proofErr w:type="spellStart"/>
            <w:r w:rsidRPr="00E1453A">
              <w:t>khả</w:t>
            </w:r>
            <w:proofErr w:type="spellEnd"/>
            <w:r w:rsidRPr="00E1453A">
              <w:t xml:space="preserve"> </w:t>
            </w:r>
            <w:proofErr w:type="spellStart"/>
            <w:r w:rsidRPr="00E1453A">
              <w:t>năng</w:t>
            </w:r>
            <w:proofErr w:type="spellEnd"/>
            <w:r w:rsidRPr="00E1453A">
              <w:t xml:space="preserve"> </w:t>
            </w:r>
            <w:proofErr w:type="spellStart"/>
            <w:r w:rsidRPr="00E1453A">
              <w:t>học</w:t>
            </w:r>
            <w:proofErr w:type="spellEnd"/>
            <w:r w:rsidRPr="00E1453A">
              <w:t xml:space="preserve"> </w:t>
            </w:r>
            <w:proofErr w:type="spellStart"/>
            <w:r w:rsidRPr="00E1453A">
              <w:t>tập</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qua </w:t>
            </w:r>
            <w:proofErr w:type="spellStart"/>
            <w:r w:rsidRPr="00E1453A">
              <w:t>các</w:t>
            </w:r>
            <w:proofErr w:type="spellEnd"/>
            <w:r w:rsidRPr="00E1453A">
              <w:t xml:space="preserve"> </w:t>
            </w:r>
            <w:proofErr w:type="spellStart"/>
            <w:r w:rsidRPr="00E1453A">
              <w:t>lần</w:t>
            </w:r>
            <w:proofErr w:type="spellEnd"/>
            <w:r w:rsidRPr="00E1453A">
              <w:t xml:space="preserve"> </w:t>
            </w:r>
            <w:proofErr w:type="spellStart"/>
            <w:r w:rsidRPr="00E1453A">
              <w:t>thử</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466C" w14:textId="77777777" w:rsidR="00E1453A" w:rsidRPr="00E1453A" w:rsidRDefault="00E1453A" w:rsidP="00E40B91">
            <w:pPr>
              <w:spacing w:after="0" w:line="360" w:lineRule="auto"/>
              <w:ind w:left="0" w:right="-108"/>
            </w:pPr>
            <w:r w:rsidRPr="00E1453A">
              <w:lastRenderedPageBreak/>
              <w:t>int</w:t>
            </w:r>
          </w:p>
        </w:tc>
      </w:tr>
      <w:tr w:rsidR="00E1453A" w:rsidRPr="00E1453A" w14:paraId="19817F65"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C6BE" w14:textId="77777777" w:rsidR="00E1453A" w:rsidRPr="00E1453A" w:rsidRDefault="00E1453A" w:rsidP="00E40B91">
            <w:pPr>
              <w:spacing w:after="0" w:line="360" w:lineRule="auto"/>
              <w:ind w:left="0" w:right="-108"/>
            </w:pPr>
            <w:r w:rsidRPr="00E1453A">
              <w:t>score</w:t>
            </w:r>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A4249" w14:textId="77777777" w:rsidR="00E1453A" w:rsidRPr="00E1453A" w:rsidRDefault="00E1453A" w:rsidP="00E40B91">
            <w:pPr>
              <w:spacing w:after="0" w:line="360" w:lineRule="auto"/>
              <w:ind w:left="0" w:right="-108"/>
            </w:pPr>
            <w:proofErr w:type="spellStart"/>
            <w:r w:rsidRPr="00E1453A">
              <w:t>Điểm</w:t>
            </w:r>
            <w:proofErr w:type="spellEnd"/>
            <w:r w:rsidRPr="00E1453A">
              <w:t xml:space="preserve"> </w:t>
            </w:r>
            <w:proofErr w:type="spellStart"/>
            <w:r w:rsidRPr="00E1453A">
              <w:t>số</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nhận</w:t>
            </w:r>
            <w:proofErr w:type="spellEnd"/>
            <w:r w:rsidRPr="00E1453A">
              <w:t xml:space="preserve"> </w:t>
            </w:r>
            <w:proofErr w:type="spellStart"/>
            <w:r w:rsidRPr="00E1453A">
              <w:t>được</w:t>
            </w:r>
            <w:proofErr w:type="spellEnd"/>
            <w:r w:rsidRPr="00E1453A">
              <w:t xml:space="preserve"> </w:t>
            </w:r>
            <w:proofErr w:type="spellStart"/>
            <w:r w:rsidRPr="00E1453A">
              <w:t>cho</w:t>
            </w:r>
            <w:proofErr w:type="spellEnd"/>
            <w:r w:rsidRPr="00E1453A">
              <w:t xml:space="preserve"> </w:t>
            </w:r>
            <w:proofErr w:type="spellStart"/>
            <w:r w:rsidRPr="00E1453A">
              <w:t>lần</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Trường </w:t>
            </w:r>
            <w:proofErr w:type="spellStart"/>
            <w:r w:rsidRPr="00E1453A">
              <w:t>này</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dao </w:t>
            </w:r>
            <w:proofErr w:type="spellStart"/>
            <w:r w:rsidRPr="00E1453A">
              <w:t>động</w:t>
            </w:r>
            <w:proofErr w:type="spellEnd"/>
            <w:r w:rsidRPr="00E1453A">
              <w:t xml:space="preserve"> </w:t>
            </w:r>
            <w:proofErr w:type="spellStart"/>
            <w:r w:rsidRPr="00E1453A">
              <w:t>từ</w:t>
            </w:r>
            <w:proofErr w:type="spellEnd"/>
            <w:r w:rsidRPr="00E1453A">
              <w:t xml:space="preserve"> </w:t>
            </w:r>
            <w:proofErr w:type="spellStart"/>
            <w:r w:rsidRPr="00E1453A">
              <w:t>giá</w:t>
            </w:r>
            <w:proofErr w:type="spellEnd"/>
            <w:r w:rsidRPr="00E1453A">
              <w:t xml:space="preserve"> </w:t>
            </w:r>
            <w:proofErr w:type="spellStart"/>
            <w:r w:rsidRPr="00E1453A">
              <w:t>trị</w:t>
            </w:r>
            <w:proofErr w:type="spellEnd"/>
            <w:r w:rsidRPr="00E1453A">
              <w:t xml:space="preserve"> </w:t>
            </w:r>
            <w:proofErr w:type="spellStart"/>
            <w:r w:rsidRPr="00E1453A">
              <w:t>âm</w:t>
            </w:r>
            <w:proofErr w:type="spellEnd"/>
            <w:r w:rsidRPr="00E1453A">
              <w:t xml:space="preserve"> </w:t>
            </w:r>
            <w:proofErr w:type="spellStart"/>
            <w:r w:rsidRPr="00E1453A">
              <w:t>cho</w:t>
            </w:r>
            <w:proofErr w:type="spellEnd"/>
            <w:r w:rsidRPr="00E1453A">
              <w:t xml:space="preserve"> </w:t>
            </w:r>
            <w:proofErr w:type="spellStart"/>
            <w:r w:rsidRPr="00E1453A">
              <w:t>đến</w:t>
            </w:r>
            <w:proofErr w:type="spellEnd"/>
            <w:r w:rsidRPr="00E1453A">
              <w:t xml:space="preserve"> </w:t>
            </w:r>
            <w:proofErr w:type="spellStart"/>
            <w:r w:rsidRPr="00E1453A">
              <w:t>một</w:t>
            </w:r>
            <w:proofErr w:type="spellEnd"/>
            <w:r w:rsidRPr="00E1453A">
              <w:t xml:space="preserve"> </w:t>
            </w:r>
            <w:proofErr w:type="spellStart"/>
            <w:r w:rsidRPr="00E1453A">
              <w:t>số</w:t>
            </w:r>
            <w:proofErr w:type="spellEnd"/>
            <w:r w:rsidRPr="00E1453A">
              <w:t xml:space="preserve"> </w:t>
            </w:r>
            <w:proofErr w:type="spellStart"/>
            <w:r w:rsidRPr="00E1453A">
              <w:t>dương</w:t>
            </w:r>
            <w:proofErr w:type="spellEnd"/>
            <w:r w:rsidRPr="00E1453A">
              <w:t xml:space="preserve"> </w:t>
            </w:r>
            <w:proofErr w:type="spellStart"/>
            <w:r w:rsidRPr="00E1453A">
              <w:t>nhất</w:t>
            </w:r>
            <w:proofErr w:type="spellEnd"/>
            <w:r w:rsidRPr="00E1453A">
              <w:t xml:space="preserve"> </w:t>
            </w:r>
            <w:proofErr w:type="spellStart"/>
            <w:r w:rsidRPr="00E1453A">
              <w:t>định</w:t>
            </w:r>
            <w:proofErr w:type="spellEnd"/>
            <w:r w:rsidRPr="00E1453A">
              <w:t xml:space="preserve">, </w:t>
            </w:r>
            <w:proofErr w:type="spellStart"/>
            <w:r w:rsidRPr="00E1453A">
              <w:t>tuỳ</w:t>
            </w:r>
            <w:proofErr w:type="spellEnd"/>
            <w:r w:rsidRPr="00E1453A">
              <w:t xml:space="preserve"> </w:t>
            </w:r>
            <w:proofErr w:type="spellStart"/>
            <w:r w:rsidRPr="00E1453A">
              <w:t>vào</w:t>
            </w:r>
            <w:proofErr w:type="spellEnd"/>
            <w:r w:rsidRPr="00E1453A">
              <w:t xml:space="preserve"> thang </w:t>
            </w:r>
            <w:proofErr w:type="spellStart"/>
            <w:r w:rsidRPr="00E1453A">
              <w:t>điểm</w:t>
            </w:r>
            <w:proofErr w:type="spellEnd"/>
            <w:r w:rsidRPr="00E1453A">
              <w:t xml:space="preserve"> </w:t>
            </w:r>
            <w:proofErr w:type="spellStart"/>
            <w:r w:rsidRPr="00E1453A">
              <w:t>của</w:t>
            </w:r>
            <w:proofErr w:type="spellEnd"/>
            <w:r w:rsidRPr="00E1453A">
              <w:t xml:space="preserve"> </w:t>
            </w:r>
            <w:proofErr w:type="spellStart"/>
            <w:r w:rsidRPr="00E1453A">
              <w:t>hệ</w:t>
            </w:r>
            <w:proofErr w:type="spellEnd"/>
            <w:r w:rsidRPr="00E1453A">
              <w:t xml:space="preserve"> </w:t>
            </w:r>
            <w:proofErr w:type="spellStart"/>
            <w:r w:rsidRPr="00E1453A">
              <w:t>thống</w:t>
            </w:r>
            <w:proofErr w:type="spellEnd"/>
            <w:r w:rsidRPr="00E1453A">
              <w:t xml:space="preserve">. score </w:t>
            </w:r>
            <w:proofErr w:type="spellStart"/>
            <w:r w:rsidRPr="00E1453A">
              <w:t>giúp</w:t>
            </w:r>
            <w:proofErr w:type="spellEnd"/>
            <w:r w:rsidRPr="00E1453A">
              <w:t xml:space="preserve"> </w:t>
            </w:r>
            <w:proofErr w:type="spellStart"/>
            <w:r w:rsidRPr="00E1453A">
              <w:t>đánh</w:t>
            </w:r>
            <w:proofErr w:type="spellEnd"/>
            <w:r w:rsidRPr="00E1453A">
              <w:t xml:space="preserve"> </w:t>
            </w:r>
            <w:proofErr w:type="spellStart"/>
            <w:r w:rsidRPr="00E1453A">
              <w:t>giá</w:t>
            </w:r>
            <w:proofErr w:type="spellEnd"/>
            <w:r w:rsidRPr="00E1453A">
              <w:t xml:space="preserve"> </w:t>
            </w:r>
            <w:proofErr w:type="spellStart"/>
            <w:r w:rsidRPr="00E1453A">
              <w:t>hiệu</w:t>
            </w:r>
            <w:proofErr w:type="spellEnd"/>
            <w:r w:rsidRPr="00E1453A">
              <w:t xml:space="preserve"> </w:t>
            </w:r>
            <w:proofErr w:type="spellStart"/>
            <w:r w:rsidRPr="00E1453A">
              <w:t>suất</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dựa</w:t>
            </w:r>
            <w:proofErr w:type="spellEnd"/>
            <w:r w:rsidRPr="00E1453A">
              <w:t xml:space="preserve"> </w:t>
            </w:r>
            <w:proofErr w:type="spellStart"/>
            <w:r w:rsidRPr="00E1453A">
              <w:t>trên</w:t>
            </w:r>
            <w:proofErr w:type="spellEnd"/>
            <w:r w:rsidRPr="00E1453A">
              <w:t xml:space="preserve"> </w:t>
            </w:r>
            <w:proofErr w:type="spellStart"/>
            <w:r w:rsidRPr="00E1453A">
              <w:t>chất</w:t>
            </w:r>
            <w:proofErr w:type="spellEnd"/>
            <w:r w:rsidRPr="00E1453A">
              <w:t xml:space="preserve"> </w:t>
            </w:r>
            <w:proofErr w:type="spellStart"/>
            <w:r w:rsidRPr="00E1453A">
              <w:t>lượng</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và</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phản</w:t>
            </w:r>
            <w:proofErr w:type="spellEnd"/>
            <w:r w:rsidRPr="00E1453A">
              <w:t xml:space="preserve"> </w:t>
            </w:r>
            <w:proofErr w:type="spellStart"/>
            <w:r w:rsidRPr="00E1453A">
              <w:t>ánh</w:t>
            </w:r>
            <w:proofErr w:type="spellEnd"/>
            <w:r w:rsidRPr="00E1453A">
              <w:t xml:space="preserve"> </w:t>
            </w:r>
            <w:proofErr w:type="spellStart"/>
            <w:r w:rsidRPr="00E1453A">
              <w:t>mức</w:t>
            </w:r>
            <w:proofErr w:type="spellEnd"/>
            <w:r w:rsidRPr="00E1453A">
              <w:t xml:space="preserve"> </w:t>
            </w:r>
            <w:proofErr w:type="spellStart"/>
            <w:r w:rsidRPr="00E1453A">
              <w:t>độ</w:t>
            </w:r>
            <w:proofErr w:type="spellEnd"/>
            <w:r w:rsidRPr="00E1453A">
              <w:t xml:space="preserve"> </w:t>
            </w:r>
            <w:proofErr w:type="spellStart"/>
            <w:r w:rsidRPr="00E1453A">
              <w:t>thành</w:t>
            </w:r>
            <w:proofErr w:type="spellEnd"/>
            <w:r w:rsidRPr="00E1453A">
              <w:t xml:space="preserve"> </w:t>
            </w:r>
            <w:proofErr w:type="spellStart"/>
            <w:r w:rsidRPr="00E1453A">
              <w:t>công</w:t>
            </w:r>
            <w:proofErr w:type="spellEnd"/>
            <w:r w:rsidRPr="00E1453A">
              <w:t xml:space="preserve"> </w:t>
            </w:r>
            <w:proofErr w:type="spellStart"/>
            <w:r w:rsidRPr="00E1453A">
              <w:t>của</w:t>
            </w:r>
            <w:proofErr w:type="spellEnd"/>
            <w:r w:rsidRPr="00E1453A">
              <w:t xml:space="preserve"> </w:t>
            </w:r>
            <w:proofErr w:type="spellStart"/>
            <w:r w:rsidRPr="00E1453A">
              <w:t>mỗi</w:t>
            </w:r>
            <w:proofErr w:type="spellEnd"/>
            <w:r w:rsidRPr="00E1453A">
              <w:t xml:space="preserve"> </w:t>
            </w:r>
            <w:proofErr w:type="spellStart"/>
            <w:r w:rsidRPr="00E1453A">
              <w:t>lần</w:t>
            </w:r>
            <w:proofErr w:type="spellEnd"/>
            <w:r w:rsidRPr="00E1453A">
              <w:t xml:space="preserve"> </w:t>
            </w:r>
            <w:proofErr w:type="spellStart"/>
            <w:r w:rsidRPr="00E1453A">
              <w:t>thử</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CD7F" w14:textId="77777777" w:rsidR="00E1453A" w:rsidRPr="00E1453A" w:rsidRDefault="00E1453A" w:rsidP="00E40B91">
            <w:pPr>
              <w:spacing w:after="0" w:line="360" w:lineRule="auto"/>
              <w:ind w:left="0" w:right="-108"/>
            </w:pPr>
            <w:r w:rsidRPr="00E1453A">
              <w:t>int</w:t>
            </w:r>
          </w:p>
        </w:tc>
      </w:tr>
      <w:tr w:rsidR="00E1453A" w:rsidRPr="00E1453A" w14:paraId="636F5868" w14:textId="77777777" w:rsidTr="00E40B91">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0FBB8" w14:textId="77777777" w:rsidR="00E1453A" w:rsidRPr="00E1453A" w:rsidRDefault="00E1453A" w:rsidP="00E40B91">
            <w:pPr>
              <w:spacing w:after="0" w:line="360" w:lineRule="auto"/>
              <w:ind w:left="0" w:right="-108"/>
            </w:pPr>
            <w:proofErr w:type="spellStart"/>
            <w:r w:rsidRPr="00E1453A">
              <w:t>submit_time</w:t>
            </w:r>
            <w:proofErr w:type="spellEnd"/>
          </w:p>
        </w:tc>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573E5" w14:textId="77777777" w:rsidR="00E1453A" w:rsidRPr="00E1453A" w:rsidRDefault="00E1453A" w:rsidP="00E40B91">
            <w:pPr>
              <w:spacing w:after="0" w:line="360" w:lineRule="auto"/>
              <w:ind w:left="0" w:right="-108"/>
            </w:pPr>
            <w:proofErr w:type="spellStart"/>
            <w:r w:rsidRPr="00E1453A">
              <w:t>Thời</w:t>
            </w:r>
            <w:proofErr w:type="spellEnd"/>
            <w:r w:rsidRPr="00E1453A">
              <w:t xml:space="preserve"> </w:t>
            </w:r>
            <w:proofErr w:type="spellStart"/>
            <w:r w:rsidRPr="00E1453A">
              <w:t>gian</w:t>
            </w:r>
            <w:proofErr w:type="spellEnd"/>
            <w:r w:rsidRPr="00E1453A">
              <w:t xml:space="preserve"> </w:t>
            </w:r>
            <w:proofErr w:type="spellStart"/>
            <w:r w:rsidRPr="00E1453A">
              <w:t>mà</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nộp</w:t>
            </w:r>
            <w:proofErr w:type="spellEnd"/>
            <w:r w:rsidRPr="00E1453A">
              <w:t xml:space="preserve"> </w:t>
            </w:r>
            <w:proofErr w:type="spellStart"/>
            <w:r w:rsidRPr="00E1453A">
              <w:t>bài</w:t>
            </w:r>
            <w:proofErr w:type="spellEnd"/>
            <w:r w:rsidRPr="00E1453A">
              <w:t xml:space="preserve">, </w:t>
            </w:r>
            <w:proofErr w:type="spellStart"/>
            <w:r w:rsidRPr="00E1453A">
              <w:t>thường</w:t>
            </w:r>
            <w:proofErr w:type="spellEnd"/>
            <w:r w:rsidRPr="00E1453A">
              <w:t xml:space="preserve"> </w:t>
            </w:r>
            <w:proofErr w:type="spellStart"/>
            <w:r w:rsidRPr="00E1453A">
              <w:t>được</w:t>
            </w:r>
            <w:proofErr w:type="spellEnd"/>
            <w:r w:rsidRPr="00E1453A">
              <w:t xml:space="preserve"> </w:t>
            </w:r>
            <w:proofErr w:type="spellStart"/>
            <w:r w:rsidRPr="00E1453A">
              <w:t>lưu</w:t>
            </w:r>
            <w:proofErr w:type="spellEnd"/>
            <w:r w:rsidRPr="00E1453A">
              <w:t xml:space="preserve"> </w:t>
            </w:r>
            <w:proofErr w:type="spellStart"/>
            <w:r w:rsidRPr="00E1453A">
              <w:t>dưới</w:t>
            </w:r>
            <w:proofErr w:type="spellEnd"/>
            <w:r w:rsidRPr="00E1453A">
              <w:t xml:space="preserve"> </w:t>
            </w:r>
            <w:proofErr w:type="spellStart"/>
            <w:r w:rsidRPr="00E1453A">
              <w:t>dạng</w:t>
            </w:r>
            <w:proofErr w:type="spellEnd"/>
            <w:r w:rsidRPr="00E1453A">
              <w:t xml:space="preserve"> timestamp. Trường </w:t>
            </w:r>
            <w:proofErr w:type="spellStart"/>
            <w:r w:rsidRPr="00E1453A">
              <w:t>này</w:t>
            </w:r>
            <w:proofErr w:type="spellEnd"/>
            <w:r w:rsidRPr="00E1453A">
              <w:t xml:space="preserve"> </w:t>
            </w:r>
            <w:proofErr w:type="spellStart"/>
            <w:r w:rsidRPr="00E1453A">
              <w:t>giúp</w:t>
            </w:r>
            <w:proofErr w:type="spellEnd"/>
            <w:r w:rsidRPr="00E1453A">
              <w:t xml:space="preserve"> </w:t>
            </w:r>
            <w:proofErr w:type="spellStart"/>
            <w:r w:rsidRPr="00E1453A">
              <w:t>theo</w:t>
            </w:r>
            <w:proofErr w:type="spellEnd"/>
            <w:r w:rsidRPr="00E1453A">
              <w:t xml:space="preserve"> </w:t>
            </w:r>
            <w:proofErr w:type="spellStart"/>
            <w:r w:rsidRPr="00E1453A">
              <w:t>dõi</w:t>
            </w:r>
            <w:proofErr w:type="spellEnd"/>
            <w:r w:rsidRPr="00E1453A">
              <w:t xml:space="preserve"> </w:t>
            </w:r>
            <w:proofErr w:type="spellStart"/>
            <w:r w:rsidRPr="00E1453A">
              <w:t>thời</w:t>
            </w:r>
            <w:proofErr w:type="spellEnd"/>
            <w:r w:rsidRPr="00E1453A">
              <w:t xml:space="preserve"> </w:t>
            </w:r>
            <w:proofErr w:type="spellStart"/>
            <w:r w:rsidRPr="00E1453A">
              <w:t>gian</w:t>
            </w:r>
            <w:proofErr w:type="spellEnd"/>
            <w:r w:rsidRPr="00E1453A">
              <w:t xml:space="preserve"> </w:t>
            </w:r>
            <w:proofErr w:type="spellStart"/>
            <w:r w:rsidRPr="00E1453A">
              <w:t>hoạt</w:t>
            </w:r>
            <w:proofErr w:type="spellEnd"/>
            <w:r w:rsidRPr="00E1453A">
              <w:t xml:space="preserve"> </w:t>
            </w:r>
            <w:proofErr w:type="spellStart"/>
            <w:r w:rsidRPr="00E1453A">
              <w:t>động</w:t>
            </w:r>
            <w:proofErr w:type="spellEnd"/>
            <w:r w:rsidRPr="00E1453A">
              <w:t xml:space="preserve"> </w:t>
            </w:r>
            <w:proofErr w:type="spellStart"/>
            <w:r w:rsidRPr="00E1453A">
              <w:t>của</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phân</w:t>
            </w:r>
            <w:proofErr w:type="spellEnd"/>
            <w:r w:rsidRPr="00E1453A">
              <w:t xml:space="preserve"> </w:t>
            </w:r>
            <w:proofErr w:type="spellStart"/>
            <w:r w:rsidRPr="00E1453A">
              <w:t>tích</w:t>
            </w:r>
            <w:proofErr w:type="spellEnd"/>
            <w:r w:rsidRPr="00E1453A">
              <w:t xml:space="preserve"> </w:t>
            </w:r>
            <w:proofErr w:type="spellStart"/>
            <w:r w:rsidRPr="00E1453A">
              <w:t>thời</w:t>
            </w:r>
            <w:proofErr w:type="spellEnd"/>
            <w:r w:rsidRPr="00E1453A">
              <w:t xml:space="preserve"> </w:t>
            </w:r>
            <w:proofErr w:type="spellStart"/>
            <w:r w:rsidRPr="00E1453A">
              <w:t>gian</w:t>
            </w:r>
            <w:proofErr w:type="spellEnd"/>
            <w:r w:rsidRPr="00E1453A">
              <w:t xml:space="preserve"> </w:t>
            </w:r>
            <w:proofErr w:type="spellStart"/>
            <w:r w:rsidRPr="00E1453A">
              <w:t>hoàn</w:t>
            </w:r>
            <w:proofErr w:type="spellEnd"/>
            <w:r w:rsidRPr="00E1453A">
              <w:t xml:space="preserve"> </w:t>
            </w:r>
            <w:proofErr w:type="spellStart"/>
            <w:r w:rsidRPr="00E1453A">
              <w:t>thành</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và</w:t>
            </w:r>
            <w:proofErr w:type="spellEnd"/>
            <w:r w:rsidRPr="00E1453A">
              <w:t xml:space="preserve"> </w:t>
            </w:r>
            <w:proofErr w:type="spellStart"/>
            <w:r w:rsidRPr="00E1453A">
              <w:t>xác</w:t>
            </w:r>
            <w:proofErr w:type="spellEnd"/>
            <w:r w:rsidRPr="00E1453A">
              <w:t xml:space="preserve"> </w:t>
            </w:r>
            <w:proofErr w:type="spellStart"/>
            <w:r w:rsidRPr="00E1453A">
              <w:t>định</w:t>
            </w:r>
            <w:proofErr w:type="spellEnd"/>
            <w:r w:rsidRPr="00E1453A">
              <w:t xml:space="preserve"> </w:t>
            </w:r>
            <w:proofErr w:type="spellStart"/>
            <w:r w:rsidRPr="00E1453A">
              <w:t>các</w:t>
            </w:r>
            <w:proofErr w:type="spellEnd"/>
            <w:r w:rsidRPr="00E1453A">
              <w:t xml:space="preserve"> </w:t>
            </w:r>
            <w:proofErr w:type="spellStart"/>
            <w:r w:rsidRPr="00E1453A">
              <w:t>khung</w:t>
            </w:r>
            <w:proofErr w:type="spellEnd"/>
            <w:r w:rsidRPr="00E1453A">
              <w:t xml:space="preserve"> </w:t>
            </w:r>
            <w:proofErr w:type="spellStart"/>
            <w:r w:rsidRPr="00E1453A">
              <w:t>giờ</w:t>
            </w:r>
            <w:proofErr w:type="spellEnd"/>
            <w:r w:rsidRPr="00E1453A">
              <w:t xml:space="preserve"> </w:t>
            </w:r>
            <w:proofErr w:type="spellStart"/>
            <w:r w:rsidRPr="00E1453A">
              <w:t>hoạt</w:t>
            </w:r>
            <w:proofErr w:type="spellEnd"/>
            <w:r w:rsidRPr="00E1453A">
              <w:t xml:space="preserve"> </w:t>
            </w:r>
            <w:proofErr w:type="spellStart"/>
            <w:r w:rsidRPr="00E1453A">
              <w:t>động</w:t>
            </w:r>
            <w:proofErr w:type="spellEnd"/>
            <w:r w:rsidRPr="00E1453A">
              <w:t xml:space="preserve"> </w:t>
            </w:r>
            <w:proofErr w:type="spellStart"/>
            <w:r w:rsidRPr="00E1453A">
              <w:t>cao</w:t>
            </w:r>
            <w:proofErr w:type="spellEnd"/>
            <w:r w:rsidRPr="00E1453A">
              <w:t xml:space="preserve"> </w:t>
            </w:r>
            <w:proofErr w:type="spellStart"/>
            <w:r w:rsidRPr="00E1453A">
              <w:t>điểm</w:t>
            </w:r>
            <w:proofErr w:type="spellEnd"/>
            <w:r w:rsidRPr="00E1453A">
              <w: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BFEEB" w14:textId="77777777" w:rsidR="00E1453A" w:rsidRPr="00E1453A" w:rsidRDefault="00E1453A" w:rsidP="00E40B91">
            <w:pPr>
              <w:spacing w:after="0" w:line="360" w:lineRule="auto"/>
              <w:ind w:left="0" w:right="-108"/>
            </w:pPr>
            <w:r w:rsidRPr="00E1453A">
              <w:t>timestamp</w:t>
            </w:r>
          </w:p>
        </w:tc>
      </w:tr>
    </w:tbl>
    <w:p w14:paraId="5A2FF2B8" w14:textId="77777777" w:rsidR="00E1453A" w:rsidRPr="00E1453A" w:rsidRDefault="00E1453A" w:rsidP="00E1453A">
      <w:pPr>
        <w:rPr>
          <w:lang w:val="vi-VN"/>
        </w:rPr>
      </w:pPr>
    </w:p>
    <w:p w14:paraId="4E7E8639" w14:textId="07263060" w:rsidR="00E1453A" w:rsidRDefault="00E1453A" w:rsidP="00C872F8">
      <w:pPr>
        <w:pStyle w:val="Heading4"/>
        <w:numPr>
          <w:ilvl w:val="3"/>
          <w:numId w:val="2"/>
        </w:numPr>
        <w:spacing w:line="360" w:lineRule="auto"/>
        <w:ind w:left="1800"/>
        <w:rPr>
          <w:lang w:val="vi-VN"/>
        </w:rPr>
      </w:pPr>
      <w:bookmarkStart w:id="13" w:name="_Toc184761354"/>
      <w:r>
        <w:rPr>
          <w:lang w:val="vi-VN"/>
        </w:rPr>
        <w:t>Phân tích:</w:t>
      </w:r>
      <w:bookmarkEnd w:id="13"/>
      <w:r>
        <w:rPr>
          <w:lang w:val="vi-VN"/>
        </w:rPr>
        <w:t xml:space="preserve"> </w:t>
      </w:r>
    </w:p>
    <w:p w14:paraId="194D491A" w14:textId="0E27B583" w:rsidR="00E1453A" w:rsidRPr="0094661D" w:rsidRDefault="00E1453A" w:rsidP="007940AB">
      <w:pPr>
        <w:pStyle w:val="ListParagraph"/>
        <w:numPr>
          <w:ilvl w:val="0"/>
          <w:numId w:val="4"/>
        </w:numPr>
        <w:spacing w:line="360" w:lineRule="auto"/>
        <w:jc w:val="both"/>
        <w:rPr>
          <w:b/>
          <w:bCs/>
          <w:lang w:val="vi-VN"/>
        </w:rPr>
      </w:pPr>
      <w:proofErr w:type="spellStart"/>
      <w:r w:rsidRPr="0094661D">
        <w:rPr>
          <w:b/>
          <w:bCs/>
          <w:lang w:val="vi-VN"/>
        </w:rPr>
        <w:t>Log_id</w:t>
      </w:r>
      <w:proofErr w:type="spellEnd"/>
      <w:r w:rsidRPr="0094661D">
        <w:rPr>
          <w:b/>
          <w:bCs/>
          <w:lang w:val="vi-VN"/>
        </w:rPr>
        <w:t xml:space="preserve">: </w:t>
      </w:r>
    </w:p>
    <w:p w14:paraId="3B515AD0" w14:textId="70733D91" w:rsidR="00E1453A" w:rsidRDefault="00E1453A" w:rsidP="007940AB">
      <w:pPr>
        <w:pStyle w:val="ListParagraph"/>
        <w:numPr>
          <w:ilvl w:val="0"/>
          <w:numId w:val="12"/>
        </w:numPr>
        <w:spacing w:line="360" w:lineRule="auto"/>
        <w:ind w:left="1080"/>
        <w:jc w:val="both"/>
        <w:rPr>
          <w:lang w:val="vi-VN"/>
        </w:rPr>
      </w:pPr>
      <w:r w:rsidRPr="00E1453A">
        <w:rPr>
          <w:lang w:val="vi-VN"/>
        </w:rPr>
        <w:t xml:space="preserve">Dữ liệu cho thấy tổng số lượng </w:t>
      </w:r>
      <w:proofErr w:type="spellStart"/>
      <w:r w:rsidRPr="00E1453A">
        <w:rPr>
          <w:lang w:val="vi-VN"/>
        </w:rPr>
        <w:t>log_id</w:t>
      </w:r>
      <w:proofErr w:type="spellEnd"/>
      <w:r w:rsidRPr="00E1453A">
        <w:rPr>
          <w:lang w:val="vi-VN"/>
        </w:rPr>
        <w:t xml:space="preserve"> là 2,544,060, và tất cả các giá trị đều là duy nhất. Trường </w:t>
      </w:r>
      <w:proofErr w:type="spellStart"/>
      <w:r w:rsidRPr="00E1453A">
        <w:rPr>
          <w:lang w:val="vi-VN"/>
        </w:rPr>
        <w:t>log_id</w:t>
      </w:r>
      <w:proofErr w:type="spellEnd"/>
      <w:r w:rsidRPr="00E1453A">
        <w:rPr>
          <w:lang w:val="vi-VN"/>
        </w:rPr>
        <w:t xml:space="preserve"> này có thể được sử dụng như một định danh duy nhất cho từng bản ghi trong bộ dữ liệu. Điều này giúp đảm bảo không có bản ghi nào bị trùng lặp.</w:t>
      </w:r>
    </w:p>
    <w:p w14:paraId="577DFB41" w14:textId="77777777" w:rsidR="00E1453A" w:rsidRPr="00E1453A" w:rsidRDefault="00E1453A" w:rsidP="007940AB">
      <w:pPr>
        <w:pStyle w:val="ListParagraph"/>
        <w:numPr>
          <w:ilvl w:val="0"/>
          <w:numId w:val="12"/>
        </w:numPr>
        <w:spacing w:line="360" w:lineRule="auto"/>
        <w:ind w:left="1080"/>
        <w:jc w:val="both"/>
        <w:rPr>
          <w:lang w:val="vi-VN"/>
        </w:rPr>
      </w:pPr>
      <w:r w:rsidRPr="00E1453A">
        <w:rPr>
          <w:lang w:val="vi-VN"/>
        </w:rPr>
        <w:t>Nhận xét:</w:t>
      </w:r>
    </w:p>
    <w:p w14:paraId="171CBE83" w14:textId="77777777" w:rsidR="00E1453A" w:rsidRPr="00E1453A" w:rsidRDefault="00E1453A" w:rsidP="007940AB">
      <w:pPr>
        <w:pStyle w:val="ListParagraph"/>
        <w:numPr>
          <w:ilvl w:val="0"/>
          <w:numId w:val="13"/>
        </w:numPr>
        <w:spacing w:line="360" w:lineRule="auto"/>
        <w:ind w:left="1530"/>
        <w:jc w:val="both"/>
        <w:rPr>
          <w:lang w:val="vi-VN"/>
        </w:rPr>
      </w:pPr>
      <w:r w:rsidRPr="00E1453A">
        <w:rPr>
          <w:lang w:val="vi-VN"/>
        </w:rPr>
        <w:t xml:space="preserve">Tránh trùng lặp: Vì mỗi </w:t>
      </w:r>
      <w:proofErr w:type="spellStart"/>
      <w:r w:rsidRPr="00E1453A">
        <w:rPr>
          <w:lang w:val="vi-VN"/>
        </w:rPr>
        <w:t>log_id</w:t>
      </w:r>
      <w:proofErr w:type="spellEnd"/>
      <w:r w:rsidRPr="00E1453A">
        <w:rPr>
          <w:lang w:val="vi-VN"/>
        </w:rPr>
        <w:t xml:space="preserve"> là duy nhất, không có bản ghi nào bị lặp lại, đảm bảo tính toàn vẹn của dữ liệu.</w:t>
      </w:r>
    </w:p>
    <w:p w14:paraId="00001FA9" w14:textId="44C56F85" w:rsidR="00E1453A" w:rsidRDefault="00E1453A" w:rsidP="007940AB">
      <w:pPr>
        <w:pStyle w:val="ListParagraph"/>
        <w:numPr>
          <w:ilvl w:val="0"/>
          <w:numId w:val="13"/>
        </w:numPr>
        <w:spacing w:line="360" w:lineRule="auto"/>
        <w:ind w:left="1530"/>
        <w:jc w:val="both"/>
        <w:rPr>
          <w:lang w:val="vi-VN"/>
        </w:rPr>
      </w:pPr>
      <w:r w:rsidRPr="00E1453A">
        <w:rPr>
          <w:lang w:val="vi-VN"/>
        </w:rPr>
        <w:t xml:space="preserve">Theo dõi tương tác: Trường </w:t>
      </w:r>
      <w:proofErr w:type="spellStart"/>
      <w:r w:rsidRPr="00E1453A">
        <w:rPr>
          <w:lang w:val="vi-VN"/>
        </w:rPr>
        <w:t>log_id</w:t>
      </w:r>
      <w:proofErr w:type="spellEnd"/>
      <w:r w:rsidRPr="00E1453A">
        <w:rPr>
          <w:lang w:val="vi-VN"/>
        </w:rPr>
        <w:t xml:space="preserve"> có thể giúp theo dõi cụ thể từng lần tương tác của người dùng với các bài tập, từ đó hỗ trợ phân tích chi tiết hành vi của người dùng theo từng lần nộp</w:t>
      </w:r>
    </w:p>
    <w:p w14:paraId="3060FCFA" w14:textId="77777777" w:rsidR="00E1453A" w:rsidRPr="0094661D" w:rsidRDefault="00E1453A" w:rsidP="007940AB">
      <w:pPr>
        <w:pStyle w:val="ListParagraph"/>
        <w:numPr>
          <w:ilvl w:val="0"/>
          <w:numId w:val="4"/>
        </w:numPr>
        <w:spacing w:line="360" w:lineRule="auto"/>
        <w:jc w:val="both"/>
        <w:rPr>
          <w:b/>
          <w:bCs/>
          <w:lang w:val="vi-VN"/>
        </w:rPr>
      </w:pPr>
      <w:proofErr w:type="spellStart"/>
      <w:r w:rsidRPr="0094661D">
        <w:rPr>
          <w:b/>
          <w:bCs/>
          <w:lang w:val="vi-VN"/>
        </w:rPr>
        <w:t>Problem_id</w:t>
      </w:r>
      <w:proofErr w:type="spellEnd"/>
    </w:p>
    <w:p w14:paraId="4A27D581" w14:textId="04956EA9" w:rsidR="00E1453A" w:rsidRDefault="00E1453A" w:rsidP="007940AB">
      <w:pPr>
        <w:pStyle w:val="ListParagraph"/>
        <w:numPr>
          <w:ilvl w:val="0"/>
          <w:numId w:val="14"/>
        </w:numPr>
        <w:spacing w:line="360" w:lineRule="auto"/>
        <w:ind w:left="1170"/>
        <w:jc w:val="both"/>
        <w:rPr>
          <w:lang w:val="vi-VN"/>
        </w:rPr>
      </w:pPr>
      <w:r w:rsidRPr="00E1453A">
        <w:rPr>
          <w:lang w:val="vi-VN"/>
        </w:rPr>
        <w:lastRenderedPageBreak/>
        <w:t xml:space="preserve">Bộ dữ liệu này chứa 187,342 bài tập khác nhau được xác định bởi các </w:t>
      </w:r>
      <w:proofErr w:type="spellStart"/>
      <w:r w:rsidRPr="00E1453A">
        <w:rPr>
          <w:lang w:val="vi-VN"/>
        </w:rPr>
        <w:t>problem_id</w:t>
      </w:r>
      <w:proofErr w:type="spellEnd"/>
      <w:r w:rsidRPr="00E1453A">
        <w:rPr>
          <w:lang w:val="vi-VN"/>
        </w:rPr>
        <w:t xml:space="preserve"> khác nhau. Các bài tập này có số lượng lượt làm bài rất khác nhau, trong đó những bài tập phổ biến nhất có lượt làm bài lên đến hàng nghìn. Cụ thể, </w:t>
      </w:r>
      <w:proofErr w:type="spellStart"/>
      <w:r w:rsidRPr="00E1453A">
        <w:rPr>
          <w:lang w:val="vi-VN"/>
        </w:rPr>
        <w:t>problem_id</w:t>
      </w:r>
      <w:proofErr w:type="spellEnd"/>
      <w:r w:rsidRPr="00E1453A">
        <w:rPr>
          <w:lang w:val="vi-VN"/>
        </w:rPr>
        <w:t xml:space="preserve"> như Pm_3295868, Pm_3295869, và Pm_3295865 lần lượt có số lượt làm bài là 4,300, 4,299 và 4,296.</w:t>
      </w:r>
    </w:p>
    <w:p w14:paraId="322CF7BC" w14:textId="77777777" w:rsidR="00E1453A" w:rsidRPr="00E1453A" w:rsidRDefault="00E1453A" w:rsidP="007940AB">
      <w:pPr>
        <w:pStyle w:val="ListParagraph"/>
        <w:numPr>
          <w:ilvl w:val="0"/>
          <w:numId w:val="14"/>
        </w:numPr>
        <w:spacing w:line="360" w:lineRule="auto"/>
        <w:ind w:left="1170"/>
        <w:jc w:val="both"/>
        <w:rPr>
          <w:b/>
          <w:bCs/>
        </w:rPr>
      </w:pPr>
      <w:proofErr w:type="spellStart"/>
      <w:r w:rsidRPr="00E1453A">
        <w:t>Nhận</w:t>
      </w:r>
      <w:proofErr w:type="spellEnd"/>
      <w:r w:rsidRPr="00E1453A">
        <w:t xml:space="preserve"> </w:t>
      </w:r>
      <w:proofErr w:type="spellStart"/>
      <w:r w:rsidRPr="00E1453A">
        <w:t>xét</w:t>
      </w:r>
      <w:proofErr w:type="spellEnd"/>
      <w:r w:rsidRPr="00E1453A">
        <w:t>:</w:t>
      </w:r>
    </w:p>
    <w:p w14:paraId="623B4915" w14:textId="77777777" w:rsidR="00E1453A" w:rsidRPr="00E1453A" w:rsidRDefault="00E1453A" w:rsidP="007940AB">
      <w:pPr>
        <w:pStyle w:val="ListParagraph"/>
        <w:numPr>
          <w:ilvl w:val="0"/>
          <w:numId w:val="15"/>
        </w:numPr>
        <w:spacing w:line="360" w:lineRule="auto"/>
        <w:ind w:left="1530" w:hanging="270"/>
        <w:jc w:val="both"/>
      </w:pPr>
      <w:proofErr w:type="spellStart"/>
      <w:r w:rsidRPr="00E1453A">
        <w:t>Phổ</w:t>
      </w:r>
      <w:proofErr w:type="spellEnd"/>
      <w:r w:rsidRPr="00E1453A">
        <w:t xml:space="preserve"> </w:t>
      </w:r>
      <w:proofErr w:type="spellStart"/>
      <w:r w:rsidRPr="00E1453A">
        <w:t>biến</w:t>
      </w:r>
      <w:proofErr w:type="spellEnd"/>
      <w:r w:rsidRPr="00E1453A">
        <w:t xml:space="preserve"> </w:t>
      </w:r>
      <w:proofErr w:type="spellStart"/>
      <w:r w:rsidRPr="00E1453A">
        <w:t>và</w:t>
      </w:r>
      <w:proofErr w:type="spellEnd"/>
      <w:r w:rsidRPr="00E1453A">
        <w:t xml:space="preserve"> </w:t>
      </w:r>
      <w:proofErr w:type="spellStart"/>
      <w:r w:rsidRPr="00E1453A">
        <w:t>độ</w:t>
      </w:r>
      <w:proofErr w:type="spellEnd"/>
      <w:r w:rsidRPr="00E1453A">
        <w:t xml:space="preserve"> </w:t>
      </w:r>
      <w:proofErr w:type="spellStart"/>
      <w:r w:rsidRPr="00E1453A">
        <w:t>khó</w:t>
      </w:r>
      <w:proofErr w:type="spellEnd"/>
      <w:r w:rsidRPr="00E1453A">
        <w:t xml:space="preserve"> </w:t>
      </w:r>
      <w:proofErr w:type="spellStart"/>
      <w:r w:rsidRPr="00E1453A">
        <w:t>của</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Các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có</w:t>
      </w:r>
      <w:proofErr w:type="spellEnd"/>
      <w:r w:rsidRPr="00E1453A">
        <w:t xml:space="preserve"> </w:t>
      </w:r>
      <w:proofErr w:type="spellStart"/>
      <w:r w:rsidRPr="00E1453A">
        <w:t>lượt</w:t>
      </w:r>
      <w:proofErr w:type="spellEnd"/>
      <w:r w:rsidRPr="00E1453A">
        <w:t xml:space="preserve"> </w:t>
      </w:r>
      <w:proofErr w:type="spellStart"/>
      <w:r w:rsidRPr="00E1453A">
        <w:t>làm</w:t>
      </w:r>
      <w:proofErr w:type="spellEnd"/>
      <w:r w:rsidRPr="00E1453A">
        <w:t xml:space="preserve"> </w:t>
      </w:r>
      <w:proofErr w:type="spellStart"/>
      <w:r w:rsidRPr="00E1453A">
        <w:t>bài</w:t>
      </w:r>
      <w:proofErr w:type="spellEnd"/>
      <w:r w:rsidRPr="00E1453A">
        <w:t xml:space="preserve"> </w:t>
      </w:r>
      <w:proofErr w:type="spellStart"/>
      <w:r w:rsidRPr="00E1453A">
        <w:t>cao</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là</w:t>
      </w:r>
      <w:proofErr w:type="spellEnd"/>
      <w:r w:rsidRPr="00E1453A">
        <w:t xml:space="preserve"> </w:t>
      </w:r>
      <w:proofErr w:type="spellStart"/>
      <w:r w:rsidRPr="00E1453A">
        <w:t>những</w:t>
      </w:r>
      <w:proofErr w:type="spellEnd"/>
      <w:r w:rsidRPr="00E1453A">
        <w:t xml:space="preserve"> </w:t>
      </w:r>
      <w:proofErr w:type="spellStart"/>
      <w:r w:rsidRPr="00E1453A">
        <w:t>bài</w:t>
      </w:r>
      <w:proofErr w:type="spellEnd"/>
      <w:r w:rsidRPr="00E1453A">
        <w:t xml:space="preserve"> </w:t>
      </w:r>
      <w:proofErr w:type="spellStart"/>
      <w:r w:rsidRPr="00E1453A">
        <w:t>dễ</w:t>
      </w:r>
      <w:proofErr w:type="spellEnd"/>
      <w:r w:rsidRPr="00E1453A">
        <w:t xml:space="preserve"> </w:t>
      </w:r>
      <w:proofErr w:type="spellStart"/>
      <w:r w:rsidRPr="00E1453A">
        <w:t>tiếp</w:t>
      </w:r>
      <w:proofErr w:type="spellEnd"/>
      <w:r w:rsidRPr="00E1453A">
        <w:t xml:space="preserve"> </w:t>
      </w:r>
      <w:proofErr w:type="spellStart"/>
      <w:r w:rsidRPr="00E1453A">
        <w:t>cận</w:t>
      </w:r>
      <w:proofErr w:type="spellEnd"/>
      <w:r w:rsidRPr="00E1453A">
        <w:t xml:space="preserve"> </w:t>
      </w:r>
      <w:proofErr w:type="spellStart"/>
      <w:r w:rsidRPr="00E1453A">
        <w:t>hoặc</w:t>
      </w:r>
      <w:proofErr w:type="spellEnd"/>
      <w:r w:rsidRPr="00E1453A">
        <w:t xml:space="preserve"> </w:t>
      </w:r>
      <w:proofErr w:type="spellStart"/>
      <w:r w:rsidRPr="00E1453A">
        <w:t>quan</w:t>
      </w:r>
      <w:proofErr w:type="spellEnd"/>
      <w:r w:rsidRPr="00E1453A">
        <w:t xml:space="preserve"> </w:t>
      </w:r>
      <w:proofErr w:type="spellStart"/>
      <w:r w:rsidRPr="00E1453A">
        <w:t>trọng</w:t>
      </w:r>
      <w:proofErr w:type="spellEnd"/>
      <w:r w:rsidRPr="00E1453A">
        <w:t xml:space="preserve">, </w:t>
      </w:r>
      <w:proofErr w:type="spellStart"/>
      <w:r w:rsidRPr="00E1453A">
        <w:t>được</w:t>
      </w:r>
      <w:proofErr w:type="spellEnd"/>
      <w:r w:rsidRPr="00E1453A">
        <w:t xml:space="preserve"> </w:t>
      </w:r>
      <w:proofErr w:type="spellStart"/>
      <w:r w:rsidRPr="00E1453A">
        <w:t>đưa</w:t>
      </w:r>
      <w:proofErr w:type="spellEnd"/>
      <w:r w:rsidRPr="00E1453A">
        <w:t xml:space="preserve"> </w:t>
      </w:r>
      <w:proofErr w:type="spellStart"/>
      <w:r w:rsidRPr="00E1453A">
        <w:t>vào</w:t>
      </w:r>
      <w:proofErr w:type="spellEnd"/>
      <w:r w:rsidRPr="00E1453A">
        <w:t xml:space="preserve"> </w:t>
      </w:r>
      <w:proofErr w:type="spellStart"/>
      <w:r w:rsidRPr="00E1453A">
        <w:t>phần</w:t>
      </w:r>
      <w:proofErr w:type="spellEnd"/>
      <w:r w:rsidRPr="00E1453A">
        <w:t xml:space="preserve"> </w:t>
      </w:r>
      <w:proofErr w:type="spellStart"/>
      <w:r w:rsidRPr="00E1453A">
        <w:t>đầu</w:t>
      </w:r>
      <w:proofErr w:type="spellEnd"/>
      <w:r w:rsidRPr="00E1453A">
        <w:t xml:space="preserve"> </w:t>
      </w:r>
      <w:proofErr w:type="spellStart"/>
      <w:r w:rsidRPr="00E1453A">
        <w:t>của</w:t>
      </w:r>
      <w:proofErr w:type="spellEnd"/>
      <w:r w:rsidRPr="00E1453A">
        <w:t xml:space="preserve"> </w:t>
      </w:r>
      <w:proofErr w:type="spellStart"/>
      <w:r w:rsidRPr="00E1453A">
        <w:t>lộ</w:t>
      </w:r>
      <w:proofErr w:type="spellEnd"/>
      <w:r w:rsidRPr="00E1453A">
        <w:t xml:space="preserve"> </w:t>
      </w:r>
      <w:proofErr w:type="spellStart"/>
      <w:r w:rsidRPr="00E1453A">
        <w:t>trình</w:t>
      </w:r>
      <w:proofErr w:type="spellEnd"/>
      <w:r w:rsidRPr="00E1453A">
        <w:t xml:space="preserve"> </w:t>
      </w:r>
      <w:proofErr w:type="spellStart"/>
      <w:r w:rsidRPr="00E1453A">
        <w:t>học</w:t>
      </w:r>
      <w:proofErr w:type="spellEnd"/>
      <w:r w:rsidRPr="00E1453A">
        <w:t xml:space="preserve">. </w:t>
      </w:r>
      <w:proofErr w:type="spellStart"/>
      <w:r w:rsidRPr="00E1453A">
        <w:t>Những</w:t>
      </w:r>
      <w:proofErr w:type="spellEnd"/>
      <w:r w:rsidRPr="00E1453A">
        <w:t xml:space="preserve"> </w:t>
      </w:r>
      <w:proofErr w:type="spellStart"/>
      <w:r w:rsidRPr="00E1453A">
        <w:t>bài</w:t>
      </w:r>
      <w:proofErr w:type="spellEnd"/>
      <w:r w:rsidRPr="00E1453A">
        <w:t xml:space="preserve"> </w:t>
      </w:r>
      <w:proofErr w:type="spellStart"/>
      <w:r w:rsidRPr="00E1453A">
        <w:t>này</w:t>
      </w:r>
      <w:proofErr w:type="spellEnd"/>
      <w:r w:rsidRPr="00E1453A">
        <w:t xml:space="preserve"> </w:t>
      </w:r>
      <w:proofErr w:type="spellStart"/>
      <w:r w:rsidRPr="00E1453A">
        <w:t>cũng</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đóng</w:t>
      </w:r>
      <w:proofErr w:type="spellEnd"/>
      <w:r w:rsidRPr="00E1453A">
        <w:t xml:space="preserve"> </w:t>
      </w:r>
      <w:proofErr w:type="spellStart"/>
      <w:r w:rsidRPr="00E1453A">
        <w:t>vai</w:t>
      </w:r>
      <w:proofErr w:type="spellEnd"/>
      <w:r w:rsidRPr="00E1453A">
        <w:t xml:space="preserve"> </w:t>
      </w:r>
      <w:proofErr w:type="spellStart"/>
      <w:r w:rsidRPr="00E1453A">
        <w:t>trò</w:t>
      </w:r>
      <w:proofErr w:type="spellEnd"/>
      <w:r w:rsidRPr="00E1453A">
        <w:t xml:space="preserve"> </w:t>
      </w:r>
      <w:proofErr w:type="spellStart"/>
      <w:r w:rsidRPr="00E1453A">
        <w:t>nền</w:t>
      </w:r>
      <w:proofErr w:type="spellEnd"/>
      <w:r w:rsidRPr="00E1453A">
        <w:t xml:space="preserve"> </w:t>
      </w:r>
      <w:proofErr w:type="spellStart"/>
      <w:r w:rsidRPr="00E1453A">
        <w:t>tảng</w:t>
      </w:r>
      <w:proofErr w:type="spellEnd"/>
      <w:r w:rsidRPr="00E1453A">
        <w:t xml:space="preserve">, </w:t>
      </w:r>
      <w:proofErr w:type="spellStart"/>
      <w:r w:rsidRPr="00E1453A">
        <w:t>yêu</w:t>
      </w:r>
      <w:proofErr w:type="spellEnd"/>
      <w:r w:rsidRPr="00E1453A">
        <w:t xml:space="preserve"> </w:t>
      </w:r>
      <w:proofErr w:type="spellStart"/>
      <w:r w:rsidRPr="00E1453A">
        <w:t>cầu</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phải</w:t>
      </w:r>
      <w:proofErr w:type="spellEnd"/>
      <w:r w:rsidRPr="00E1453A">
        <w:t xml:space="preserve"> </w:t>
      </w:r>
      <w:proofErr w:type="spellStart"/>
      <w:r w:rsidRPr="00E1453A">
        <w:t>vượt</w:t>
      </w:r>
      <w:proofErr w:type="spellEnd"/>
      <w:r w:rsidRPr="00E1453A">
        <w:t xml:space="preserve"> qua </w:t>
      </w:r>
      <w:proofErr w:type="spellStart"/>
      <w:r w:rsidRPr="00E1453A">
        <w:t>trước</w:t>
      </w:r>
      <w:proofErr w:type="spellEnd"/>
      <w:r w:rsidRPr="00E1453A">
        <w:t xml:space="preserve"> </w:t>
      </w:r>
      <w:proofErr w:type="spellStart"/>
      <w:r w:rsidRPr="00E1453A">
        <w:t>khi</w:t>
      </w:r>
      <w:proofErr w:type="spellEnd"/>
      <w:r w:rsidRPr="00E1453A">
        <w:t xml:space="preserve"> </w:t>
      </w:r>
      <w:proofErr w:type="spellStart"/>
      <w:r w:rsidRPr="00E1453A">
        <w:t>tiếp</w:t>
      </w:r>
      <w:proofErr w:type="spellEnd"/>
      <w:r w:rsidRPr="00E1453A">
        <w:t xml:space="preserve"> </w:t>
      </w:r>
      <w:proofErr w:type="spellStart"/>
      <w:r w:rsidRPr="00E1453A">
        <w:t>cận</w:t>
      </w:r>
      <w:proofErr w:type="spellEnd"/>
      <w:r w:rsidRPr="00E1453A">
        <w:t xml:space="preserve"> </w:t>
      </w:r>
      <w:proofErr w:type="spellStart"/>
      <w:r w:rsidRPr="00E1453A">
        <w:t>các</w:t>
      </w:r>
      <w:proofErr w:type="spellEnd"/>
      <w:r w:rsidRPr="00E1453A">
        <w:t xml:space="preserve"> </w:t>
      </w:r>
      <w:proofErr w:type="spellStart"/>
      <w:r w:rsidRPr="00E1453A">
        <w:t>nội</w:t>
      </w:r>
      <w:proofErr w:type="spellEnd"/>
      <w:r w:rsidRPr="00E1453A">
        <w:t xml:space="preserve"> dung </w:t>
      </w:r>
      <w:proofErr w:type="spellStart"/>
      <w:r w:rsidRPr="00E1453A">
        <w:t>khó</w:t>
      </w:r>
      <w:proofErr w:type="spellEnd"/>
      <w:r w:rsidRPr="00E1453A">
        <w:t xml:space="preserve"> </w:t>
      </w:r>
      <w:proofErr w:type="spellStart"/>
      <w:r w:rsidRPr="00E1453A">
        <w:t>hơn</w:t>
      </w:r>
      <w:proofErr w:type="spellEnd"/>
      <w:r w:rsidRPr="00E1453A">
        <w:t>.</w:t>
      </w:r>
    </w:p>
    <w:p w14:paraId="40F37D1B" w14:textId="176F904F" w:rsidR="00E1453A" w:rsidRPr="00E1453A" w:rsidRDefault="00E1453A" w:rsidP="007940AB">
      <w:pPr>
        <w:pStyle w:val="ListParagraph"/>
        <w:numPr>
          <w:ilvl w:val="0"/>
          <w:numId w:val="15"/>
        </w:numPr>
        <w:spacing w:line="360" w:lineRule="auto"/>
        <w:ind w:left="1530" w:hanging="270"/>
        <w:jc w:val="both"/>
      </w:pPr>
      <w:proofErr w:type="spellStart"/>
      <w:r w:rsidRPr="00E1453A">
        <w:t>Khả</w:t>
      </w:r>
      <w:proofErr w:type="spellEnd"/>
      <w:r w:rsidRPr="00E1453A">
        <w:t xml:space="preserve"> </w:t>
      </w:r>
      <w:proofErr w:type="spellStart"/>
      <w:r w:rsidRPr="00E1453A">
        <w:t>năng</w:t>
      </w:r>
      <w:proofErr w:type="spellEnd"/>
      <w:r w:rsidRPr="00E1453A">
        <w:t xml:space="preserve"> </w:t>
      </w:r>
      <w:proofErr w:type="spellStart"/>
      <w:r w:rsidRPr="00E1453A">
        <w:t>lọc</w:t>
      </w:r>
      <w:proofErr w:type="spellEnd"/>
      <w:r w:rsidRPr="00E1453A">
        <w:t xml:space="preserve">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phổ</w:t>
      </w:r>
      <w:proofErr w:type="spellEnd"/>
      <w:r w:rsidRPr="00E1453A">
        <w:t xml:space="preserve"> </w:t>
      </w:r>
      <w:proofErr w:type="spellStart"/>
      <w:r w:rsidRPr="00E1453A">
        <w:t>biến</w:t>
      </w:r>
      <w:proofErr w:type="spellEnd"/>
      <w:r w:rsidRPr="00E1453A">
        <w:t xml:space="preserve">: Các </w:t>
      </w:r>
      <w:proofErr w:type="spellStart"/>
      <w:r w:rsidRPr="00E1453A">
        <w:t>bài</w:t>
      </w:r>
      <w:proofErr w:type="spellEnd"/>
      <w:r w:rsidRPr="00E1453A">
        <w:t xml:space="preserve"> </w:t>
      </w:r>
      <w:proofErr w:type="spellStart"/>
      <w:r w:rsidRPr="00E1453A">
        <w:t>tập</w:t>
      </w:r>
      <w:proofErr w:type="spellEnd"/>
      <w:r w:rsidRPr="00E1453A">
        <w:t xml:space="preserve"> </w:t>
      </w:r>
      <w:proofErr w:type="spellStart"/>
      <w:r w:rsidRPr="00E1453A">
        <w:t>phổ</w:t>
      </w:r>
      <w:proofErr w:type="spellEnd"/>
      <w:r w:rsidRPr="00E1453A">
        <w:t xml:space="preserve"> </w:t>
      </w:r>
      <w:proofErr w:type="spellStart"/>
      <w:r w:rsidRPr="00E1453A">
        <w:t>biến</w:t>
      </w:r>
      <w:proofErr w:type="spellEnd"/>
      <w:r w:rsidRPr="00E1453A">
        <w:t xml:space="preserve"> </w:t>
      </w:r>
      <w:proofErr w:type="spellStart"/>
      <w:r w:rsidRPr="00E1453A">
        <w:t>cũng</w:t>
      </w:r>
      <w:proofErr w:type="spellEnd"/>
      <w:r w:rsidRPr="00E1453A">
        <w:t xml:space="preserve"> </w:t>
      </w:r>
      <w:proofErr w:type="spellStart"/>
      <w:r w:rsidRPr="00E1453A">
        <w:t>có</w:t>
      </w:r>
      <w:proofErr w:type="spellEnd"/>
      <w:r w:rsidRPr="00E1453A">
        <w:t xml:space="preserve"> </w:t>
      </w:r>
      <w:proofErr w:type="spellStart"/>
      <w:r w:rsidRPr="00E1453A">
        <w:t>thể</w:t>
      </w:r>
      <w:proofErr w:type="spellEnd"/>
      <w:r w:rsidRPr="00E1453A">
        <w:t xml:space="preserve"> </w:t>
      </w:r>
      <w:proofErr w:type="spellStart"/>
      <w:r w:rsidRPr="00E1453A">
        <w:t>được</w:t>
      </w:r>
      <w:proofErr w:type="spellEnd"/>
      <w:r w:rsidRPr="00E1453A">
        <w:t xml:space="preserve"> </w:t>
      </w:r>
      <w:proofErr w:type="spellStart"/>
      <w:r w:rsidRPr="00E1453A">
        <w:t>xem</w:t>
      </w:r>
      <w:proofErr w:type="spellEnd"/>
      <w:r w:rsidRPr="00E1453A">
        <w:t xml:space="preserve"> </w:t>
      </w:r>
      <w:proofErr w:type="spellStart"/>
      <w:r w:rsidRPr="00E1453A">
        <w:t>xét</w:t>
      </w:r>
      <w:proofErr w:type="spellEnd"/>
      <w:r w:rsidRPr="00E1453A">
        <w:t xml:space="preserve"> </w:t>
      </w:r>
      <w:proofErr w:type="spellStart"/>
      <w:r w:rsidRPr="00E1453A">
        <w:t>để</w:t>
      </w:r>
      <w:proofErr w:type="spellEnd"/>
      <w:r w:rsidRPr="00E1453A">
        <w:t xml:space="preserve"> </w:t>
      </w:r>
      <w:proofErr w:type="spellStart"/>
      <w:r w:rsidRPr="00E1453A">
        <w:t>tìm</w:t>
      </w:r>
      <w:proofErr w:type="spellEnd"/>
      <w:r w:rsidRPr="00E1453A">
        <w:t xml:space="preserve"> </w:t>
      </w:r>
      <w:proofErr w:type="spellStart"/>
      <w:r w:rsidRPr="00E1453A">
        <w:t>hiểu</w:t>
      </w:r>
      <w:proofErr w:type="spellEnd"/>
      <w:r w:rsidRPr="00E1453A">
        <w:t xml:space="preserve"> </w:t>
      </w:r>
      <w:proofErr w:type="spellStart"/>
      <w:r w:rsidRPr="00E1453A">
        <w:t>sâu</w:t>
      </w:r>
      <w:proofErr w:type="spellEnd"/>
      <w:r w:rsidRPr="00E1453A">
        <w:t xml:space="preserve"> </w:t>
      </w:r>
      <w:proofErr w:type="spellStart"/>
      <w:r w:rsidRPr="00E1453A">
        <w:t>hơn</w:t>
      </w:r>
      <w:proofErr w:type="spellEnd"/>
      <w:r w:rsidRPr="00E1453A">
        <w:t xml:space="preserve"> </w:t>
      </w:r>
      <w:proofErr w:type="spellStart"/>
      <w:r w:rsidRPr="00E1453A">
        <w:t>về</w:t>
      </w:r>
      <w:proofErr w:type="spellEnd"/>
      <w:r w:rsidRPr="00E1453A">
        <w:t xml:space="preserve"> </w:t>
      </w:r>
      <w:proofErr w:type="spellStart"/>
      <w:r w:rsidRPr="00E1453A">
        <w:t>các</w:t>
      </w:r>
      <w:proofErr w:type="spellEnd"/>
      <w:r w:rsidRPr="00E1453A">
        <w:t xml:space="preserve"> </w:t>
      </w:r>
      <w:proofErr w:type="spellStart"/>
      <w:r w:rsidRPr="00E1453A">
        <w:t>yếu</w:t>
      </w:r>
      <w:proofErr w:type="spellEnd"/>
      <w:r w:rsidRPr="00E1453A">
        <w:t xml:space="preserve"> </w:t>
      </w:r>
      <w:proofErr w:type="spellStart"/>
      <w:r w:rsidRPr="00E1453A">
        <w:t>tố</w:t>
      </w:r>
      <w:proofErr w:type="spellEnd"/>
      <w:r w:rsidRPr="00E1453A">
        <w:t xml:space="preserve"> </w:t>
      </w:r>
      <w:proofErr w:type="spellStart"/>
      <w:r w:rsidRPr="00E1453A">
        <w:t>khiến</w:t>
      </w:r>
      <w:proofErr w:type="spellEnd"/>
      <w:r w:rsidRPr="00E1453A">
        <w:t xml:space="preserve"> </w:t>
      </w:r>
      <w:proofErr w:type="spellStart"/>
      <w:r w:rsidRPr="00E1453A">
        <w:t>người</w:t>
      </w:r>
      <w:proofErr w:type="spellEnd"/>
      <w:r w:rsidRPr="00E1453A">
        <w:t xml:space="preserve"> </w:t>
      </w:r>
      <w:proofErr w:type="spellStart"/>
      <w:r w:rsidRPr="00E1453A">
        <w:t>dùng</w:t>
      </w:r>
      <w:proofErr w:type="spellEnd"/>
      <w:r w:rsidRPr="00E1453A">
        <w:t xml:space="preserve"> </w:t>
      </w:r>
      <w:proofErr w:type="spellStart"/>
      <w:r w:rsidRPr="00E1453A">
        <w:t>gặp</w:t>
      </w:r>
      <w:proofErr w:type="spellEnd"/>
      <w:r w:rsidRPr="00E1453A">
        <w:t xml:space="preserve"> </w:t>
      </w:r>
      <w:proofErr w:type="spellStart"/>
      <w:r w:rsidRPr="00E1453A">
        <w:t>khó</w:t>
      </w:r>
      <w:proofErr w:type="spellEnd"/>
      <w:r w:rsidRPr="00E1453A">
        <w:t xml:space="preserve"> </w:t>
      </w:r>
      <w:proofErr w:type="spellStart"/>
      <w:r w:rsidRPr="00E1453A">
        <w:t>khăn</w:t>
      </w:r>
      <w:proofErr w:type="spellEnd"/>
      <w:r w:rsidRPr="00E1453A">
        <w:t xml:space="preserve">, </w:t>
      </w:r>
      <w:proofErr w:type="spellStart"/>
      <w:r w:rsidRPr="00E1453A">
        <w:t>giúp</w:t>
      </w:r>
      <w:proofErr w:type="spellEnd"/>
      <w:r w:rsidRPr="00E1453A">
        <w:t xml:space="preserve"> </w:t>
      </w:r>
      <w:proofErr w:type="spellStart"/>
      <w:r w:rsidRPr="00E1453A">
        <w:t>cải</w:t>
      </w:r>
      <w:proofErr w:type="spellEnd"/>
      <w:r w:rsidRPr="00E1453A">
        <w:t xml:space="preserve"> </w:t>
      </w:r>
      <w:proofErr w:type="spellStart"/>
      <w:r w:rsidRPr="00E1453A">
        <w:t>thiện</w:t>
      </w:r>
      <w:proofErr w:type="spellEnd"/>
      <w:r w:rsidRPr="00E1453A">
        <w:t xml:space="preserve"> </w:t>
      </w:r>
      <w:proofErr w:type="spellStart"/>
      <w:r w:rsidRPr="00E1453A">
        <w:t>nội</w:t>
      </w:r>
      <w:proofErr w:type="spellEnd"/>
      <w:r w:rsidRPr="00E1453A">
        <w:t xml:space="preserve"> dung </w:t>
      </w:r>
      <w:proofErr w:type="spellStart"/>
      <w:r w:rsidRPr="00E1453A">
        <w:t>học</w:t>
      </w:r>
      <w:proofErr w:type="spellEnd"/>
      <w:r w:rsidRPr="00E1453A">
        <w:t xml:space="preserve"> </w:t>
      </w:r>
      <w:proofErr w:type="spellStart"/>
      <w:r w:rsidRPr="00E1453A">
        <w:t>tập</w:t>
      </w:r>
      <w:proofErr w:type="spellEnd"/>
      <w:r w:rsidRPr="00E1453A">
        <w:t>.</w:t>
      </w:r>
    </w:p>
    <w:p w14:paraId="4C6933B4" w14:textId="77777777" w:rsidR="00E1453A" w:rsidRPr="0094661D" w:rsidRDefault="00E1453A" w:rsidP="00C872F8">
      <w:pPr>
        <w:pStyle w:val="ListParagraph"/>
        <w:numPr>
          <w:ilvl w:val="0"/>
          <w:numId w:val="4"/>
        </w:numPr>
        <w:spacing w:line="360" w:lineRule="auto"/>
        <w:rPr>
          <w:b/>
          <w:bCs/>
        </w:rPr>
      </w:pPr>
      <w:proofErr w:type="spellStart"/>
      <w:r w:rsidRPr="0094661D">
        <w:rPr>
          <w:b/>
          <w:bCs/>
        </w:rPr>
        <w:t>User_id</w:t>
      </w:r>
      <w:proofErr w:type="spellEnd"/>
    </w:p>
    <w:p w14:paraId="0559F22C" w14:textId="49CE14AA" w:rsidR="00E1453A" w:rsidRDefault="00E1453A" w:rsidP="007940AB">
      <w:pPr>
        <w:pStyle w:val="ListParagraph"/>
        <w:numPr>
          <w:ilvl w:val="0"/>
          <w:numId w:val="16"/>
        </w:numPr>
        <w:spacing w:line="360" w:lineRule="auto"/>
        <w:ind w:left="1080"/>
        <w:jc w:val="both"/>
        <w:rPr>
          <w:lang w:val="vi-VN"/>
        </w:rPr>
      </w:pPr>
      <w:r w:rsidRPr="00E1453A">
        <w:t xml:space="preserve">Thông tin </w:t>
      </w:r>
      <w:proofErr w:type="spellStart"/>
      <w:r w:rsidRPr="00E1453A">
        <w:t>về</w:t>
      </w:r>
      <w:proofErr w:type="spellEnd"/>
      <w:r w:rsidRPr="00E1453A">
        <w:t xml:space="preserve"> </w:t>
      </w:r>
      <w:proofErr w:type="spellStart"/>
      <w:r w:rsidRPr="00E1453A">
        <w:t>người</w:t>
      </w:r>
      <w:proofErr w:type="spellEnd"/>
      <w:r w:rsidRPr="00E1453A">
        <w:t xml:space="preserve"> </w:t>
      </w:r>
      <w:proofErr w:type="spellStart"/>
      <w:r>
        <w:t>dùng</w:t>
      </w:r>
      <w:proofErr w:type="spellEnd"/>
      <w:r>
        <w:rPr>
          <w:lang w:val="vi-VN"/>
        </w:rPr>
        <w:t xml:space="preserve">: </w:t>
      </w:r>
    </w:p>
    <w:p w14:paraId="41ACB60F" w14:textId="77777777" w:rsidR="00E1453A" w:rsidRPr="00E1453A" w:rsidRDefault="00E1453A" w:rsidP="007940AB">
      <w:pPr>
        <w:pStyle w:val="ListParagraph"/>
        <w:numPr>
          <w:ilvl w:val="0"/>
          <w:numId w:val="17"/>
        </w:numPr>
        <w:spacing w:line="360" w:lineRule="auto"/>
        <w:ind w:left="1530"/>
        <w:jc w:val="both"/>
        <w:rPr>
          <w:lang w:val="vi-VN"/>
        </w:rPr>
      </w:pPr>
      <w:r w:rsidRPr="00E1453A">
        <w:rPr>
          <w:lang w:val="vi-VN"/>
        </w:rPr>
        <w:t>Số lượng người dùng duy nhất: Bộ dữ liệu có 24,128 người dùng khác nhau, đại diện cho một cộng đồng học viên hoặc người làm bài phong phú.</w:t>
      </w:r>
    </w:p>
    <w:p w14:paraId="19D1477A" w14:textId="77777777" w:rsidR="00E1453A" w:rsidRPr="00E1453A" w:rsidRDefault="00E1453A" w:rsidP="007940AB">
      <w:pPr>
        <w:pStyle w:val="ListParagraph"/>
        <w:numPr>
          <w:ilvl w:val="0"/>
          <w:numId w:val="17"/>
        </w:numPr>
        <w:spacing w:line="360" w:lineRule="auto"/>
        <w:ind w:left="1530"/>
        <w:jc w:val="both"/>
        <w:rPr>
          <w:lang w:val="vi-VN"/>
        </w:rPr>
      </w:pPr>
      <w:r w:rsidRPr="00E1453A">
        <w:rPr>
          <w:lang w:val="vi-VN"/>
        </w:rPr>
        <w:t>Số lần nộp bài trung bình mỗi người dùng: Trung bình, mỗi người dùng đã nộp khoảng 105 lần, cho thấy mức độ tương tác thường xuyên với hệ thống. Con số này có thể được ảnh hưởng bởi nhiều yếu tố, chẳng hạn như độ khó của các bài tập, độ hấp dẫn của nền tảng học tập, hoặc thậm chí là các quy định về số lần làm bài.</w:t>
      </w:r>
    </w:p>
    <w:p w14:paraId="2B809F6E" w14:textId="0CAFC7A0" w:rsidR="00E1453A" w:rsidRDefault="00E1453A" w:rsidP="007940AB">
      <w:pPr>
        <w:pStyle w:val="ListParagraph"/>
        <w:numPr>
          <w:ilvl w:val="0"/>
          <w:numId w:val="17"/>
        </w:numPr>
        <w:spacing w:line="360" w:lineRule="auto"/>
        <w:ind w:left="1530"/>
        <w:jc w:val="both"/>
        <w:rPr>
          <w:lang w:val="vi-VN"/>
        </w:rPr>
      </w:pPr>
      <w:r w:rsidRPr="00E1453A">
        <w:rPr>
          <w:lang w:val="vi-VN"/>
        </w:rPr>
        <w:t>Phân tích hành vi người dùng: Các người dùng hoạt động nhiều nhất là U_10385081, U_10866892, U_10872553, U_10869570, và U_10868324, với số lần nộp bài từ 1125 đến 1523 lần.</w:t>
      </w:r>
    </w:p>
    <w:p w14:paraId="57EE4CD0" w14:textId="4D9F8D37" w:rsidR="00E1453A" w:rsidRDefault="00E1453A" w:rsidP="00C872F8">
      <w:pPr>
        <w:pStyle w:val="ListParagraph"/>
        <w:numPr>
          <w:ilvl w:val="0"/>
          <w:numId w:val="16"/>
        </w:numPr>
        <w:spacing w:line="360" w:lineRule="auto"/>
        <w:ind w:left="1080"/>
        <w:rPr>
          <w:lang w:val="vi-VN"/>
        </w:rPr>
      </w:pPr>
      <w:proofErr w:type="spellStart"/>
      <w:r w:rsidRPr="00E1453A">
        <w:t>Nhận</w:t>
      </w:r>
      <w:proofErr w:type="spellEnd"/>
      <w:r w:rsidRPr="00E1453A">
        <w:t xml:space="preserve"> </w:t>
      </w:r>
      <w:proofErr w:type="spellStart"/>
      <w:r>
        <w:t>xét</w:t>
      </w:r>
      <w:proofErr w:type="spellEnd"/>
      <w:r>
        <w:rPr>
          <w:lang w:val="vi-VN"/>
        </w:rPr>
        <w:t xml:space="preserve">: </w:t>
      </w:r>
    </w:p>
    <w:p w14:paraId="305862F5" w14:textId="77777777" w:rsidR="00E1453A" w:rsidRPr="00E1453A" w:rsidRDefault="00E1453A" w:rsidP="007940AB">
      <w:pPr>
        <w:pStyle w:val="ListParagraph"/>
        <w:numPr>
          <w:ilvl w:val="0"/>
          <w:numId w:val="18"/>
        </w:numPr>
        <w:spacing w:line="360" w:lineRule="auto"/>
        <w:ind w:left="1440"/>
        <w:jc w:val="both"/>
        <w:rPr>
          <w:lang w:val="vi-VN"/>
        </w:rPr>
      </w:pPr>
      <w:r w:rsidRPr="00E1453A">
        <w:rPr>
          <w:lang w:val="vi-VN"/>
        </w:rPr>
        <w:t>Tần suất nộp bài cao: Số lần nộp bài trung bình lớn có thể cho thấy rằng người dùng đang luyện tập nhiều lần, có thể để nâng cao kết quả học tập hoặc khắc phục các lỗi làm bài.</w:t>
      </w:r>
    </w:p>
    <w:p w14:paraId="784A224B" w14:textId="49D91B69" w:rsidR="00E1453A" w:rsidRPr="00E1453A" w:rsidRDefault="00E1453A" w:rsidP="007940AB">
      <w:pPr>
        <w:pStyle w:val="ListParagraph"/>
        <w:numPr>
          <w:ilvl w:val="0"/>
          <w:numId w:val="18"/>
        </w:numPr>
        <w:spacing w:line="360" w:lineRule="auto"/>
        <w:ind w:left="1440"/>
        <w:jc w:val="both"/>
        <w:rPr>
          <w:lang w:val="vi-VN"/>
        </w:rPr>
      </w:pPr>
      <w:r w:rsidRPr="00E1453A">
        <w:rPr>
          <w:lang w:val="vi-VN"/>
        </w:rPr>
        <w:lastRenderedPageBreak/>
        <w:t>Những người dùng hoạt động nhiều có thể là những người học tích cực hoặc có thể họ gặp khó khăn với một số bài tập nhất định và phải thử nhiều lần.</w:t>
      </w:r>
    </w:p>
    <w:p w14:paraId="376EA251" w14:textId="77777777" w:rsidR="00E1453A" w:rsidRPr="0094661D" w:rsidRDefault="00E1453A" w:rsidP="00C872F8">
      <w:pPr>
        <w:pStyle w:val="ListParagraph"/>
        <w:numPr>
          <w:ilvl w:val="0"/>
          <w:numId w:val="4"/>
        </w:numPr>
        <w:spacing w:line="360" w:lineRule="auto"/>
        <w:rPr>
          <w:b/>
          <w:bCs/>
          <w:lang w:val="vi-VN"/>
        </w:rPr>
      </w:pPr>
      <w:proofErr w:type="spellStart"/>
      <w:r w:rsidRPr="0094661D">
        <w:rPr>
          <w:b/>
          <w:bCs/>
          <w:lang w:val="vi-VN"/>
        </w:rPr>
        <w:t>Is_correct</w:t>
      </w:r>
      <w:proofErr w:type="spellEnd"/>
    </w:p>
    <w:p w14:paraId="191897F2" w14:textId="3A16F3D8" w:rsidR="00E1453A" w:rsidRDefault="00E1453A" w:rsidP="00E1453A">
      <w:pPr>
        <w:pStyle w:val="ListParagraph"/>
        <w:ind w:left="1080"/>
        <w:rPr>
          <w:lang w:val="vi-VN"/>
        </w:rPr>
      </w:pPr>
      <w:r>
        <w:rPr>
          <w:noProof/>
          <w:color w:val="000000"/>
          <w:sz w:val="28"/>
          <w:szCs w:val="28"/>
          <w:bdr w:val="none" w:sz="0" w:space="0" w:color="auto" w:frame="1"/>
        </w:rPr>
        <w:drawing>
          <wp:inline distT="0" distB="0" distL="0" distR="0" wp14:anchorId="0FD45A9C" wp14:editId="419DE5A0">
            <wp:extent cx="4835320" cy="4122420"/>
            <wp:effectExtent l="0" t="0" r="3810" b="0"/>
            <wp:docPr id="1772044077" name="Picture 5"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4077" name="Picture 5" descr="A blue and orange pi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098" cy="4125641"/>
                    </a:xfrm>
                    <a:prstGeom prst="rect">
                      <a:avLst/>
                    </a:prstGeom>
                    <a:noFill/>
                    <a:ln>
                      <a:noFill/>
                    </a:ln>
                  </pic:spPr>
                </pic:pic>
              </a:graphicData>
            </a:graphic>
          </wp:inline>
        </w:drawing>
      </w:r>
    </w:p>
    <w:p w14:paraId="07C1C7A5" w14:textId="77777777" w:rsidR="00E1453A" w:rsidRPr="00E1453A" w:rsidRDefault="00E1453A" w:rsidP="007940AB">
      <w:pPr>
        <w:pStyle w:val="ListParagraph"/>
        <w:numPr>
          <w:ilvl w:val="0"/>
          <w:numId w:val="19"/>
        </w:numPr>
        <w:spacing w:line="360" w:lineRule="auto"/>
        <w:ind w:left="1080"/>
        <w:jc w:val="both"/>
        <w:rPr>
          <w:lang w:val="vi-VN"/>
        </w:rPr>
      </w:pPr>
      <w:r w:rsidRPr="00E1453A">
        <w:rPr>
          <w:lang w:val="vi-VN"/>
        </w:rPr>
        <w:t xml:space="preserve">Tỷ lệ trung bình đạt yêu cầu: Trung bình, trường </w:t>
      </w:r>
      <w:proofErr w:type="spellStart"/>
      <w:r w:rsidRPr="00E1453A">
        <w:rPr>
          <w:lang w:val="vi-VN"/>
        </w:rPr>
        <w:t>is_correct</w:t>
      </w:r>
      <w:proofErr w:type="spellEnd"/>
      <w:r w:rsidRPr="00E1453A">
        <w:rPr>
          <w:lang w:val="vi-VN"/>
        </w:rPr>
        <w:t xml:space="preserve"> cho thấy khoảng 87.85% các bài nộp được làm đúng (</w:t>
      </w:r>
      <w:proofErr w:type="spellStart"/>
      <w:r w:rsidRPr="00E1453A">
        <w:rPr>
          <w:lang w:val="vi-VN"/>
        </w:rPr>
        <w:t>mean</w:t>
      </w:r>
      <w:proofErr w:type="spellEnd"/>
      <w:r w:rsidRPr="00E1453A">
        <w:rPr>
          <w:lang w:val="vi-VN"/>
        </w:rPr>
        <w:t xml:space="preserve"> = 0.8785).</w:t>
      </w:r>
    </w:p>
    <w:p w14:paraId="3014C335" w14:textId="77777777" w:rsidR="00E1453A" w:rsidRPr="00E1453A" w:rsidRDefault="00E1453A" w:rsidP="007940AB">
      <w:pPr>
        <w:pStyle w:val="ListParagraph"/>
        <w:numPr>
          <w:ilvl w:val="0"/>
          <w:numId w:val="19"/>
        </w:numPr>
        <w:spacing w:line="360" w:lineRule="auto"/>
        <w:ind w:left="1080"/>
        <w:jc w:val="both"/>
        <w:rPr>
          <w:lang w:val="vi-VN"/>
        </w:rPr>
      </w:pPr>
      <w:r w:rsidRPr="00E1453A">
        <w:rPr>
          <w:lang w:val="vi-VN"/>
        </w:rPr>
        <w:t>Phân phối: Vì giá trị trung vị (50%) và giá trị phần tư thứ nhất và thứ ba (25% và 75%) đều là 1, điều này cho thấy phần lớn các bài nộp đều đạt kết quả chính xác.</w:t>
      </w:r>
    </w:p>
    <w:p w14:paraId="631070D4" w14:textId="3E23BAE9" w:rsidR="00E1453A" w:rsidRPr="00E1453A" w:rsidRDefault="00E1453A" w:rsidP="007940AB">
      <w:pPr>
        <w:pStyle w:val="ListParagraph"/>
        <w:numPr>
          <w:ilvl w:val="0"/>
          <w:numId w:val="19"/>
        </w:numPr>
        <w:spacing w:line="360" w:lineRule="auto"/>
        <w:ind w:left="1080"/>
        <w:jc w:val="both"/>
        <w:rPr>
          <w:lang w:val="vi-VN"/>
        </w:rPr>
      </w:pPr>
      <w:r w:rsidRPr="00E1453A">
        <w:rPr>
          <w:lang w:val="vi-VN"/>
        </w:rPr>
        <w:t>Nhận xét: Hầu hết người dùng có thể làm đúng các bài tập, cho thấy các bài tập có thể phù hợp với trình độ người học hoặc có thể không quá khó. Tuy nhiên, vẫn có một tỷ lệ không nhỏ các bài nộp không đạt yêu cầu, có thể là do các bài tập khó hơn hoặc do người học cần nhiều lần thử để thành công.</w:t>
      </w:r>
    </w:p>
    <w:p w14:paraId="15CE9B53" w14:textId="30F66F62" w:rsidR="00E1453A" w:rsidRPr="0094661D" w:rsidRDefault="0094661D" w:rsidP="00C872F8">
      <w:pPr>
        <w:pStyle w:val="ListParagraph"/>
        <w:numPr>
          <w:ilvl w:val="0"/>
          <w:numId w:val="4"/>
        </w:numPr>
        <w:spacing w:line="360" w:lineRule="auto"/>
        <w:rPr>
          <w:b/>
          <w:bCs/>
          <w:lang w:val="vi-VN"/>
        </w:rPr>
      </w:pPr>
      <w:proofErr w:type="spellStart"/>
      <w:r w:rsidRPr="0094661D">
        <w:rPr>
          <w:b/>
          <w:bCs/>
          <w:lang w:val="vi-VN"/>
        </w:rPr>
        <w:t>Attempts</w:t>
      </w:r>
      <w:proofErr w:type="spellEnd"/>
      <w:r w:rsidRPr="0094661D">
        <w:rPr>
          <w:b/>
          <w:bCs/>
          <w:lang w:val="vi-VN"/>
        </w:rPr>
        <w:t xml:space="preserve">: </w:t>
      </w:r>
    </w:p>
    <w:p w14:paraId="389A9E20" w14:textId="25A9591E" w:rsidR="0094661D" w:rsidRDefault="0094661D" w:rsidP="0094661D">
      <w:pPr>
        <w:pStyle w:val="ListParagraph"/>
        <w:ind w:left="1080"/>
        <w:rPr>
          <w:lang w:val="vi-VN"/>
        </w:rPr>
      </w:pPr>
      <w:r>
        <w:rPr>
          <w:noProof/>
          <w:color w:val="000000"/>
          <w:sz w:val="28"/>
          <w:szCs w:val="28"/>
          <w:bdr w:val="none" w:sz="0" w:space="0" w:color="auto" w:frame="1"/>
        </w:rPr>
        <w:lastRenderedPageBreak/>
        <w:drawing>
          <wp:inline distT="0" distB="0" distL="0" distR="0" wp14:anchorId="3E825C23" wp14:editId="50F60045">
            <wp:extent cx="4663440" cy="2546956"/>
            <wp:effectExtent l="0" t="0" r="3810" b="6350"/>
            <wp:docPr id="1354806515"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6515" name="Picture 6" descr="A graph with numbers an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9431" cy="2550228"/>
                    </a:xfrm>
                    <a:prstGeom prst="rect">
                      <a:avLst/>
                    </a:prstGeom>
                    <a:noFill/>
                    <a:ln>
                      <a:noFill/>
                    </a:ln>
                  </pic:spPr>
                </pic:pic>
              </a:graphicData>
            </a:graphic>
          </wp:inline>
        </w:drawing>
      </w:r>
    </w:p>
    <w:p w14:paraId="09AEC2C8" w14:textId="77777777" w:rsidR="0094661D" w:rsidRPr="0094661D" w:rsidRDefault="0094661D" w:rsidP="007940AB">
      <w:pPr>
        <w:pStyle w:val="ListParagraph"/>
        <w:numPr>
          <w:ilvl w:val="0"/>
          <w:numId w:val="20"/>
        </w:numPr>
        <w:spacing w:line="360" w:lineRule="auto"/>
        <w:ind w:left="1080"/>
        <w:jc w:val="both"/>
        <w:rPr>
          <w:lang w:val="vi-VN"/>
        </w:rPr>
      </w:pPr>
      <w:r w:rsidRPr="0094661D">
        <w:rPr>
          <w:lang w:val="vi-VN"/>
        </w:rPr>
        <w:t>Số lượng tổng cộng: Bộ dữ liệu chứa hơn 2.5 triệu lần nộp bài (2,544,060).</w:t>
      </w:r>
    </w:p>
    <w:p w14:paraId="10732383" w14:textId="77777777" w:rsidR="0094661D" w:rsidRPr="0094661D" w:rsidRDefault="0094661D" w:rsidP="007940AB">
      <w:pPr>
        <w:pStyle w:val="ListParagraph"/>
        <w:numPr>
          <w:ilvl w:val="0"/>
          <w:numId w:val="20"/>
        </w:numPr>
        <w:spacing w:line="360" w:lineRule="auto"/>
        <w:ind w:left="1080"/>
        <w:jc w:val="both"/>
        <w:rPr>
          <w:lang w:val="vi-VN"/>
        </w:rPr>
      </w:pPr>
      <w:r w:rsidRPr="0094661D">
        <w:rPr>
          <w:lang w:val="vi-VN"/>
        </w:rPr>
        <w:t>Số lần nộp trung bình: Trung bình mỗi bài tập được nộp khoảng 1.08 lần.</w:t>
      </w:r>
    </w:p>
    <w:p w14:paraId="265B0BBA" w14:textId="2C261C8D" w:rsidR="0094661D" w:rsidRDefault="0094661D" w:rsidP="007940AB">
      <w:pPr>
        <w:pStyle w:val="ListParagraph"/>
        <w:numPr>
          <w:ilvl w:val="0"/>
          <w:numId w:val="20"/>
        </w:numPr>
        <w:spacing w:line="360" w:lineRule="auto"/>
        <w:ind w:left="1080"/>
        <w:jc w:val="both"/>
        <w:rPr>
          <w:lang w:val="vi-VN"/>
        </w:rPr>
      </w:pPr>
      <w:r w:rsidRPr="0094661D">
        <w:rPr>
          <w:lang w:val="vi-VN"/>
        </w:rPr>
        <w:t>Phân vị:</w:t>
      </w:r>
    </w:p>
    <w:p w14:paraId="14190E73" w14:textId="77777777" w:rsidR="0094661D" w:rsidRPr="0094661D" w:rsidRDefault="0094661D" w:rsidP="007940AB">
      <w:pPr>
        <w:pStyle w:val="ListParagraph"/>
        <w:numPr>
          <w:ilvl w:val="0"/>
          <w:numId w:val="21"/>
        </w:numPr>
        <w:spacing w:line="360" w:lineRule="auto"/>
        <w:ind w:left="1440"/>
        <w:jc w:val="both"/>
        <w:rPr>
          <w:lang w:val="vi-VN"/>
        </w:rPr>
      </w:pPr>
      <w:r w:rsidRPr="0094661D">
        <w:rPr>
          <w:lang w:val="vi-VN"/>
        </w:rPr>
        <w:t>25%, 50%, và 75%: Từ phân vị 25 đến 75, số lần nộp duy trì ở mức 1 lần, cho thấy phần lớn người dùng chỉ nộp bài một lần cho mỗi bài tập.</w:t>
      </w:r>
    </w:p>
    <w:p w14:paraId="50A03A1E" w14:textId="204C17FD" w:rsidR="0094661D" w:rsidRDefault="0094661D" w:rsidP="007940AB">
      <w:pPr>
        <w:pStyle w:val="ListParagraph"/>
        <w:numPr>
          <w:ilvl w:val="0"/>
          <w:numId w:val="21"/>
        </w:numPr>
        <w:spacing w:line="360" w:lineRule="auto"/>
        <w:ind w:left="1440"/>
        <w:jc w:val="both"/>
        <w:rPr>
          <w:lang w:val="vi-VN"/>
        </w:rPr>
      </w:pPr>
      <w:r w:rsidRPr="0094661D">
        <w:rPr>
          <w:lang w:val="vi-VN"/>
        </w:rPr>
        <w:t>Phân phối bất thường: Giá trị lớn nhất (</w:t>
      </w:r>
      <w:proofErr w:type="spellStart"/>
      <w:r w:rsidRPr="0094661D">
        <w:rPr>
          <w:lang w:val="vi-VN"/>
        </w:rPr>
        <w:t>max</w:t>
      </w:r>
      <w:proofErr w:type="spellEnd"/>
      <w:r w:rsidRPr="0094661D">
        <w:rPr>
          <w:lang w:val="vi-VN"/>
        </w:rPr>
        <w:t>) là 121 lần nộp cho một bài duy nhất, cho thấy có một số ít trường hợp mà người dùng cần nộp nhiều lần để đạt được kết quả.</w:t>
      </w:r>
    </w:p>
    <w:p w14:paraId="73067EFB" w14:textId="1AAA68FA" w:rsidR="0094661D" w:rsidRDefault="0094661D" w:rsidP="007940AB">
      <w:pPr>
        <w:pStyle w:val="ListParagraph"/>
        <w:numPr>
          <w:ilvl w:val="0"/>
          <w:numId w:val="22"/>
        </w:numPr>
        <w:spacing w:line="360" w:lineRule="auto"/>
        <w:ind w:left="1080"/>
        <w:jc w:val="both"/>
        <w:rPr>
          <w:lang w:val="vi-VN"/>
        </w:rPr>
      </w:pPr>
      <w:r w:rsidRPr="0094661D">
        <w:rPr>
          <w:lang w:val="vi-VN"/>
        </w:rPr>
        <w:t xml:space="preserve">Nhận </w:t>
      </w:r>
      <w:r>
        <w:rPr>
          <w:lang w:val="vi-VN"/>
        </w:rPr>
        <w:t xml:space="preserve">xét: </w:t>
      </w:r>
    </w:p>
    <w:p w14:paraId="6017F0E6" w14:textId="77777777" w:rsidR="0094661D" w:rsidRPr="0094661D" w:rsidRDefault="0094661D" w:rsidP="007940AB">
      <w:pPr>
        <w:pStyle w:val="ListParagraph"/>
        <w:numPr>
          <w:ilvl w:val="0"/>
          <w:numId w:val="23"/>
        </w:numPr>
        <w:spacing w:line="360" w:lineRule="auto"/>
        <w:jc w:val="both"/>
        <w:rPr>
          <w:lang w:val="vi-VN"/>
        </w:rPr>
      </w:pPr>
      <w:r w:rsidRPr="0094661D">
        <w:rPr>
          <w:lang w:val="vi-VN"/>
        </w:rPr>
        <w:t>Khả năng tiếp cận kiến thức: Với phần lớn các bài tập chỉ yêu cầu một lần nộp, điều này có thể cho thấy các bài tập tương đối dễ tiếp thu và có thể hoàn thành trong lần thử đầu tiên.</w:t>
      </w:r>
    </w:p>
    <w:p w14:paraId="49A4AB4B" w14:textId="11818B36" w:rsidR="0094661D" w:rsidRDefault="0094661D" w:rsidP="007940AB">
      <w:pPr>
        <w:pStyle w:val="ListParagraph"/>
        <w:numPr>
          <w:ilvl w:val="0"/>
          <w:numId w:val="23"/>
        </w:numPr>
        <w:spacing w:line="360" w:lineRule="auto"/>
        <w:jc w:val="both"/>
        <w:rPr>
          <w:lang w:val="vi-VN"/>
        </w:rPr>
      </w:pPr>
      <w:r w:rsidRPr="0094661D">
        <w:rPr>
          <w:lang w:val="vi-VN"/>
        </w:rPr>
        <w:t>Trường hợp ngoại lệ: Những bài tập có số lần nộp cao có thể là các bài khó hoặc người dùng đã gặp khó khăn trong việc hoàn thành đúng yêu cầu. Các trường hợp này cần được đánh giá thêm để xem có cần điều chỉnh độ khó hoặc cung cấp thêm hướng dẫn cho bài tập.</w:t>
      </w:r>
    </w:p>
    <w:p w14:paraId="736578F2" w14:textId="77777777" w:rsidR="0094661D" w:rsidRPr="0094661D" w:rsidRDefault="0094661D" w:rsidP="00C872F8">
      <w:pPr>
        <w:pStyle w:val="ListParagraph"/>
        <w:numPr>
          <w:ilvl w:val="0"/>
          <w:numId w:val="4"/>
        </w:numPr>
        <w:spacing w:line="360" w:lineRule="auto"/>
        <w:rPr>
          <w:b/>
          <w:bCs/>
          <w:lang w:val="vi-VN"/>
        </w:rPr>
      </w:pPr>
      <w:proofErr w:type="spellStart"/>
      <w:r w:rsidRPr="0094661D">
        <w:rPr>
          <w:b/>
          <w:bCs/>
          <w:lang w:val="vi-VN"/>
        </w:rPr>
        <w:t>Score</w:t>
      </w:r>
      <w:proofErr w:type="spellEnd"/>
    </w:p>
    <w:p w14:paraId="70ED94E9" w14:textId="4DDAFDFD" w:rsidR="0094661D" w:rsidRDefault="0094661D" w:rsidP="0094661D">
      <w:pPr>
        <w:pStyle w:val="ListParagraph"/>
        <w:ind w:left="1080"/>
        <w:rPr>
          <w:lang w:val="vi-VN"/>
        </w:rPr>
      </w:pPr>
      <w:r>
        <w:rPr>
          <w:noProof/>
          <w:color w:val="000000"/>
          <w:sz w:val="28"/>
          <w:szCs w:val="28"/>
          <w:bdr w:val="none" w:sz="0" w:space="0" w:color="auto" w:frame="1"/>
        </w:rPr>
        <w:lastRenderedPageBreak/>
        <w:drawing>
          <wp:inline distT="0" distB="0" distL="0" distR="0" wp14:anchorId="6D094CF9" wp14:editId="1D52DF1F">
            <wp:extent cx="4961728" cy="2887980"/>
            <wp:effectExtent l="0" t="0" r="0" b="7620"/>
            <wp:docPr id="154229265"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9265" name="Picture 7" descr="A graph with numbers an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8469" cy="2891903"/>
                    </a:xfrm>
                    <a:prstGeom prst="rect">
                      <a:avLst/>
                    </a:prstGeom>
                    <a:noFill/>
                    <a:ln>
                      <a:noFill/>
                    </a:ln>
                  </pic:spPr>
                </pic:pic>
              </a:graphicData>
            </a:graphic>
          </wp:inline>
        </w:drawing>
      </w:r>
    </w:p>
    <w:p w14:paraId="3C2B6327" w14:textId="098D5959" w:rsidR="0094661D" w:rsidRDefault="0094661D" w:rsidP="007940AB">
      <w:pPr>
        <w:pStyle w:val="ListParagraph"/>
        <w:numPr>
          <w:ilvl w:val="0"/>
          <w:numId w:val="24"/>
        </w:numPr>
        <w:spacing w:line="360" w:lineRule="auto"/>
        <w:ind w:left="1080"/>
        <w:jc w:val="both"/>
        <w:rPr>
          <w:lang w:val="vi-VN"/>
        </w:rPr>
      </w:pPr>
      <w:r w:rsidRPr="0094661D">
        <w:rPr>
          <w:lang w:val="vi-VN"/>
        </w:rPr>
        <w:t>Dữ liệu điểm số từ các bài nộp cho thấy các đặc điểm nổi bật:</w:t>
      </w:r>
    </w:p>
    <w:p w14:paraId="4C07D0B9" w14:textId="77777777" w:rsidR="0094661D" w:rsidRPr="0094661D" w:rsidRDefault="0094661D" w:rsidP="007940AB">
      <w:pPr>
        <w:pStyle w:val="ListParagraph"/>
        <w:numPr>
          <w:ilvl w:val="0"/>
          <w:numId w:val="25"/>
        </w:numPr>
        <w:spacing w:line="360" w:lineRule="auto"/>
        <w:ind w:left="1350"/>
        <w:jc w:val="both"/>
        <w:rPr>
          <w:lang w:val="vi-VN"/>
        </w:rPr>
      </w:pPr>
      <w:r w:rsidRPr="0094661D">
        <w:rPr>
          <w:lang w:val="vi-VN"/>
        </w:rPr>
        <w:t>Tổng số lần nộp có điểm số: Có 985,320 bản ghi có chứa điểm số, chiếm khoảng 38.7% tổng số lần nộp (2,544,060).</w:t>
      </w:r>
    </w:p>
    <w:p w14:paraId="3D424C03" w14:textId="62DF34A7" w:rsidR="0094661D" w:rsidRDefault="0094661D" w:rsidP="007940AB">
      <w:pPr>
        <w:pStyle w:val="ListParagraph"/>
        <w:numPr>
          <w:ilvl w:val="0"/>
          <w:numId w:val="25"/>
        </w:numPr>
        <w:spacing w:line="360" w:lineRule="auto"/>
        <w:ind w:left="1350"/>
        <w:jc w:val="both"/>
        <w:rPr>
          <w:lang w:val="vi-VN"/>
        </w:rPr>
      </w:pPr>
      <w:r w:rsidRPr="0094661D">
        <w:rPr>
          <w:lang w:val="vi-VN"/>
        </w:rPr>
        <w:t>Điểm trung bình: Điểm trung bình là 1.32, khá gần với điểm cơ bản 1.0, cho thấy hầu hết các bài nộp đạt điểm ở mức này.</w:t>
      </w:r>
    </w:p>
    <w:p w14:paraId="3EE3E90A" w14:textId="622E48F8" w:rsidR="0094661D" w:rsidRPr="00E02249" w:rsidRDefault="0094661D" w:rsidP="007940AB">
      <w:pPr>
        <w:pStyle w:val="ListParagraph"/>
        <w:numPr>
          <w:ilvl w:val="0"/>
          <w:numId w:val="25"/>
        </w:numPr>
        <w:spacing w:line="360" w:lineRule="auto"/>
        <w:ind w:left="1350"/>
        <w:jc w:val="both"/>
        <w:rPr>
          <w:lang w:val="vi-VN"/>
        </w:rPr>
      </w:pPr>
      <w:r w:rsidRPr="0094661D">
        <w:rPr>
          <w:lang w:val="vi-VN"/>
        </w:rPr>
        <w:t>Phân vị:</w:t>
      </w:r>
      <w:r w:rsidRPr="00E02249">
        <w:rPr>
          <w:rFonts w:eastAsia="Times New Roman" w:cs="Times New Roman"/>
          <w:color w:val="000000"/>
          <w:kern w:val="0"/>
          <w:sz w:val="28"/>
          <w:szCs w:val="28"/>
          <w:lang w:val="vi-VN"/>
          <w14:ligatures w14:val="none"/>
        </w:rPr>
        <w:t xml:space="preserve"> </w:t>
      </w:r>
      <w:r w:rsidRPr="00E02249">
        <w:rPr>
          <w:lang w:val="vi-VN"/>
        </w:rPr>
        <w:t>25%, 50%, và 75%: Điểm ở ba phân vị này đều là 1.0, điều này có thể phản ánh một số cơ chế chấm điểm cơ bản hoặc mức điểm tối thiểu đạt yêu cầu cho bài tập.</w:t>
      </w:r>
    </w:p>
    <w:p w14:paraId="094CDB07" w14:textId="696EBE3C" w:rsidR="0094661D" w:rsidRDefault="0094661D" w:rsidP="007940AB">
      <w:pPr>
        <w:pStyle w:val="ListParagraph"/>
        <w:numPr>
          <w:ilvl w:val="0"/>
          <w:numId w:val="25"/>
        </w:numPr>
        <w:spacing w:line="360" w:lineRule="auto"/>
        <w:ind w:left="1350"/>
        <w:jc w:val="both"/>
        <w:rPr>
          <w:lang w:val="vi-VN"/>
        </w:rPr>
      </w:pPr>
      <w:r>
        <w:rPr>
          <w:lang w:val="vi-VN"/>
        </w:rPr>
        <w:t xml:space="preserve">Điểm âm và điểm cao nhất : </w:t>
      </w:r>
    </w:p>
    <w:p w14:paraId="4451722E" w14:textId="77777777" w:rsidR="0094661D" w:rsidRPr="0094661D" w:rsidRDefault="0094661D" w:rsidP="007940AB">
      <w:pPr>
        <w:pStyle w:val="ListParagraph"/>
        <w:numPr>
          <w:ilvl w:val="0"/>
          <w:numId w:val="26"/>
        </w:numPr>
        <w:spacing w:line="360" w:lineRule="auto"/>
        <w:jc w:val="both"/>
        <w:rPr>
          <w:lang w:val="vi-VN"/>
        </w:rPr>
      </w:pPr>
      <w:r w:rsidRPr="0094661D">
        <w:rPr>
          <w:lang w:val="vi-VN"/>
        </w:rPr>
        <w:t>Điểm thấp nhất: -1.0, điều này có thể đại diện cho một hình phạt hoặc điểm cho các bài nộp không hợp lệ.</w:t>
      </w:r>
    </w:p>
    <w:p w14:paraId="00173B46" w14:textId="03961DC4" w:rsidR="0094661D" w:rsidRDefault="0094661D" w:rsidP="007940AB">
      <w:pPr>
        <w:pStyle w:val="ListParagraph"/>
        <w:numPr>
          <w:ilvl w:val="0"/>
          <w:numId w:val="26"/>
        </w:numPr>
        <w:spacing w:line="360" w:lineRule="auto"/>
        <w:jc w:val="both"/>
        <w:rPr>
          <w:lang w:val="vi-VN"/>
        </w:rPr>
      </w:pPr>
      <w:r w:rsidRPr="0094661D">
        <w:rPr>
          <w:lang w:val="vi-VN"/>
        </w:rPr>
        <w:t>Điểm cao nhất: 50.0, một giá trị ngoại lệ, có thể phản ánh một loại điểm thưởng hoặc phần thưởng cho những bài làm đặc biệt tốt hoặc bài thi có độ khó cao.</w:t>
      </w:r>
    </w:p>
    <w:p w14:paraId="18B39CCE" w14:textId="77777777" w:rsidR="0094661D" w:rsidRPr="0094661D" w:rsidRDefault="0094661D" w:rsidP="007940AB">
      <w:pPr>
        <w:pStyle w:val="ListParagraph"/>
        <w:spacing w:line="360" w:lineRule="auto"/>
        <w:ind w:left="1350"/>
        <w:jc w:val="both"/>
        <w:rPr>
          <w:lang w:val="vi-VN"/>
        </w:rPr>
      </w:pPr>
    </w:p>
    <w:p w14:paraId="43D76247" w14:textId="5ECE5B04" w:rsidR="0094661D" w:rsidRDefault="0094661D" w:rsidP="007940AB">
      <w:pPr>
        <w:pStyle w:val="ListParagraph"/>
        <w:numPr>
          <w:ilvl w:val="0"/>
          <w:numId w:val="24"/>
        </w:numPr>
        <w:spacing w:line="360" w:lineRule="auto"/>
        <w:ind w:left="1080"/>
        <w:jc w:val="both"/>
        <w:rPr>
          <w:lang w:val="vi-VN"/>
        </w:rPr>
      </w:pPr>
      <w:r w:rsidRPr="0094661D">
        <w:rPr>
          <w:lang w:val="vi-VN"/>
        </w:rPr>
        <w:t xml:space="preserve">Nhận xét: </w:t>
      </w:r>
    </w:p>
    <w:p w14:paraId="5A9E7AEF" w14:textId="77777777" w:rsidR="0094661D" w:rsidRPr="0094661D" w:rsidRDefault="0094661D" w:rsidP="007940AB">
      <w:pPr>
        <w:pStyle w:val="ListParagraph"/>
        <w:numPr>
          <w:ilvl w:val="0"/>
          <w:numId w:val="27"/>
        </w:numPr>
        <w:spacing w:line="360" w:lineRule="auto"/>
        <w:ind w:left="1350"/>
        <w:jc w:val="both"/>
        <w:rPr>
          <w:lang w:val="vi-VN"/>
        </w:rPr>
      </w:pPr>
      <w:r w:rsidRPr="0094661D">
        <w:rPr>
          <w:lang w:val="vi-VN"/>
        </w:rPr>
        <w:lastRenderedPageBreak/>
        <w:t>Phân phối điểm số: Điểm số tập trung quanh giá trị 1.0 cho thấy người dùng thường đạt được mức điểm cơ bản. Tuy nhiên, một số ít người có thể đạt điểm cao hơn đáng kể.</w:t>
      </w:r>
    </w:p>
    <w:p w14:paraId="49BE38A1" w14:textId="0CDEFFD0" w:rsidR="0094661D" w:rsidRDefault="0094661D" w:rsidP="007940AB">
      <w:pPr>
        <w:pStyle w:val="ListParagraph"/>
        <w:numPr>
          <w:ilvl w:val="0"/>
          <w:numId w:val="27"/>
        </w:numPr>
        <w:spacing w:line="360" w:lineRule="auto"/>
        <w:ind w:left="1350"/>
        <w:jc w:val="both"/>
        <w:rPr>
          <w:lang w:val="vi-VN"/>
        </w:rPr>
      </w:pPr>
      <w:r w:rsidRPr="0094661D">
        <w:rPr>
          <w:lang w:val="vi-VN"/>
        </w:rPr>
        <w:t>Điểm âm: Có một lượng nhỏ bài nộp bị trừ điểm hoặc đạt điểm thấp, cần phân tích chi tiết để hiểu rõ lý do, chẳng hạn như xem xét quy tắc chấm điểm hoặc lỗi người dùng.</w:t>
      </w:r>
    </w:p>
    <w:p w14:paraId="533D5F53" w14:textId="77777777" w:rsidR="0094661D" w:rsidRPr="0094661D" w:rsidRDefault="0094661D" w:rsidP="00C872F8">
      <w:pPr>
        <w:pStyle w:val="ListParagraph"/>
        <w:numPr>
          <w:ilvl w:val="0"/>
          <w:numId w:val="4"/>
        </w:numPr>
        <w:spacing w:line="360" w:lineRule="auto"/>
        <w:rPr>
          <w:b/>
          <w:bCs/>
          <w:lang w:val="vi-VN"/>
        </w:rPr>
      </w:pPr>
      <w:proofErr w:type="spellStart"/>
      <w:r w:rsidRPr="0094661D">
        <w:rPr>
          <w:b/>
          <w:bCs/>
          <w:lang w:val="vi-VN"/>
        </w:rPr>
        <w:t>submit_time</w:t>
      </w:r>
      <w:proofErr w:type="spellEnd"/>
    </w:p>
    <w:p w14:paraId="0721F785" w14:textId="016A7172" w:rsidR="0094661D" w:rsidRDefault="0094661D" w:rsidP="0094661D">
      <w:pPr>
        <w:pStyle w:val="ListParagraph"/>
        <w:ind w:left="1080"/>
        <w:rPr>
          <w:lang w:val="vi-VN"/>
        </w:rPr>
      </w:pPr>
      <w:r>
        <w:rPr>
          <w:noProof/>
          <w:color w:val="000000"/>
          <w:sz w:val="28"/>
          <w:szCs w:val="28"/>
          <w:bdr w:val="none" w:sz="0" w:space="0" w:color="auto" w:frame="1"/>
        </w:rPr>
        <w:drawing>
          <wp:inline distT="0" distB="0" distL="0" distR="0" wp14:anchorId="1EB7009C" wp14:editId="6538E6AD">
            <wp:extent cx="4446584" cy="2286000"/>
            <wp:effectExtent l="0" t="0" r="0" b="0"/>
            <wp:docPr id="2069156743"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56743" name="Picture 8" descr="A graph with blue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9823" cy="2287665"/>
                    </a:xfrm>
                    <a:prstGeom prst="rect">
                      <a:avLst/>
                    </a:prstGeom>
                    <a:noFill/>
                    <a:ln>
                      <a:noFill/>
                    </a:ln>
                  </pic:spPr>
                </pic:pic>
              </a:graphicData>
            </a:graphic>
          </wp:inline>
        </w:drawing>
      </w:r>
    </w:p>
    <w:p w14:paraId="171E2716" w14:textId="1D51D152" w:rsidR="0094661D" w:rsidRPr="0094661D" w:rsidRDefault="0094661D" w:rsidP="007940AB">
      <w:pPr>
        <w:pStyle w:val="ListParagraph"/>
        <w:numPr>
          <w:ilvl w:val="0"/>
          <w:numId w:val="28"/>
        </w:numPr>
        <w:spacing w:line="360" w:lineRule="auto"/>
        <w:ind w:left="990"/>
        <w:jc w:val="both"/>
        <w:rPr>
          <w:lang w:val="vi-VN"/>
        </w:rPr>
      </w:pPr>
      <w:r w:rsidRPr="0094661D">
        <w:rPr>
          <w:lang w:val="vi-VN"/>
        </w:rPr>
        <w:t>Biểu đồ cho thấy sự thay đổi trong số lượng lần nộp bài theo thời gian từ tháng 5 đến tháng 12 năm 2020.</w:t>
      </w:r>
    </w:p>
    <w:p w14:paraId="2F51DD8C" w14:textId="090B1415" w:rsidR="0094661D" w:rsidRDefault="0094661D" w:rsidP="007940AB">
      <w:pPr>
        <w:pStyle w:val="ListParagraph"/>
        <w:numPr>
          <w:ilvl w:val="0"/>
          <w:numId w:val="28"/>
        </w:numPr>
        <w:spacing w:line="360" w:lineRule="auto"/>
        <w:ind w:left="990"/>
        <w:jc w:val="both"/>
        <w:rPr>
          <w:lang w:val="vi-VN"/>
        </w:rPr>
      </w:pPr>
      <w:r w:rsidRPr="0094661D">
        <w:rPr>
          <w:lang w:val="vi-VN"/>
        </w:rPr>
        <w:t>Nhận xét:</w:t>
      </w:r>
    </w:p>
    <w:p w14:paraId="56D1AFDB" w14:textId="77777777" w:rsidR="0094661D" w:rsidRPr="0094661D" w:rsidRDefault="0094661D" w:rsidP="007940AB">
      <w:pPr>
        <w:pStyle w:val="ListParagraph"/>
        <w:numPr>
          <w:ilvl w:val="0"/>
          <w:numId w:val="29"/>
        </w:numPr>
        <w:spacing w:line="360" w:lineRule="auto"/>
        <w:ind w:left="1350"/>
        <w:jc w:val="both"/>
        <w:rPr>
          <w:lang w:val="vi-VN"/>
        </w:rPr>
      </w:pPr>
      <w:r w:rsidRPr="0094661D">
        <w:rPr>
          <w:lang w:val="vi-VN"/>
        </w:rPr>
        <w:t>Sự tăng mạnh về số lần nộp bài: Đồ thị cho thấy số lần nộp bài có xu hướng tăng dần từ tháng 10 đến tháng 12. Đặc biệt, vào các ngày cuối tháng 11 và tháng 12, có những đỉnh điểm với số lần nộp bài lên đến hơn 60,000. Điều này có thể là do thời điểm cuối kỳ, khi người dùng (có thể là sinh viên) phải hoàn thành các bài tập hoặc chuẩn bị cho các kỳ thi.</w:t>
      </w:r>
    </w:p>
    <w:p w14:paraId="45545780" w14:textId="77777777" w:rsidR="0094661D" w:rsidRPr="0094661D" w:rsidRDefault="0094661D" w:rsidP="007940AB">
      <w:pPr>
        <w:pStyle w:val="ListParagraph"/>
        <w:numPr>
          <w:ilvl w:val="0"/>
          <w:numId w:val="29"/>
        </w:numPr>
        <w:spacing w:line="360" w:lineRule="auto"/>
        <w:ind w:left="1350"/>
        <w:jc w:val="both"/>
        <w:rPr>
          <w:lang w:val="vi-VN"/>
        </w:rPr>
      </w:pPr>
      <w:r w:rsidRPr="0094661D">
        <w:rPr>
          <w:lang w:val="vi-VN"/>
        </w:rPr>
        <w:t>Sự giảm trong mùa hè: Trong khoảng tháng 6 đến tháng 9, số lượng nộp bài giảm đi đáng kể. Đây có thể là giai đoạn nghỉ hè, dẫn đến ít hoạt động học tập và nộp bài hơn.</w:t>
      </w:r>
    </w:p>
    <w:p w14:paraId="6672D53D" w14:textId="4FADAC68" w:rsidR="0094661D" w:rsidRPr="0094661D" w:rsidRDefault="0094661D" w:rsidP="007940AB">
      <w:pPr>
        <w:pStyle w:val="ListParagraph"/>
        <w:numPr>
          <w:ilvl w:val="0"/>
          <w:numId w:val="29"/>
        </w:numPr>
        <w:spacing w:line="360" w:lineRule="auto"/>
        <w:ind w:left="1350"/>
        <w:jc w:val="both"/>
        <w:rPr>
          <w:lang w:val="vi-VN"/>
        </w:rPr>
      </w:pPr>
      <w:r w:rsidRPr="0094661D">
        <w:rPr>
          <w:lang w:val="vi-VN"/>
        </w:rPr>
        <w:t>Sự gia tăng trở lại vào tháng 10: Từ tháng 10, số lần nộp bài bắt đầu tăng mạnh, có thể do các hoạt động học tập được tiếp tục sau kỳ nghỉ hè.</w:t>
      </w:r>
    </w:p>
    <w:p w14:paraId="4C37A6EA" w14:textId="424D5523" w:rsidR="007A1311" w:rsidRDefault="00530809" w:rsidP="00C872F8">
      <w:pPr>
        <w:pStyle w:val="Heading3"/>
        <w:numPr>
          <w:ilvl w:val="2"/>
          <w:numId w:val="2"/>
        </w:numPr>
        <w:spacing w:line="360" w:lineRule="auto"/>
        <w:ind w:left="1440"/>
      </w:pPr>
      <w:bookmarkStart w:id="14" w:name="_Toc184761355"/>
      <w:r>
        <w:lastRenderedPageBreak/>
        <w:t>User-video:</w:t>
      </w:r>
      <w:bookmarkEnd w:id="14"/>
      <w:r>
        <w:t xml:space="preserve"> </w:t>
      </w:r>
    </w:p>
    <w:p w14:paraId="34794280" w14:textId="7A30B52C" w:rsidR="00DD26DA" w:rsidRDefault="00DD26DA" w:rsidP="00C872F8">
      <w:pPr>
        <w:pStyle w:val="Heading4"/>
        <w:numPr>
          <w:ilvl w:val="3"/>
          <w:numId w:val="2"/>
        </w:numPr>
        <w:spacing w:line="360" w:lineRule="auto"/>
        <w:ind w:left="1800"/>
        <w:rPr>
          <w:lang w:val="vi-VN"/>
        </w:rPr>
      </w:pPr>
      <w:bookmarkStart w:id="15" w:name="_Toc184761356"/>
      <w:proofErr w:type="spellStart"/>
      <w:r>
        <w:t>Mô</w:t>
      </w:r>
      <w:proofErr w:type="spellEnd"/>
      <w:r>
        <w:rPr>
          <w:lang w:val="vi-VN"/>
        </w:rPr>
        <w:t xml:space="preserve"> tả:</w:t>
      </w:r>
      <w:bookmarkEnd w:id="15"/>
    </w:p>
    <w:p w14:paraId="48205FAF" w14:textId="77777777" w:rsidR="003C76EE" w:rsidRPr="003C76EE" w:rsidRDefault="003C76EE" w:rsidP="007940AB">
      <w:pPr>
        <w:spacing w:line="360" w:lineRule="auto"/>
        <w:jc w:val="both"/>
        <w:rPr>
          <w:lang w:val="vi-VN"/>
        </w:rPr>
      </w:pPr>
      <w:r w:rsidRPr="003C76EE">
        <w:rPr>
          <w:lang w:val="vi-VN"/>
        </w:rPr>
        <w:t xml:space="preserve">Bảng </w:t>
      </w:r>
      <w:proofErr w:type="spellStart"/>
      <w:r w:rsidRPr="003C76EE">
        <w:rPr>
          <w:lang w:val="vi-VN"/>
        </w:rPr>
        <w:t>User_video</w:t>
      </w:r>
      <w:proofErr w:type="spellEnd"/>
      <w:r w:rsidRPr="003C76EE">
        <w:rPr>
          <w:lang w:val="vi-VN"/>
        </w:rPr>
        <w:t xml:space="preserve"> lưu trữ thông tin chi tiết về các đoạn </w:t>
      </w:r>
      <w:proofErr w:type="spellStart"/>
      <w:r w:rsidRPr="003C76EE">
        <w:rPr>
          <w:lang w:val="vi-VN"/>
        </w:rPr>
        <w:t>video</w:t>
      </w:r>
      <w:proofErr w:type="spellEnd"/>
      <w:r w:rsidRPr="003C76EE">
        <w:rPr>
          <w:lang w:val="vi-VN"/>
        </w:rPr>
        <w:t xml:space="preserve"> mà người dùng đã xem trong hệ thống, bao gồm mã định danh của người dùng, ID của </w:t>
      </w:r>
      <w:proofErr w:type="spellStart"/>
      <w:r w:rsidRPr="003C76EE">
        <w:rPr>
          <w:lang w:val="vi-VN"/>
        </w:rPr>
        <w:t>video</w:t>
      </w:r>
      <w:proofErr w:type="spellEnd"/>
      <w:r w:rsidRPr="003C76EE">
        <w:rPr>
          <w:lang w:val="vi-VN"/>
        </w:rPr>
        <w:t xml:space="preserve">, thời gian bắt đầu và kết thúc của từng đoạn xem, tốc độ phát, và thời điểm xem theo múi giờ địa phương. Các trường dữ liệu trong bảng này giúp xác định từng </w:t>
      </w:r>
      <w:proofErr w:type="spellStart"/>
      <w:r w:rsidRPr="003C76EE">
        <w:rPr>
          <w:lang w:val="vi-VN"/>
        </w:rPr>
        <w:t>video</w:t>
      </w:r>
      <w:proofErr w:type="spellEnd"/>
      <w:r w:rsidRPr="003C76EE">
        <w:rPr>
          <w:lang w:val="vi-VN"/>
        </w:rPr>
        <w:t xml:space="preserve"> và từng đoạn </w:t>
      </w:r>
      <w:proofErr w:type="spellStart"/>
      <w:r w:rsidRPr="003C76EE">
        <w:rPr>
          <w:lang w:val="vi-VN"/>
        </w:rPr>
        <w:t>video</w:t>
      </w:r>
      <w:proofErr w:type="spellEnd"/>
      <w:r w:rsidRPr="003C76EE">
        <w:rPr>
          <w:lang w:val="vi-VN"/>
        </w:rPr>
        <w:t xml:space="preserve"> mà người dùng đã tương tác, theo dõi thói quen xem, cũng như phân tích hành vi người dùng dựa trên thời lượng và tốc độ xem của họ.</w:t>
      </w:r>
    </w:p>
    <w:p w14:paraId="4CBC8213" w14:textId="1D03A0C1" w:rsidR="00F94AB4" w:rsidRDefault="003C76EE" w:rsidP="007940AB">
      <w:pPr>
        <w:spacing w:line="360" w:lineRule="auto"/>
        <w:jc w:val="both"/>
        <w:rPr>
          <w:lang w:val="vi-VN"/>
        </w:rPr>
      </w:pPr>
      <w:r w:rsidRPr="003C76EE">
        <w:rPr>
          <w:lang w:val="vi-VN"/>
        </w:rPr>
        <w:t>Bộ dữ liệu gồm 113024 dòng và 7 cột và các trường được hiển thị trong bảng dưới đây:</w:t>
      </w:r>
    </w:p>
    <w:tbl>
      <w:tblPr>
        <w:tblStyle w:val="TableGrid"/>
        <w:tblW w:w="9090" w:type="dxa"/>
        <w:tblInd w:w="625" w:type="dxa"/>
        <w:tblLook w:val="04A0" w:firstRow="1" w:lastRow="0" w:firstColumn="1" w:lastColumn="0" w:noHBand="0" w:noVBand="1"/>
      </w:tblPr>
      <w:tblGrid>
        <w:gridCol w:w="2144"/>
        <w:gridCol w:w="1906"/>
        <w:gridCol w:w="5040"/>
      </w:tblGrid>
      <w:tr w:rsidR="003C76EE" w:rsidRPr="003C76EE" w14:paraId="5ED0CDEE" w14:textId="77777777" w:rsidTr="00E40B91">
        <w:trPr>
          <w:trHeight w:val="647"/>
        </w:trPr>
        <w:tc>
          <w:tcPr>
            <w:tcW w:w="0" w:type="auto"/>
            <w:shd w:val="clear" w:color="auto" w:fill="A5C9EB" w:themeFill="text2" w:themeFillTint="40"/>
            <w:vAlign w:val="center"/>
            <w:hideMark/>
          </w:tcPr>
          <w:p w14:paraId="6643C251" w14:textId="77777777" w:rsidR="003C76EE" w:rsidRPr="00E40B91" w:rsidRDefault="003C76EE" w:rsidP="00E40B91">
            <w:pPr>
              <w:spacing w:line="360" w:lineRule="auto"/>
              <w:ind w:left="0" w:right="-126"/>
              <w:jc w:val="center"/>
              <w:rPr>
                <w:b/>
                <w:bCs/>
              </w:rPr>
            </w:pPr>
            <w:proofErr w:type="spellStart"/>
            <w:r w:rsidRPr="00E40B91">
              <w:rPr>
                <w:b/>
                <w:bCs/>
              </w:rPr>
              <w:t>Tên</w:t>
            </w:r>
            <w:proofErr w:type="spellEnd"/>
            <w:r w:rsidRPr="00E40B91">
              <w:rPr>
                <w:b/>
                <w:bCs/>
              </w:rPr>
              <w:t xml:space="preserve"> </w:t>
            </w:r>
            <w:proofErr w:type="spellStart"/>
            <w:r w:rsidRPr="00E40B91">
              <w:rPr>
                <w:b/>
                <w:bCs/>
              </w:rPr>
              <w:t>trường</w:t>
            </w:r>
            <w:proofErr w:type="spellEnd"/>
          </w:p>
        </w:tc>
        <w:tc>
          <w:tcPr>
            <w:tcW w:w="1906" w:type="dxa"/>
            <w:shd w:val="clear" w:color="auto" w:fill="A5C9EB" w:themeFill="text2" w:themeFillTint="40"/>
            <w:vAlign w:val="center"/>
            <w:hideMark/>
          </w:tcPr>
          <w:p w14:paraId="508289FF" w14:textId="22897BDA" w:rsidR="003C76EE" w:rsidRPr="00E40B91" w:rsidRDefault="003C76EE" w:rsidP="00E40B91">
            <w:pPr>
              <w:spacing w:line="360" w:lineRule="auto"/>
              <w:ind w:left="0" w:right="-126" w:firstLine="198"/>
              <w:jc w:val="center"/>
              <w:rPr>
                <w:b/>
                <w:bCs/>
              </w:rPr>
            </w:pPr>
            <w:proofErr w:type="spellStart"/>
            <w:r w:rsidRPr="00E40B91">
              <w:rPr>
                <w:b/>
                <w:bCs/>
              </w:rPr>
              <w:t>Kiểu</w:t>
            </w:r>
            <w:proofErr w:type="spellEnd"/>
            <w:r w:rsidRPr="00E40B91">
              <w:rPr>
                <w:b/>
                <w:bCs/>
              </w:rPr>
              <w:t xml:space="preserve"> </w:t>
            </w:r>
            <w:proofErr w:type="spellStart"/>
            <w:r w:rsidRPr="00E40B91">
              <w:rPr>
                <w:b/>
                <w:bCs/>
              </w:rPr>
              <w:t>dữ</w:t>
            </w:r>
            <w:proofErr w:type="spellEnd"/>
            <w:r w:rsidR="00E40B91">
              <w:rPr>
                <w:b/>
                <w:bCs/>
              </w:rPr>
              <w:t xml:space="preserve"> </w:t>
            </w:r>
            <w:proofErr w:type="spellStart"/>
            <w:r w:rsidRPr="00E40B91">
              <w:rPr>
                <w:b/>
                <w:bCs/>
              </w:rPr>
              <w:t>liệu</w:t>
            </w:r>
            <w:proofErr w:type="spellEnd"/>
          </w:p>
        </w:tc>
        <w:tc>
          <w:tcPr>
            <w:tcW w:w="5040" w:type="dxa"/>
            <w:shd w:val="clear" w:color="auto" w:fill="A5C9EB" w:themeFill="text2" w:themeFillTint="40"/>
            <w:vAlign w:val="center"/>
            <w:hideMark/>
          </w:tcPr>
          <w:p w14:paraId="3AF4DD0B" w14:textId="77777777" w:rsidR="003C76EE" w:rsidRPr="00E40B91" w:rsidRDefault="003C76EE" w:rsidP="00E40B91">
            <w:pPr>
              <w:spacing w:line="360" w:lineRule="auto"/>
              <w:ind w:left="0" w:right="-126"/>
              <w:jc w:val="center"/>
              <w:rPr>
                <w:b/>
                <w:bCs/>
              </w:rPr>
            </w:pPr>
            <w:proofErr w:type="spellStart"/>
            <w:r w:rsidRPr="00E40B91">
              <w:rPr>
                <w:b/>
                <w:bCs/>
              </w:rPr>
              <w:t>Mô</w:t>
            </w:r>
            <w:proofErr w:type="spellEnd"/>
            <w:r w:rsidRPr="00E40B91">
              <w:rPr>
                <w:b/>
                <w:bCs/>
              </w:rPr>
              <w:t xml:space="preserve"> </w:t>
            </w:r>
            <w:proofErr w:type="spellStart"/>
            <w:r w:rsidRPr="00E40B91">
              <w:rPr>
                <w:b/>
                <w:bCs/>
              </w:rPr>
              <w:t>tả</w:t>
            </w:r>
            <w:proofErr w:type="spellEnd"/>
          </w:p>
        </w:tc>
      </w:tr>
      <w:tr w:rsidR="003C76EE" w:rsidRPr="003C76EE" w14:paraId="620F9480" w14:textId="77777777" w:rsidTr="00E40B91">
        <w:tc>
          <w:tcPr>
            <w:tcW w:w="0" w:type="auto"/>
            <w:hideMark/>
          </w:tcPr>
          <w:p w14:paraId="0B7902A0" w14:textId="77777777" w:rsidR="003C76EE" w:rsidRPr="003C76EE" w:rsidRDefault="003C76EE" w:rsidP="00E40B91">
            <w:pPr>
              <w:spacing w:line="360" w:lineRule="auto"/>
              <w:ind w:left="252"/>
            </w:pPr>
            <w:r w:rsidRPr="003C76EE">
              <w:t>seq</w:t>
            </w:r>
          </w:p>
        </w:tc>
        <w:tc>
          <w:tcPr>
            <w:tcW w:w="1906" w:type="dxa"/>
            <w:hideMark/>
          </w:tcPr>
          <w:p w14:paraId="3C665B77" w14:textId="77777777" w:rsidR="003C76EE" w:rsidRPr="003C76EE" w:rsidRDefault="003C76EE" w:rsidP="00E40B91">
            <w:pPr>
              <w:spacing w:line="360" w:lineRule="auto"/>
              <w:ind w:left="-114" w:firstLine="198"/>
            </w:pPr>
            <w:r w:rsidRPr="003C76EE">
              <w:t>list</w:t>
            </w:r>
          </w:p>
        </w:tc>
        <w:tc>
          <w:tcPr>
            <w:tcW w:w="5040" w:type="dxa"/>
            <w:hideMark/>
          </w:tcPr>
          <w:p w14:paraId="3DCFA592" w14:textId="77777777" w:rsidR="003C76EE" w:rsidRPr="003C76EE" w:rsidRDefault="003C76EE" w:rsidP="00E40B91">
            <w:pPr>
              <w:spacing w:line="360" w:lineRule="auto"/>
              <w:ind w:left="174"/>
            </w:pPr>
            <w:r w:rsidRPr="003C76EE">
              <w:t xml:space="preserve">Danh </w:t>
            </w:r>
            <w:proofErr w:type="spellStart"/>
            <w:r w:rsidRPr="003C76EE">
              <w:t>sách</w:t>
            </w:r>
            <w:proofErr w:type="spellEnd"/>
            <w:r w:rsidRPr="003C76EE">
              <w:t xml:space="preserve"> </w:t>
            </w:r>
            <w:proofErr w:type="spellStart"/>
            <w:r w:rsidRPr="003C76EE">
              <w:t>chứa</w:t>
            </w:r>
            <w:proofErr w:type="spellEnd"/>
            <w:r w:rsidRPr="003C76EE">
              <w:t xml:space="preserve"> </w:t>
            </w:r>
            <w:proofErr w:type="spellStart"/>
            <w:r w:rsidRPr="003C76EE">
              <w:t>các</w:t>
            </w:r>
            <w:proofErr w:type="spellEnd"/>
            <w:r w:rsidRPr="003C76EE">
              <w:t xml:space="preserve"> video </w:t>
            </w:r>
            <w:proofErr w:type="spellStart"/>
            <w:r w:rsidRPr="003C76EE">
              <w:t>và</w:t>
            </w:r>
            <w:proofErr w:type="spellEnd"/>
            <w:r w:rsidRPr="003C76EE">
              <w:t xml:space="preserve"> </w:t>
            </w:r>
            <w:proofErr w:type="spellStart"/>
            <w:r w:rsidRPr="003C76EE">
              <w:t>các</w:t>
            </w:r>
            <w:proofErr w:type="spellEnd"/>
            <w:r w:rsidRPr="003C76EE">
              <w:t xml:space="preserve"> </w:t>
            </w:r>
            <w:proofErr w:type="spellStart"/>
            <w:r w:rsidRPr="003C76EE">
              <w:t>đoạn</w:t>
            </w:r>
            <w:proofErr w:type="spellEnd"/>
            <w:r w:rsidRPr="003C76EE">
              <w:t xml:space="preserve"> </w:t>
            </w:r>
            <w:proofErr w:type="spellStart"/>
            <w:r w:rsidRPr="003C76EE">
              <w:t>phát</w:t>
            </w:r>
            <w:proofErr w:type="spellEnd"/>
            <w:r w:rsidRPr="003C76EE">
              <w:t xml:space="preserve"> </w:t>
            </w:r>
            <w:proofErr w:type="spellStart"/>
            <w:proofErr w:type="gramStart"/>
            <w:r w:rsidRPr="003C76EE">
              <w:t>mà</w:t>
            </w:r>
            <w:proofErr w:type="spellEnd"/>
            <w:r w:rsidRPr="003C76EE">
              <w:t xml:space="preserve">  </w:t>
            </w:r>
            <w:proofErr w:type="spellStart"/>
            <w:r w:rsidRPr="003C76EE">
              <w:t>người</w:t>
            </w:r>
            <w:proofErr w:type="spellEnd"/>
            <w:proofErr w:type="gramEnd"/>
            <w:r w:rsidRPr="003C76EE">
              <w:t xml:space="preserve"> </w:t>
            </w:r>
            <w:proofErr w:type="spellStart"/>
            <w:r w:rsidRPr="003C76EE">
              <w:t>dùng</w:t>
            </w:r>
            <w:proofErr w:type="spellEnd"/>
            <w:r w:rsidRPr="003C76EE">
              <w:t xml:space="preserve"> </w:t>
            </w:r>
            <w:proofErr w:type="spellStart"/>
            <w:r w:rsidRPr="003C76EE">
              <w:t>đã</w:t>
            </w:r>
            <w:proofErr w:type="spellEnd"/>
            <w:r w:rsidRPr="003C76EE">
              <w:t xml:space="preserve"> </w:t>
            </w:r>
            <w:proofErr w:type="spellStart"/>
            <w:r w:rsidRPr="003C76EE">
              <w:t>xem</w:t>
            </w:r>
            <w:proofErr w:type="spellEnd"/>
            <w:r w:rsidRPr="003C76EE">
              <w:t>.</w:t>
            </w:r>
          </w:p>
        </w:tc>
      </w:tr>
      <w:tr w:rsidR="003C76EE" w:rsidRPr="003C76EE" w14:paraId="6DE0AD43" w14:textId="77777777" w:rsidTr="00E40B91">
        <w:tc>
          <w:tcPr>
            <w:tcW w:w="0" w:type="auto"/>
            <w:hideMark/>
          </w:tcPr>
          <w:p w14:paraId="0AC0D0C3" w14:textId="77777777" w:rsidR="003C76EE" w:rsidRPr="003C76EE" w:rsidRDefault="003C76EE" w:rsidP="00E40B91">
            <w:pPr>
              <w:spacing w:line="360" w:lineRule="auto"/>
              <w:ind w:left="252"/>
            </w:pPr>
            <w:proofErr w:type="spellStart"/>
            <w:r w:rsidRPr="003C76EE">
              <w:t>video_id</w:t>
            </w:r>
            <w:proofErr w:type="spellEnd"/>
          </w:p>
        </w:tc>
        <w:tc>
          <w:tcPr>
            <w:tcW w:w="1906" w:type="dxa"/>
            <w:hideMark/>
          </w:tcPr>
          <w:p w14:paraId="22158FA6" w14:textId="77777777" w:rsidR="003C76EE" w:rsidRPr="003C76EE" w:rsidRDefault="003C76EE" w:rsidP="00E40B91">
            <w:pPr>
              <w:spacing w:line="360" w:lineRule="auto"/>
              <w:ind w:left="-114" w:firstLine="198"/>
            </w:pPr>
            <w:r w:rsidRPr="003C76EE">
              <w:t>string</w:t>
            </w:r>
          </w:p>
        </w:tc>
        <w:tc>
          <w:tcPr>
            <w:tcW w:w="5040" w:type="dxa"/>
            <w:hideMark/>
          </w:tcPr>
          <w:p w14:paraId="30349FBC" w14:textId="77777777" w:rsidR="003C76EE" w:rsidRPr="003C76EE" w:rsidRDefault="003C76EE" w:rsidP="00E40B91">
            <w:pPr>
              <w:spacing w:line="360" w:lineRule="auto"/>
              <w:ind w:left="174"/>
            </w:pPr>
            <w:proofErr w:type="spellStart"/>
            <w:r w:rsidRPr="003C76EE">
              <w:t>Mã</w:t>
            </w:r>
            <w:proofErr w:type="spellEnd"/>
            <w:r w:rsidRPr="003C76EE">
              <w:t xml:space="preserve"> </w:t>
            </w:r>
            <w:proofErr w:type="spellStart"/>
            <w:r w:rsidRPr="003C76EE">
              <w:t>định</w:t>
            </w:r>
            <w:proofErr w:type="spellEnd"/>
            <w:r w:rsidRPr="003C76EE">
              <w:t xml:space="preserve"> </w:t>
            </w:r>
            <w:proofErr w:type="spellStart"/>
            <w:r w:rsidRPr="003C76EE">
              <w:t>danh</w:t>
            </w:r>
            <w:proofErr w:type="spellEnd"/>
            <w:r w:rsidRPr="003C76EE">
              <w:t xml:space="preserve"> </w:t>
            </w:r>
            <w:proofErr w:type="spellStart"/>
            <w:r w:rsidRPr="003C76EE">
              <w:t>duy</w:t>
            </w:r>
            <w:proofErr w:type="spellEnd"/>
            <w:r w:rsidRPr="003C76EE">
              <w:t xml:space="preserve"> </w:t>
            </w:r>
            <w:proofErr w:type="spellStart"/>
            <w:r w:rsidRPr="003C76EE">
              <w:t>nhất</w:t>
            </w:r>
            <w:proofErr w:type="spellEnd"/>
            <w:r w:rsidRPr="003C76EE">
              <w:t xml:space="preserve"> </w:t>
            </w:r>
            <w:proofErr w:type="spellStart"/>
            <w:r w:rsidRPr="003C76EE">
              <w:t>của</w:t>
            </w:r>
            <w:proofErr w:type="spellEnd"/>
            <w:r w:rsidRPr="003C76EE">
              <w:t xml:space="preserve"> </w:t>
            </w:r>
            <w:proofErr w:type="spellStart"/>
            <w:r w:rsidRPr="003C76EE">
              <w:t>mỗi</w:t>
            </w:r>
            <w:proofErr w:type="spellEnd"/>
            <w:r w:rsidRPr="003C76EE">
              <w:t xml:space="preserve"> video, </w:t>
            </w:r>
            <w:proofErr w:type="spellStart"/>
            <w:r w:rsidRPr="003C76EE">
              <w:t>dùng</w:t>
            </w:r>
            <w:proofErr w:type="spellEnd"/>
            <w:r w:rsidRPr="003C76EE">
              <w:t xml:space="preserve"> </w:t>
            </w:r>
            <w:proofErr w:type="spellStart"/>
            <w:r w:rsidRPr="003C76EE">
              <w:t>để</w:t>
            </w:r>
            <w:proofErr w:type="spellEnd"/>
            <w:r w:rsidRPr="003C76EE">
              <w:t xml:space="preserve"> </w:t>
            </w:r>
            <w:proofErr w:type="spellStart"/>
            <w:r w:rsidRPr="003C76EE">
              <w:t>phân</w:t>
            </w:r>
            <w:proofErr w:type="spellEnd"/>
            <w:r w:rsidRPr="003C76EE">
              <w:t xml:space="preserve"> </w:t>
            </w:r>
            <w:proofErr w:type="spellStart"/>
            <w:r w:rsidRPr="003C76EE">
              <w:t>biệt</w:t>
            </w:r>
            <w:proofErr w:type="spellEnd"/>
            <w:r w:rsidRPr="003C76EE">
              <w:t xml:space="preserve"> </w:t>
            </w:r>
            <w:proofErr w:type="spellStart"/>
            <w:r w:rsidRPr="003C76EE">
              <w:t>và</w:t>
            </w:r>
            <w:proofErr w:type="spellEnd"/>
            <w:r w:rsidRPr="003C76EE">
              <w:t xml:space="preserve"> </w:t>
            </w:r>
            <w:proofErr w:type="spellStart"/>
            <w:r w:rsidRPr="003C76EE">
              <w:t>truy</w:t>
            </w:r>
            <w:proofErr w:type="spellEnd"/>
            <w:r w:rsidRPr="003C76EE">
              <w:t xml:space="preserve"> </w:t>
            </w:r>
            <w:proofErr w:type="spellStart"/>
            <w:r w:rsidRPr="003C76EE">
              <w:t>xuất</w:t>
            </w:r>
            <w:proofErr w:type="spellEnd"/>
            <w:r w:rsidRPr="003C76EE">
              <w:t xml:space="preserve"> </w:t>
            </w:r>
            <w:proofErr w:type="spellStart"/>
            <w:r w:rsidRPr="003C76EE">
              <w:t>thông</w:t>
            </w:r>
            <w:proofErr w:type="spellEnd"/>
            <w:r w:rsidRPr="003C76EE">
              <w:t xml:space="preserve"> tin </w:t>
            </w:r>
            <w:proofErr w:type="spellStart"/>
            <w:r w:rsidRPr="003C76EE">
              <w:t>cụ</w:t>
            </w:r>
            <w:proofErr w:type="spellEnd"/>
            <w:r w:rsidRPr="003C76EE">
              <w:t xml:space="preserve"> </w:t>
            </w:r>
            <w:proofErr w:type="spellStart"/>
            <w:r w:rsidRPr="003C76EE">
              <w:t>thể</w:t>
            </w:r>
            <w:proofErr w:type="spellEnd"/>
            <w:r w:rsidRPr="003C76EE">
              <w:t xml:space="preserve"> </w:t>
            </w:r>
            <w:proofErr w:type="spellStart"/>
            <w:r w:rsidRPr="003C76EE">
              <w:t>của</w:t>
            </w:r>
            <w:proofErr w:type="spellEnd"/>
            <w:r w:rsidRPr="003C76EE">
              <w:t xml:space="preserve"> video.</w:t>
            </w:r>
          </w:p>
        </w:tc>
      </w:tr>
      <w:tr w:rsidR="003C76EE" w:rsidRPr="003C76EE" w14:paraId="7E7977C9" w14:textId="77777777" w:rsidTr="00E40B91">
        <w:tc>
          <w:tcPr>
            <w:tcW w:w="0" w:type="auto"/>
            <w:hideMark/>
          </w:tcPr>
          <w:p w14:paraId="5F63C57F" w14:textId="77777777" w:rsidR="003C76EE" w:rsidRPr="003C76EE" w:rsidRDefault="003C76EE" w:rsidP="00E40B91">
            <w:pPr>
              <w:spacing w:line="360" w:lineRule="auto"/>
              <w:ind w:left="252"/>
            </w:pPr>
            <w:r w:rsidRPr="003C76EE">
              <w:t>segment</w:t>
            </w:r>
          </w:p>
        </w:tc>
        <w:tc>
          <w:tcPr>
            <w:tcW w:w="1906" w:type="dxa"/>
            <w:hideMark/>
          </w:tcPr>
          <w:p w14:paraId="119C712E" w14:textId="77777777" w:rsidR="003C76EE" w:rsidRPr="003C76EE" w:rsidRDefault="003C76EE" w:rsidP="00E40B91">
            <w:pPr>
              <w:spacing w:line="360" w:lineRule="auto"/>
              <w:ind w:left="-114" w:firstLine="198"/>
            </w:pPr>
            <w:r w:rsidRPr="003C76EE">
              <w:t>list</w:t>
            </w:r>
          </w:p>
        </w:tc>
        <w:tc>
          <w:tcPr>
            <w:tcW w:w="5040" w:type="dxa"/>
            <w:hideMark/>
          </w:tcPr>
          <w:p w14:paraId="39AEB599" w14:textId="77777777" w:rsidR="003C76EE" w:rsidRPr="003C76EE" w:rsidRDefault="003C76EE" w:rsidP="00E40B91">
            <w:pPr>
              <w:spacing w:line="360" w:lineRule="auto"/>
              <w:ind w:left="174"/>
            </w:pPr>
            <w:r w:rsidRPr="003C76EE">
              <w:t xml:space="preserve">Danh </w:t>
            </w:r>
            <w:proofErr w:type="spellStart"/>
            <w:r w:rsidRPr="003C76EE">
              <w:t>sách</w:t>
            </w:r>
            <w:proofErr w:type="spellEnd"/>
            <w:r w:rsidRPr="003C76EE">
              <w:t xml:space="preserve"> </w:t>
            </w:r>
            <w:proofErr w:type="spellStart"/>
            <w:r w:rsidRPr="003C76EE">
              <w:t>các</w:t>
            </w:r>
            <w:proofErr w:type="spellEnd"/>
            <w:r w:rsidRPr="003C76EE">
              <w:t xml:space="preserve"> </w:t>
            </w:r>
            <w:proofErr w:type="spellStart"/>
            <w:r w:rsidRPr="003C76EE">
              <w:t>đoạn</w:t>
            </w:r>
            <w:proofErr w:type="spellEnd"/>
            <w:r w:rsidRPr="003C76EE">
              <w:t xml:space="preserve"> </w:t>
            </w:r>
            <w:proofErr w:type="spellStart"/>
            <w:r w:rsidRPr="003C76EE">
              <w:t>phát</w:t>
            </w:r>
            <w:proofErr w:type="spellEnd"/>
            <w:r w:rsidRPr="003C76EE">
              <w:t xml:space="preserve"> </w:t>
            </w:r>
            <w:proofErr w:type="spellStart"/>
            <w:r w:rsidRPr="003C76EE">
              <w:t>mà</w:t>
            </w:r>
            <w:proofErr w:type="spellEnd"/>
            <w:r w:rsidRPr="003C76EE">
              <w:t xml:space="preserve"> </w:t>
            </w:r>
            <w:proofErr w:type="spellStart"/>
            <w:r w:rsidRPr="003C76EE">
              <w:t>người</w:t>
            </w:r>
            <w:proofErr w:type="spellEnd"/>
            <w:r w:rsidRPr="003C76EE">
              <w:t xml:space="preserve"> </w:t>
            </w:r>
            <w:proofErr w:type="spellStart"/>
            <w:r w:rsidRPr="003C76EE">
              <w:t>dùng</w:t>
            </w:r>
            <w:proofErr w:type="spellEnd"/>
            <w:r w:rsidRPr="003C76EE">
              <w:t xml:space="preserve"> </w:t>
            </w:r>
            <w:proofErr w:type="spellStart"/>
            <w:r w:rsidRPr="003C76EE">
              <w:t>đã</w:t>
            </w:r>
            <w:proofErr w:type="spellEnd"/>
            <w:r w:rsidRPr="003C76EE">
              <w:t xml:space="preserve"> </w:t>
            </w:r>
            <w:proofErr w:type="spellStart"/>
            <w:r w:rsidRPr="003C76EE">
              <w:t>xem</w:t>
            </w:r>
            <w:proofErr w:type="spellEnd"/>
            <w:r w:rsidRPr="003C76EE">
              <w:t xml:space="preserve"> </w:t>
            </w:r>
            <w:proofErr w:type="spellStart"/>
            <w:r w:rsidRPr="003C76EE">
              <w:t>trong</w:t>
            </w:r>
            <w:proofErr w:type="spellEnd"/>
            <w:r w:rsidRPr="003C76EE">
              <w:t xml:space="preserve"> </w:t>
            </w:r>
            <w:proofErr w:type="spellStart"/>
            <w:r w:rsidRPr="003C76EE">
              <w:t>một</w:t>
            </w:r>
            <w:proofErr w:type="spellEnd"/>
            <w:r w:rsidRPr="003C76EE">
              <w:t xml:space="preserve"> video </w:t>
            </w:r>
            <w:proofErr w:type="spellStart"/>
            <w:r w:rsidRPr="003C76EE">
              <w:t>cụ</w:t>
            </w:r>
            <w:proofErr w:type="spellEnd"/>
            <w:r w:rsidRPr="003C76EE">
              <w:t xml:space="preserve"> </w:t>
            </w:r>
            <w:proofErr w:type="spellStart"/>
            <w:r w:rsidRPr="003C76EE">
              <w:t>thể</w:t>
            </w:r>
            <w:proofErr w:type="spellEnd"/>
            <w:r w:rsidRPr="003C76EE">
              <w:t>.</w:t>
            </w:r>
          </w:p>
        </w:tc>
      </w:tr>
      <w:tr w:rsidR="003C76EE" w:rsidRPr="003C76EE" w14:paraId="6B755EF3" w14:textId="77777777" w:rsidTr="00E40B91">
        <w:tc>
          <w:tcPr>
            <w:tcW w:w="0" w:type="auto"/>
            <w:hideMark/>
          </w:tcPr>
          <w:p w14:paraId="14F5459F" w14:textId="77777777" w:rsidR="003C76EE" w:rsidRPr="003C76EE" w:rsidRDefault="003C76EE" w:rsidP="00E40B91">
            <w:pPr>
              <w:spacing w:line="360" w:lineRule="auto"/>
              <w:ind w:left="252"/>
            </w:pPr>
            <w:proofErr w:type="spellStart"/>
            <w:r w:rsidRPr="003C76EE">
              <w:t>start_point</w:t>
            </w:r>
            <w:proofErr w:type="spellEnd"/>
          </w:p>
        </w:tc>
        <w:tc>
          <w:tcPr>
            <w:tcW w:w="1906" w:type="dxa"/>
            <w:hideMark/>
          </w:tcPr>
          <w:p w14:paraId="207C91F2" w14:textId="77777777" w:rsidR="003C76EE" w:rsidRPr="003C76EE" w:rsidRDefault="003C76EE" w:rsidP="00E40B91">
            <w:pPr>
              <w:spacing w:line="360" w:lineRule="auto"/>
              <w:ind w:left="-114" w:firstLine="198"/>
            </w:pPr>
            <w:r w:rsidRPr="003C76EE">
              <w:t>float</w:t>
            </w:r>
          </w:p>
        </w:tc>
        <w:tc>
          <w:tcPr>
            <w:tcW w:w="5040" w:type="dxa"/>
            <w:hideMark/>
          </w:tcPr>
          <w:p w14:paraId="65F7B8B2" w14:textId="77777777" w:rsidR="003C76EE" w:rsidRPr="003C76EE" w:rsidRDefault="003C76EE" w:rsidP="00E40B91">
            <w:pPr>
              <w:spacing w:line="360" w:lineRule="auto"/>
              <w:ind w:left="174"/>
            </w:pPr>
            <w:proofErr w:type="spellStart"/>
            <w:r w:rsidRPr="003C76EE">
              <w:t>Thời</w:t>
            </w:r>
            <w:proofErr w:type="spellEnd"/>
            <w:r w:rsidRPr="003C76EE">
              <w:t xml:space="preserve"> </w:t>
            </w:r>
            <w:proofErr w:type="spellStart"/>
            <w:r w:rsidRPr="003C76EE">
              <w:t>điểm</w:t>
            </w:r>
            <w:proofErr w:type="spellEnd"/>
            <w:r w:rsidRPr="003C76EE">
              <w:t xml:space="preserve"> </w:t>
            </w:r>
            <w:proofErr w:type="spellStart"/>
            <w:r w:rsidRPr="003C76EE">
              <w:t>bắt</w:t>
            </w:r>
            <w:proofErr w:type="spellEnd"/>
            <w:r w:rsidRPr="003C76EE">
              <w:t xml:space="preserve"> </w:t>
            </w:r>
            <w:proofErr w:type="spellStart"/>
            <w:r w:rsidRPr="003C76EE">
              <w:t>đầu</w:t>
            </w:r>
            <w:proofErr w:type="spellEnd"/>
            <w:r w:rsidRPr="003C76EE">
              <w:t xml:space="preserve"> </w:t>
            </w:r>
            <w:proofErr w:type="spellStart"/>
            <w:r w:rsidRPr="003C76EE">
              <w:t>của</w:t>
            </w:r>
            <w:proofErr w:type="spellEnd"/>
            <w:r w:rsidRPr="003C76EE">
              <w:t xml:space="preserve"> </w:t>
            </w:r>
            <w:proofErr w:type="spellStart"/>
            <w:r w:rsidRPr="003C76EE">
              <w:t>đoạn</w:t>
            </w:r>
            <w:proofErr w:type="spellEnd"/>
            <w:r w:rsidRPr="003C76EE">
              <w:t xml:space="preserve"> </w:t>
            </w:r>
            <w:proofErr w:type="spellStart"/>
            <w:r w:rsidRPr="003C76EE">
              <w:t>phát</w:t>
            </w:r>
            <w:proofErr w:type="spellEnd"/>
            <w:r w:rsidRPr="003C76EE">
              <w:t xml:space="preserve"> </w:t>
            </w:r>
            <w:proofErr w:type="spellStart"/>
            <w:r w:rsidRPr="003C76EE">
              <w:t>trong</w:t>
            </w:r>
            <w:proofErr w:type="spellEnd"/>
            <w:r w:rsidRPr="003C76EE">
              <w:t xml:space="preserve"> video, </w:t>
            </w:r>
            <w:proofErr w:type="spellStart"/>
            <w:r w:rsidRPr="003C76EE">
              <w:t>tính</w:t>
            </w:r>
            <w:proofErr w:type="spellEnd"/>
            <w:r w:rsidRPr="003C76EE">
              <w:t xml:space="preserve"> </w:t>
            </w:r>
            <w:proofErr w:type="spellStart"/>
            <w:r w:rsidRPr="003C76EE">
              <w:t>bằng</w:t>
            </w:r>
            <w:proofErr w:type="spellEnd"/>
            <w:r w:rsidRPr="003C76EE">
              <w:t xml:space="preserve"> </w:t>
            </w:r>
            <w:proofErr w:type="spellStart"/>
            <w:r w:rsidRPr="003C76EE">
              <w:t>giây</w:t>
            </w:r>
            <w:proofErr w:type="spellEnd"/>
            <w:r w:rsidRPr="003C76EE">
              <w:t xml:space="preserve"> </w:t>
            </w:r>
            <w:proofErr w:type="spellStart"/>
            <w:r w:rsidRPr="003C76EE">
              <w:t>từ</w:t>
            </w:r>
            <w:proofErr w:type="spellEnd"/>
            <w:r w:rsidRPr="003C76EE">
              <w:t xml:space="preserve"> </w:t>
            </w:r>
            <w:proofErr w:type="spellStart"/>
            <w:r w:rsidRPr="003C76EE">
              <w:t>đầu</w:t>
            </w:r>
            <w:proofErr w:type="spellEnd"/>
            <w:r w:rsidRPr="003C76EE">
              <w:t xml:space="preserve"> video.</w:t>
            </w:r>
          </w:p>
        </w:tc>
      </w:tr>
      <w:tr w:rsidR="003C76EE" w:rsidRPr="003C76EE" w14:paraId="64916960" w14:textId="77777777" w:rsidTr="00E40B91">
        <w:tc>
          <w:tcPr>
            <w:tcW w:w="0" w:type="auto"/>
            <w:hideMark/>
          </w:tcPr>
          <w:p w14:paraId="10C88BC3" w14:textId="77777777" w:rsidR="003C76EE" w:rsidRPr="003C76EE" w:rsidRDefault="003C76EE" w:rsidP="00E40B91">
            <w:pPr>
              <w:spacing w:line="360" w:lineRule="auto"/>
              <w:ind w:left="252"/>
            </w:pPr>
            <w:proofErr w:type="spellStart"/>
            <w:r w:rsidRPr="003C76EE">
              <w:t>end_point</w:t>
            </w:r>
            <w:proofErr w:type="spellEnd"/>
          </w:p>
        </w:tc>
        <w:tc>
          <w:tcPr>
            <w:tcW w:w="1906" w:type="dxa"/>
            <w:hideMark/>
          </w:tcPr>
          <w:p w14:paraId="78A67880" w14:textId="77777777" w:rsidR="003C76EE" w:rsidRPr="003C76EE" w:rsidRDefault="003C76EE" w:rsidP="00E40B91">
            <w:pPr>
              <w:spacing w:line="360" w:lineRule="auto"/>
              <w:ind w:left="-114" w:firstLine="198"/>
            </w:pPr>
            <w:r w:rsidRPr="003C76EE">
              <w:t>float</w:t>
            </w:r>
          </w:p>
        </w:tc>
        <w:tc>
          <w:tcPr>
            <w:tcW w:w="5040" w:type="dxa"/>
            <w:hideMark/>
          </w:tcPr>
          <w:p w14:paraId="2569BD57" w14:textId="77777777" w:rsidR="003C76EE" w:rsidRPr="003C76EE" w:rsidRDefault="003C76EE" w:rsidP="00E40B91">
            <w:pPr>
              <w:spacing w:line="360" w:lineRule="auto"/>
              <w:ind w:left="174"/>
            </w:pPr>
            <w:proofErr w:type="spellStart"/>
            <w:r w:rsidRPr="003C76EE">
              <w:t>Thời</w:t>
            </w:r>
            <w:proofErr w:type="spellEnd"/>
            <w:r w:rsidRPr="003C76EE">
              <w:t xml:space="preserve"> </w:t>
            </w:r>
            <w:proofErr w:type="spellStart"/>
            <w:r w:rsidRPr="003C76EE">
              <w:t>điểm</w:t>
            </w:r>
            <w:proofErr w:type="spellEnd"/>
            <w:r w:rsidRPr="003C76EE">
              <w:t xml:space="preserve"> </w:t>
            </w:r>
            <w:proofErr w:type="spellStart"/>
            <w:r w:rsidRPr="003C76EE">
              <w:t>kết</w:t>
            </w:r>
            <w:proofErr w:type="spellEnd"/>
            <w:r w:rsidRPr="003C76EE">
              <w:t xml:space="preserve"> </w:t>
            </w:r>
            <w:proofErr w:type="spellStart"/>
            <w:r w:rsidRPr="003C76EE">
              <w:t>thúc</w:t>
            </w:r>
            <w:proofErr w:type="spellEnd"/>
            <w:r w:rsidRPr="003C76EE">
              <w:t xml:space="preserve"> </w:t>
            </w:r>
            <w:proofErr w:type="spellStart"/>
            <w:r w:rsidRPr="003C76EE">
              <w:t>của</w:t>
            </w:r>
            <w:proofErr w:type="spellEnd"/>
            <w:r w:rsidRPr="003C76EE">
              <w:t xml:space="preserve"> </w:t>
            </w:r>
            <w:proofErr w:type="spellStart"/>
            <w:r w:rsidRPr="003C76EE">
              <w:t>đoạn</w:t>
            </w:r>
            <w:proofErr w:type="spellEnd"/>
            <w:r w:rsidRPr="003C76EE">
              <w:t xml:space="preserve"> </w:t>
            </w:r>
            <w:proofErr w:type="spellStart"/>
            <w:r w:rsidRPr="003C76EE">
              <w:t>phát</w:t>
            </w:r>
            <w:proofErr w:type="spellEnd"/>
            <w:r w:rsidRPr="003C76EE">
              <w:t xml:space="preserve"> </w:t>
            </w:r>
            <w:proofErr w:type="spellStart"/>
            <w:r w:rsidRPr="003C76EE">
              <w:t>trong</w:t>
            </w:r>
            <w:proofErr w:type="spellEnd"/>
            <w:r w:rsidRPr="003C76EE">
              <w:t xml:space="preserve"> video, </w:t>
            </w:r>
            <w:proofErr w:type="spellStart"/>
            <w:r w:rsidRPr="003C76EE">
              <w:t>tính</w:t>
            </w:r>
            <w:proofErr w:type="spellEnd"/>
            <w:r w:rsidRPr="003C76EE">
              <w:t xml:space="preserve"> </w:t>
            </w:r>
            <w:proofErr w:type="spellStart"/>
            <w:r w:rsidRPr="003C76EE">
              <w:t>bằng</w:t>
            </w:r>
            <w:proofErr w:type="spellEnd"/>
            <w:r w:rsidRPr="003C76EE">
              <w:t xml:space="preserve"> </w:t>
            </w:r>
            <w:proofErr w:type="spellStart"/>
            <w:r w:rsidRPr="003C76EE">
              <w:t>giây</w:t>
            </w:r>
            <w:proofErr w:type="spellEnd"/>
            <w:r w:rsidRPr="003C76EE">
              <w:t xml:space="preserve"> </w:t>
            </w:r>
            <w:proofErr w:type="spellStart"/>
            <w:r w:rsidRPr="003C76EE">
              <w:t>từ</w:t>
            </w:r>
            <w:proofErr w:type="spellEnd"/>
            <w:r w:rsidRPr="003C76EE">
              <w:t xml:space="preserve"> </w:t>
            </w:r>
            <w:proofErr w:type="spellStart"/>
            <w:r w:rsidRPr="003C76EE">
              <w:t>đầu</w:t>
            </w:r>
            <w:proofErr w:type="spellEnd"/>
            <w:r w:rsidRPr="003C76EE">
              <w:t xml:space="preserve"> video.</w:t>
            </w:r>
          </w:p>
        </w:tc>
      </w:tr>
      <w:tr w:rsidR="003C76EE" w:rsidRPr="003C76EE" w14:paraId="23E01D15" w14:textId="77777777" w:rsidTr="00E40B91">
        <w:tc>
          <w:tcPr>
            <w:tcW w:w="0" w:type="auto"/>
            <w:hideMark/>
          </w:tcPr>
          <w:p w14:paraId="39847F9C" w14:textId="77777777" w:rsidR="003C76EE" w:rsidRPr="003C76EE" w:rsidRDefault="003C76EE" w:rsidP="00E40B91">
            <w:pPr>
              <w:spacing w:line="360" w:lineRule="auto"/>
              <w:ind w:left="252"/>
            </w:pPr>
            <w:r w:rsidRPr="003C76EE">
              <w:t>speed</w:t>
            </w:r>
          </w:p>
        </w:tc>
        <w:tc>
          <w:tcPr>
            <w:tcW w:w="1906" w:type="dxa"/>
            <w:hideMark/>
          </w:tcPr>
          <w:p w14:paraId="2B20678E" w14:textId="77777777" w:rsidR="003C76EE" w:rsidRPr="003C76EE" w:rsidRDefault="003C76EE" w:rsidP="00E40B91">
            <w:pPr>
              <w:spacing w:line="360" w:lineRule="auto"/>
              <w:ind w:left="-114" w:firstLine="198"/>
            </w:pPr>
            <w:r w:rsidRPr="003C76EE">
              <w:t>float</w:t>
            </w:r>
          </w:p>
        </w:tc>
        <w:tc>
          <w:tcPr>
            <w:tcW w:w="5040" w:type="dxa"/>
            <w:hideMark/>
          </w:tcPr>
          <w:p w14:paraId="15316AEF" w14:textId="77777777" w:rsidR="003C76EE" w:rsidRPr="003C76EE" w:rsidRDefault="003C76EE" w:rsidP="00E40B91">
            <w:pPr>
              <w:spacing w:line="360" w:lineRule="auto"/>
              <w:ind w:left="174"/>
            </w:pPr>
            <w:proofErr w:type="spellStart"/>
            <w:r w:rsidRPr="003C76EE">
              <w:t>Tốc</w:t>
            </w:r>
            <w:proofErr w:type="spellEnd"/>
            <w:r w:rsidRPr="003C76EE">
              <w:t xml:space="preserve"> </w:t>
            </w:r>
            <w:proofErr w:type="spellStart"/>
            <w:r w:rsidRPr="003C76EE">
              <w:t>độ</w:t>
            </w:r>
            <w:proofErr w:type="spellEnd"/>
            <w:r w:rsidRPr="003C76EE">
              <w:t xml:space="preserve"> </w:t>
            </w:r>
            <w:proofErr w:type="spellStart"/>
            <w:r w:rsidRPr="003C76EE">
              <w:t>phát</w:t>
            </w:r>
            <w:proofErr w:type="spellEnd"/>
            <w:r w:rsidRPr="003C76EE">
              <w:t xml:space="preserve"> </w:t>
            </w:r>
            <w:proofErr w:type="spellStart"/>
            <w:r w:rsidRPr="003C76EE">
              <w:t>của</w:t>
            </w:r>
            <w:proofErr w:type="spellEnd"/>
            <w:r w:rsidRPr="003C76EE">
              <w:t xml:space="preserve"> </w:t>
            </w:r>
            <w:proofErr w:type="spellStart"/>
            <w:r w:rsidRPr="003C76EE">
              <w:t>đoạn</w:t>
            </w:r>
            <w:proofErr w:type="spellEnd"/>
            <w:r w:rsidRPr="003C76EE">
              <w:t xml:space="preserve"> video </w:t>
            </w:r>
            <w:proofErr w:type="spellStart"/>
            <w:r w:rsidRPr="003C76EE">
              <w:t>trong</w:t>
            </w:r>
            <w:proofErr w:type="spellEnd"/>
            <w:r w:rsidRPr="003C76EE">
              <w:t xml:space="preserve"> </w:t>
            </w:r>
            <w:proofErr w:type="spellStart"/>
            <w:r w:rsidRPr="003C76EE">
              <w:t>đoạn</w:t>
            </w:r>
            <w:proofErr w:type="spellEnd"/>
            <w:r w:rsidRPr="003C76EE">
              <w:t xml:space="preserve"> </w:t>
            </w:r>
            <w:proofErr w:type="spellStart"/>
            <w:r w:rsidRPr="003C76EE">
              <w:t>đó</w:t>
            </w:r>
            <w:proofErr w:type="spellEnd"/>
            <w:r w:rsidRPr="003C76EE">
              <w:t xml:space="preserve">. </w:t>
            </w:r>
            <w:proofErr w:type="spellStart"/>
            <w:r w:rsidRPr="003C76EE">
              <w:t>Giá</w:t>
            </w:r>
            <w:proofErr w:type="spellEnd"/>
            <w:r w:rsidRPr="003C76EE">
              <w:t xml:space="preserve"> </w:t>
            </w:r>
            <w:proofErr w:type="spellStart"/>
            <w:r w:rsidRPr="003C76EE">
              <w:t>trị</w:t>
            </w:r>
            <w:proofErr w:type="spellEnd"/>
            <w:r w:rsidRPr="003C76EE">
              <w:t xml:space="preserve"> 1.0 </w:t>
            </w:r>
            <w:proofErr w:type="spellStart"/>
            <w:r w:rsidRPr="003C76EE">
              <w:t>là</w:t>
            </w:r>
            <w:proofErr w:type="spellEnd"/>
            <w:r w:rsidRPr="003C76EE">
              <w:t xml:space="preserve"> </w:t>
            </w:r>
            <w:proofErr w:type="spellStart"/>
            <w:r w:rsidRPr="003C76EE">
              <w:t>tốc</w:t>
            </w:r>
            <w:proofErr w:type="spellEnd"/>
            <w:r w:rsidRPr="003C76EE">
              <w:t xml:space="preserve"> </w:t>
            </w:r>
            <w:proofErr w:type="spellStart"/>
            <w:r w:rsidRPr="003C76EE">
              <w:t>độ</w:t>
            </w:r>
            <w:proofErr w:type="spellEnd"/>
            <w:r w:rsidRPr="003C76EE">
              <w:t xml:space="preserve"> </w:t>
            </w:r>
            <w:proofErr w:type="spellStart"/>
            <w:r w:rsidRPr="003C76EE">
              <w:t>bình</w:t>
            </w:r>
            <w:proofErr w:type="spellEnd"/>
            <w:r w:rsidRPr="003C76EE">
              <w:t xml:space="preserve"> </w:t>
            </w:r>
            <w:proofErr w:type="spellStart"/>
            <w:r w:rsidRPr="003C76EE">
              <w:t>thường</w:t>
            </w:r>
            <w:proofErr w:type="spellEnd"/>
            <w:r w:rsidRPr="003C76EE">
              <w:t xml:space="preserve">, 1.25, 1.5, </w:t>
            </w:r>
            <w:proofErr w:type="gramStart"/>
            <w:r w:rsidRPr="003C76EE">
              <w:t>2.0,...</w:t>
            </w:r>
            <w:proofErr w:type="gramEnd"/>
            <w:r w:rsidRPr="003C76EE">
              <w:t xml:space="preserve"> </w:t>
            </w:r>
            <w:proofErr w:type="spellStart"/>
            <w:r w:rsidRPr="003C76EE">
              <w:t>là</w:t>
            </w:r>
            <w:proofErr w:type="spellEnd"/>
            <w:r w:rsidRPr="003C76EE">
              <w:t xml:space="preserve"> </w:t>
            </w:r>
            <w:proofErr w:type="spellStart"/>
            <w:r w:rsidRPr="003C76EE">
              <w:t>tốc</w:t>
            </w:r>
            <w:proofErr w:type="spellEnd"/>
            <w:r w:rsidRPr="003C76EE">
              <w:t xml:space="preserve"> </w:t>
            </w:r>
            <w:proofErr w:type="spellStart"/>
            <w:r w:rsidRPr="003C76EE">
              <w:t>độ</w:t>
            </w:r>
            <w:proofErr w:type="spellEnd"/>
            <w:r w:rsidRPr="003C76EE">
              <w:t xml:space="preserve"> </w:t>
            </w:r>
            <w:proofErr w:type="spellStart"/>
            <w:r w:rsidRPr="003C76EE">
              <w:t>nhanh</w:t>
            </w:r>
            <w:proofErr w:type="spellEnd"/>
            <w:r w:rsidRPr="003C76EE">
              <w:t xml:space="preserve"> </w:t>
            </w:r>
            <w:proofErr w:type="spellStart"/>
            <w:r w:rsidRPr="003C76EE">
              <w:t>hơn</w:t>
            </w:r>
            <w:proofErr w:type="spellEnd"/>
            <w:r w:rsidRPr="003C76EE">
              <w:t>.</w:t>
            </w:r>
          </w:p>
        </w:tc>
      </w:tr>
      <w:tr w:rsidR="003C76EE" w:rsidRPr="003C76EE" w14:paraId="13E22EBD" w14:textId="77777777" w:rsidTr="00E40B91">
        <w:tc>
          <w:tcPr>
            <w:tcW w:w="0" w:type="auto"/>
            <w:hideMark/>
          </w:tcPr>
          <w:p w14:paraId="67C86254" w14:textId="77777777" w:rsidR="003C76EE" w:rsidRPr="003C76EE" w:rsidRDefault="003C76EE" w:rsidP="00E40B91">
            <w:pPr>
              <w:spacing w:line="360" w:lineRule="auto"/>
              <w:ind w:left="252"/>
            </w:pPr>
            <w:proofErr w:type="spellStart"/>
            <w:r w:rsidRPr="003C76EE">
              <w:t>local_start_time</w:t>
            </w:r>
            <w:proofErr w:type="spellEnd"/>
          </w:p>
        </w:tc>
        <w:tc>
          <w:tcPr>
            <w:tcW w:w="1906" w:type="dxa"/>
            <w:hideMark/>
          </w:tcPr>
          <w:p w14:paraId="0D711719" w14:textId="77777777" w:rsidR="003C76EE" w:rsidRPr="003C76EE" w:rsidRDefault="003C76EE" w:rsidP="00E40B91">
            <w:pPr>
              <w:spacing w:line="360" w:lineRule="auto"/>
              <w:ind w:left="-114" w:firstLine="198"/>
            </w:pPr>
            <w:r w:rsidRPr="003C76EE">
              <w:t>int</w:t>
            </w:r>
          </w:p>
        </w:tc>
        <w:tc>
          <w:tcPr>
            <w:tcW w:w="5040" w:type="dxa"/>
            <w:hideMark/>
          </w:tcPr>
          <w:p w14:paraId="468FC0BF" w14:textId="77777777" w:rsidR="003C76EE" w:rsidRPr="003C76EE" w:rsidRDefault="003C76EE" w:rsidP="00E40B91">
            <w:pPr>
              <w:spacing w:line="360" w:lineRule="auto"/>
              <w:ind w:left="174"/>
            </w:pPr>
            <w:proofErr w:type="spellStart"/>
            <w:r w:rsidRPr="003C76EE">
              <w:t>Thời</w:t>
            </w:r>
            <w:proofErr w:type="spellEnd"/>
            <w:r w:rsidRPr="003C76EE">
              <w:t xml:space="preserve"> </w:t>
            </w:r>
            <w:proofErr w:type="spellStart"/>
            <w:r w:rsidRPr="003C76EE">
              <w:t>điểm</w:t>
            </w:r>
            <w:proofErr w:type="spellEnd"/>
            <w:r w:rsidRPr="003C76EE">
              <w:t xml:space="preserve"> </w:t>
            </w:r>
            <w:proofErr w:type="spellStart"/>
            <w:r w:rsidRPr="003C76EE">
              <w:t>thực</w:t>
            </w:r>
            <w:proofErr w:type="spellEnd"/>
            <w:r w:rsidRPr="003C76EE">
              <w:t xml:space="preserve"> </w:t>
            </w:r>
            <w:proofErr w:type="spellStart"/>
            <w:r w:rsidRPr="003C76EE">
              <w:t>tế</w:t>
            </w:r>
            <w:proofErr w:type="spellEnd"/>
            <w:r w:rsidRPr="003C76EE">
              <w:t xml:space="preserve"> </w:t>
            </w:r>
            <w:proofErr w:type="spellStart"/>
            <w:r w:rsidRPr="003C76EE">
              <w:t>khi</w:t>
            </w:r>
            <w:proofErr w:type="spellEnd"/>
            <w:r w:rsidRPr="003C76EE">
              <w:t xml:space="preserve"> </w:t>
            </w:r>
            <w:proofErr w:type="spellStart"/>
            <w:r w:rsidRPr="003C76EE">
              <w:t>người</w:t>
            </w:r>
            <w:proofErr w:type="spellEnd"/>
            <w:r w:rsidRPr="003C76EE">
              <w:t xml:space="preserve"> </w:t>
            </w:r>
            <w:proofErr w:type="spellStart"/>
            <w:r w:rsidRPr="003C76EE">
              <w:t>dùng</w:t>
            </w:r>
            <w:proofErr w:type="spellEnd"/>
            <w:r w:rsidRPr="003C76EE">
              <w:t xml:space="preserve"> </w:t>
            </w:r>
            <w:proofErr w:type="spellStart"/>
            <w:r w:rsidRPr="003C76EE">
              <w:t>bắt</w:t>
            </w:r>
            <w:proofErr w:type="spellEnd"/>
            <w:r w:rsidRPr="003C76EE">
              <w:t xml:space="preserve"> </w:t>
            </w:r>
            <w:proofErr w:type="spellStart"/>
            <w:r w:rsidRPr="003C76EE">
              <w:t>đầu</w:t>
            </w:r>
            <w:proofErr w:type="spellEnd"/>
            <w:r w:rsidRPr="003C76EE">
              <w:t xml:space="preserve"> </w:t>
            </w:r>
            <w:proofErr w:type="spellStart"/>
            <w:r w:rsidRPr="003C76EE">
              <w:t>phát</w:t>
            </w:r>
            <w:proofErr w:type="spellEnd"/>
            <w:r w:rsidRPr="003C76EE">
              <w:t xml:space="preserve"> </w:t>
            </w:r>
            <w:proofErr w:type="spellStart"/>
            <w:r w:rsidRPr="003C76EE">
              <w:t>đoạn</w:t>
            </w:r>
            <w:proofErr w:type="spellEnd"/>
            <w:r w:rsidRPr="003C76EE">
              <w:t xml:space="preserve"> video, </w:t>
            </w:r>
            <w:proofErr w:type="spellStart"/>
            <w:r w:rsidRPr="003C76EE">
              <w:t>tính</w:t>
            </w:r>
            <w:proofErr w:type="spellEnd"/>
            <w:r w:rsidRPr="003C76EE">
              <w:t xml:space="preserve"> </w:t>
            </w:r>
            <w:proofErr w:type="spellStart"/>
            <w:r w:rsidRPr="003C76EE">
              <w:t>bằng</w:t>
            </w:r>
            <w:proofErr w:type="spellEnd"/>
            <w:r w:rsidRPr="003C76EE">
              <w:t xml:space="preserve"> Unix timestamp </w:t>
            </w:r>
            <w:r w:rsidRPr="003C76EE">
              <w:lastRenderedPageBreak/>
              <w:t>(</w:t>
            </w:r>
            <w:proofErr w:type="spellStart"/>
            <w:r w:rsidRPr="003C76EE">
              <w:t>số</w:t>
            </w:r>
            <w:proofErr w:type="spellEnd"/>
            <w:r w:rsidRPr="003C76EE">
              <w:t xml:space="preserve"> </w:t>
            </w:r>
            <w:proofErr w:type="spellStart"/>
            <w:r w:rsidRPr="003C76EE">
              <w:t>giây</w:t>
            </w:r>
            <w:proofErr w:type="spellEnd"/>
            <w:r w:rsidRPr="003C76EE">
              <w:t xml:space="preserve"> </w:t>
            </w:r>
            <w:proofErr w:type="spellStart"/>
            <w:r w:rsidRPr="003C76EE">
              <w:t>từ</w:t>
            </w:r>
            <w:proofErr w:type="spellEnd"/>
            <w:r w:rsidRPr="003C76EE">
              <w:t xml:space="preserve"> 00:00:00 UTC </w:t>
            </w:r>
            <w:proofErr w:type="spellStart"/>
            <w:r w:rsidRPr="003C76EE">
              <w:t>ngày</w:t>
            </w:r>
            <w:proofErr w:type="spellEnd"/>
            <w:r w:rsidRPr="003C76EE">
              <w:t xml:space="preserve"> 1 </w:t>
            </w:r>
            <w:proofErr w:type="spellStart"/>
            <w:r w:rsidRPr="003C76EE">
              <w:t>tháng</w:t>
            </w:r>
            <w:proofErr w:type="spellEnd"/>
            <w:r w:rsidRPr="003C76EE">
              <w:t xml:space="preserve"> 1 </w:t>
            </w:r>
            <w:proofErr w:type="spellStart"/>
            <w:r w:rsidRPr="003C76EE">
              <w:t>năm</w:t>
            </w:r>
            <w:proofErr w:type="spellEnd"/>
            <w:r w:rsidRPr="003C76EE">
              <w:t xml:space="preserve"> 1970).</w:t>
            </w:r>
          </w:p>
        </w:tc>
      </w:tr>
      <w:tr w:rsidR="003C76EE" w:rsidRPr="003C76EE" w14:paraId="75559563" w14:textId="77777777" w:rsidTr="00E40B91">
        <w:tc>
          <w:tcPr>
            <w:tcW w:w="0" w:type="auto"/>
            <w:hideMark/>
          </w:tcPr>
          <w:p w14:paraId="6727C9D9" w14:textId="77777777" w:rsidR="003C76EE" w:rsidRPr="003C76EE" w:rsidRDefault="003C76EE" w:rsidP="00E40B91">
            <w:pPr>
              <w:spacing w:line="360" w:lineRule="auto"/>
              <w:ind w:left="252"/>
            </w:pPr>
            <w:proofErr w:type="spellStart"/>
            <w:r w:rsidRPr="003C76EE">
              <w:lastRenderedPageBreak/>
              <w:t>user_id</w:t>
            </w:r>
            <w:proofErr w:type="spellEnd"/>
          </w:p>
        </w:tc>
        <w:tc>
          <w:tcPr>
            <w:tcW w:w="1906" w:type="dxa"/>
            <w:hideMark/>
          </w:tcPr>
          <w:p w14:paraId="7C7764B7" w14:textId="77777777" w:rsidR="003C76EE" w:rsidRPr="003C76EE" w:rsidRDefault="003C76EE" w:rsidP="00E40B91">
            <w:pPr>
              <w:spacing w:line="360" w:lineRule="auto"/>
              <w:ind w:left="-114" w:firstLine="198"/>
            </w:pPr>
            <w:r w:rsidRPr="003C76EE">
              <w:t>string</w:t>
            </w:r>
          </w:p>
        </w:tc>
        <w:tc>
          <w:tcPr>
            <w:tcW w:w="5040" w:type="dxa"/>
            <w:hideMark/>
          </w:tcPr>
          <w:p w14:paraId="0B5FCD59" w14:textId="77777777" w:rsidR="003C76EE" w:rsidRPr="003C76EE" w:rsidRDefault="003C76EE" w:rsidP="00E40B91">
            <w:pPr>
              <w:spacing w:line="360" w:lineRule="auto"/>
              <w:ind w:left="174"/>
            </w:pPr>
            <w:proofErr w:type="spellStart"/>
            <w:r w:rsidRPr="003C76EE">
              <w:t>Mã</w:t>
            </w:r>
            <w:proofErr w:type="spellEnd"/>
            <w:r w:rsidRPr="003C76EE">
              <w:t xml:space="preserve"> </w:t>
            </w:r>
            <w:proofErr w:type="spellStart"/>
            <w:r w:rsidRPr="003C76EE">
              <w:t>định</w:t>
            </w:r>
            <w:proofErr w:type="spellEnd"/>
            <w:r w:rsidRPr="003C76EE">
              <w:t xml:space="preserve"> </w:t>
            </w:r>
            <w:proofErr w:type="spellStart"/>
            <w:r w:rsidRPr="003C76EE">
              <w:t>danh</w:t>
            </w:r>
            <w:proofErr w:type="spellEnd"/>
            <w:r w:rsidRPr="003C76EE">
              <w:t xml:space="preserve"> </w:t>
            </w:r>
            <w:proofErr w:type="spellStart"/>
            <w:r w:rsidRPr="003C76EE">
              <w:t>duy</w:t>
            </w:r>
            <w:proofErr w:type="spellEnd"/>
            <w:r w:rsidRPr="003C76EE">
              <w:t xml:space="preserve"> </w:t>
            </w:r>
            <w:proofErr w:type="spellStart"/>
            <w:r w:rsidRPr="003C76EE">
              <w:t>nhất</w:t>
            </w:r>
            <w:proofErr w:type="spellEnd"/>
            <w:r w:rsidRPr="003C76EE">
              <w:t xml:space="preserve"> </w:t>
            </w:r>
            <w:proofErr w:type="spellStart"/>
            <w:r w:rsidRPr="003C76EE">
              <w:t>cho</w:t>
            </w:r>
            <w:proofErr w:type="spellEnd"/>
            <w:r w:rsidRPr="003C76EE">
              <w:t xml:space="preserve"> </w:t>
            </w:r>
            <w:proofErr w:type="spellStart"/>
            <w:r w:rsidRPr="003C76EE">
              <w:t>người</w:t>
            </w:r>
            <w:proofErr w:type="spellEnd"/>
            <w:r w:rsidRPr="003C76EE">
              <w:t xml:space="preserve"> </w:t>
            </w:r>
            <w:proofErr w:type="spellStart"/>
            <w:r w:rsidRPr="003C76EE">
              <w:t>dùng</w:t>
            </w:r>
            <w:proofErr w:type="spellEnd"/>
            <w:r w:rsidRPr="003C76EE">
              <w:t xml:space="preserve">, </w:t>
            </w:r>
            <w:proofErr w:type="spellStart"/>
            <w:r w:rsidRPr="003C76EE">
              <w:t>giúp</w:t>
            </w:r>
            <w:proofErr w:type="spellEnd"/>
            <w:r w:rsidRPr="003C76EE">
              <w:t xml:space="preserve"> </w:t>
            </w:r>
            <w:proofErr w:type="spellStart"/>
            <w:r w:rsidRPr="003C76EE">
              <w:t>theo</w:t>
            </w:r>
            <w:proofErr w:type="spellEnd"/>
            <w:r w:rsidRPr="003C76EE">
              <w:t xml:space="preserve"> </w:t>
            </w:r>
            <w:proofErr w:type="spellStart"/>
            <w:r w:rsidRPr="003C76EE">
              <w:t>dõi</w:t>
            </w:r>
            <w:proofErr w:type="spellEnd"/>
            <w:r w:rsidRPr="003C76EE">
              <w:t xml:space="preserve"> </w:t>
            </w:r>
            <w:proofErr w:type="spellStart"/>
            <w:r w:rsidRPr="003C76EE">
              <w:t>lịch</w:t>
            </w:r>
            <w:proofErr w:type="spellEnd"/>
            <w:r w:rsidRPr="003C76EE">
              <w:t xml:space="preserve"> </w:t>
            </w:r>
            <w:proofErr w:type="spellStart"/>
            <w:r w:rsidRPr="003C76EE">
              <w:t>sử</w:t>
            </w:r>
            <w:proofErr w:type="spellEnd"/>
            <w:r w:rsidRPr="003C76EE">
              <w:t xml:space="preserve"> </w:t>
            </w:r>
            <w:proofErr w:type="spellStart"/>
            <w:r w:rsidRPr="003C76EE">
              <w:t>xem</w:t>
            </w:r>
            <w:proofErr w:type="spellEnd"/>
            <w:r w:rsidRPr="003C76EE">
              <w:t xml:space="preserve"> video </w:t>
            </w:r>
            <w:proofErr w:type="spellStart"/>
            <w:r w:rsidRPr="003C76EE">
              <w:t>của</w:t>
            </w:r>
            <w:proofErr w:type="spellEnd"/>
            <w:r w:rsidRPr="003C76EE">
              <w:t xml:space="preserve"> </w:t>
            </w:r>
            <w:proofErr w:type="spellStart"/>
            <w:r w:rsidRPr="003C76EE">
              <w:t>từng</w:t>
            </w:r>
            <w:proofErr w:type="spellEnd"/>
            <w:r w:rsidRPr="003C76EE">
              <w:t xml:space="preserve"> </w:t>
            </w:r>
            <w:proofErr w:type="spellStart"/>
            <w:r w:rsidRPr="003C76EE">
              <w:t>người</w:t>
            </w:r>
            <w:proofErr w:type="spellEnd"/>
            <w:r w:rsidRPr="003C76EE">
              <w:t>.</w:t>
            </w:r>
          </w:p>
        </w:tc>
      </w:tr>
    </w:tbl>
    <w:p w14:paraId="321A563C" w14:textId="77777777" w:rsidR="003C76EE" w:rsidRPr="00F94AB4" w:rsidRDefault="003C76EE" w:rsidP="003C76EE">
      <w:pPr>
        <w:rPr>
          <w:lang w:val="vi-VN"/>
        </w:rPr>
      </w:pPr>
    </w:p>
    <w:p w14:paraId="489ECF42" w14:textId="23883796" w:rsidR="00DD26DA" w:rsidRDefault="00DD26DA" w:rsidP="00C872F8">
      <w:pPr>
        <w:pStyle w:val="Heading4"/>
        <w:numPr>
          <w:ilvl w:val="3"/>
          <w:numId w:val="2"/>
        </w:numPr>
        <w:ind w:left="1800"/>
        <w:rPr>
          <w:lang w:val="vi-VN"/>
        </w:rPr>
      </w:pPr>
      <w:bookmarkStart w:id="16" w:name="_Toc184761357"/>
      <w:r>
        <w:rPr>
          <w:lang w:val="vi-VN"/>
        </w:rPr>
        <w:t>Phân tích:</w:t>
      </w:r>
      <w:bookmarkEnd w:id="16"/>
      <w:r>
        <w:rPr>
          <w:lang w:val="vi-VN"/>
        </w:rPr>
        <w:t xml:space="preserve"> </w:t>
      </w:r>
    </w:p>
    <w:p w14:paraId="6F84A93B" w14:textId="03E41251" w:rsidR="00C2441D" w:rsidRPr="0006741C" w:rsidRDefault="0006741C" w:rsidP="007940AB">
      <w:pPr>
        <w:pStyle w:val="ListParagraph"/>
        <w:numPr>
          <w:ilvl w:val="0"/>
          <w:numId w:val="4"/>
        </w:numPr>
        <w:spacing w:line="360" w:lineRule="auto"/>
        <w:jc w:val="both"/>
        <w:rPr>
          <w:lang w:val="vi-VN"/>
        </w:rPr>
      </w:pPr>
      <w:proofErr w:type="spellStart"/>
      <w:r w:rsidRPr="0006741C">
        <w:rPr>
          <w:b/>
          <w:bCs/>
        </w:rPr>
        <w:t>user_</w:t>
      </w:r>
      <w:r>
        <w:rPr>
          <w:b/>
          <w:bCs/>
        </w:rPr>
        <w:t>id</w:t>
      </w:r>
      <w:proofErr w:type="spellEnd"/>
      <w:r>
        <w:rPr>
          <w:b/>
          <w:bCs/>
          <w:lang w:val="vi-VN"/>
        </w:rPr>
        <w:t xml:space="preserve">: </w:t>
      </w:r>
    </w:p>
    <w:p w14:paraId="7F77EC1F" w14:textId="77777777" w:rsidR="0006741C" w:rsidRPr="0006741C" w:rsidRDefault="0006741C" w:rsidP="007940AB">
      <w:pPr>
        <w:pStyle w:val="ListParagraph"/>
        <w:numPr>
          <w:ilvl w:val="0"/>
          <w:numId w:val="39"/>
        </w:numPr>
        <w:spacing w:line="360" w:lineRule="auto"/>
        <w:jc w:val="both"/>
        <w:rPr>
          <w:lang w:val="vi-VN"/>
        </w:rPr>
      </w:pPr>
      <w:r w:rsidRPr="0006741C">
        <w:rPr>
          <w:lang w:val="vi-VN"/>
        </w:rPr>
        <w:t xml:space="preserve">Tổng số lượng </w:t>
      </w:r>
      <w:proofErr w:type="spellStart"/>
      <w:r w:rsidRPr="0006741C">
        <w:rPr>
          <w:lang w:val="vi-VN"/>
        </w:rPr>
        <w:t>user_id</w:t>
      </w:r>
      <w:proofErr w:type="spellEnd"/>
      <w:r w:rsidRPr="0006741C">
        <w:rPr>
          <w:lang w:val="vi-VN"/>
        </w:rPr>
        <w:t xml:space="preserve">: Mỗi </w:t>
      </w:r>
      <w:proofErr w:type="spellStart"/>
      <w:r w:rsidRPr="0006741C">
        <w:rPr>
          <w:lang w:val="vi-VN"/>
        </w:rPr>
        <w:t>user_id</w:t>
      </w:r>
      <w:proofErr w:type="spellEnd"/>
      <w:r w:rsidRPr="0006741C">
        <w:rPr>
          <w:lang w:val="vi-VN"/>
        </w:rPr>
        <w:t xml:space="preserve"> là duy nhất và xác định một người dùng riêng biệt trong hệ thống.</w:t>
      </w:r>
    </w:p>
    <w:p w14:paraId="01638370" w14:textId="36AA6D61" w:rsidR="0006741C" w:rsidRDefault="0006741C" w:rsidP="007940AB">
      <w:pPr>
        <w:pStyle w:val="ListParagraph"/>
        <w:numPr>
          <w:ilvl w:val="0"/>
          <w:numId w:val="39"/>
        </w:numPr>
        <w:spacing w:line="360" w:lineRule="auto"/>
        <w:jc w:val="both"/>
        <w:rPr>
          <w:lang w:val="vi-VN"/>
        </w:rPr>
      </w:pPr>
      <w:r w:rsidRPr="0006741C">
        <w:rPr>
          <w:lang w:val="vi-VN"/>
        </w:rPr>
        <w:t xml:space="preserve">Ý nghĩa: </w:t>
      </w:r>
      <w:proofErr w:type="spellStart"/>
      <w:r w:rsidRPr="0006741C">
        <w:rPr>
          <w:lang w:val="vi-VN"/>
        </w:rPr>
        <w:t>user_id</w:t>
      </w:r>
      <w:proofErr w:type="spellEnd"/>
      <w:r w:rsidRPr="0006741C">
        <w:rPr>
          <w:lang w:val="vi-VN"/>
        </w:rPr>
        <w:t xml:space="preserve"> giúp phân biệt người dùng và theo dõi hành vi xem </w:t>
      </w:r>
      <w:proofErr w:type="spellStart"/>
      <w:r w:rsidRPr="0006741C">
        <w:rPr>
          <w:lang w:val="vi-VN"/>
        </w:rPr>
        <w:t>video</w:t>
      </w:r>
      <w:proofErr w:type="spellEnd"/>
      <w:r w:rsidRPr="0006741C">
        <w:rPr>
          <w:lang w:val="vi-VN"/>
        </w:rPr>
        <w:t xml:space="preserve"> của từng cá nhân. Việc này quan trọng để cá nhân hóa nội dung, theo dõi quá trình học tập, và đánh giá mức độ tương tác của mỗi người dùng.</w:t>
      </w:r>
    </w:p>
    <w:p w14:paraId="11DAD916" w14:textId="5D1A6A75" w:rsidR="0006741C" w:rsidRPr="007D1BC1" w:rsidRDefault="007D1BC1" w:rsidP="007940AB">
      <w:pPr>
        <w:pStyle w:val="ListParagraph"/>
        <w:numPr>
          <w:ilvl w:val="0"/>
          <w:numId w:val="4"/>
        </w:numPr>
        <w:spacing w:line="360" w:lineRule="auto"/>
        <w:jc w:val="both"/>
        <w:rPr>
          <w:lang w:val="vi-VN"/>
        </w:rPr>
      </w:pPr>
      <w:r w:rsidRPr="00E02249">
        <w:rPr>
          <w:b/>
          <w:lang w:val="vi-VN"/>
        </w:rPr>
        <w:t> </w:t>
      </w:r>
      <w:proofErr w:type="spellStart"/>
      <w:r w:rsidRPr="007D1BC1">
        <w:rPr>
          <w:b/>
          <w:bCs/>
        </w:rPr>
        <w:t>video_</w:t>
      </w:r>
      <w:r>
        <w:rPr>
          <w:b/>
          <w:bCs/>
        </w:rPr>
        <w:t>id</w:t>
      </w:r>
      <w:proofErr w:type="spellEnd"/>
      <w:r>
        <w:rPr>
          <w:b/>
          <w:bCs/>
          <w:lang w:val="vi-VN"/>
        </w:rPr>
        <w:t xml:space="preserve">: </w:t>
      </w:r>
    </w:p>
    <w:p w14:paraId="0690BD69" w14:textId="77777777" w:rsidR="007D1BC1" w:rsidRPr="007D1BC1" w:rsidRDefault="007D1BC1" w:rsidP="007940AB">
      <w:pPr>
        <w:pStyle w:val="ListParagraph"/>
        <w:numPr>
          <w:ilvl w:val="0"/>
          <w:numId w:val="40"/>
        </w:numPr>
        <w:spacing w:line="360" w:lineRule="auto"/>
        <w:ind w:left="1080"/>
        <w:jc w:val="both"/>
        <w:rPr>
          <w:lang w:val="vi-VN"/>
        </w:rPr>
      </w:pPr>
      <w:r w:rsidRPr="007D1BC1">
        <w:rPr>
          <w:lang w:val="vi-VN"/>
        </w:rPr>
        <w:t xml:space="preserve">Tổng số lượng </w:t>
      </w:r>
      <w:proofErr w:type="spellStart"/>
      <w:r w:rsidRPr="007D1BC1">
        <w:rPr>
          <w:lang w:val="vi-VN"/>
        </w:rPr>
        <w:t>video_id</w:t>
      </w:r>
      <w:proofErr w:type="spellEnd"/>
      <w:r w:rsidRPr="007D1BC1">
        <w:rPr>
          <w:lang w:val="vi-VN"/>
        </w:rPr>
        <w:t xml:space="preserve">: Có nhiều </w:t>
      </w:r>
      <w:proofErr w:type="spellStart"/>
      <w:r w:rsidRPr="007D1BC1">
        <w:rPr>
          <w:lang w:val="vi-VN"/>
        </w:rPr>
        <w:t>video</w:t>
      </w:r>
      <w:proofErr w:type="spellEnd"/>
      <w:r w:rsidRPr="007D1BC1">
        <w:rPr>
          <w:lang w:val="vi-VN"/>
        </w:rPr>
        <w:t xml:space="preserve"> khác nhau trong hệ thống, mỗi </w:t>
      </w:r>
      <w:proofErr w:type="spellStart"/>
      <w:r w:rsidRPr="007D1BC1">
        <w:rPr>
          <w:lang w:val="vi-VN"/>
        </w:rPr>
        <w:t>video</w:t>
      </w:r>
      <w:proofErr w:type="spellEnd"/>
      <w:r w:rsidRPr="007D1BC1">
        <w:rPr>
          <w:lang w:val="vi-VN"/>
        </w:rPr>
        <w:t xml:space="preserve"> có một </w:t>
      </w:r>
      <w:proofErr w:type="spellStart"/>
      <w:r w:rsidRPr="007D1BC1">
        <w:rPr>
          <w:lang w:val="vi-VN"/>
        </w:rPr>
        <w:t>video_id</w:t>
      </w:r>
      <w:proofErr w:type="spellEnd"/>
      <w:r w:rsidRPr="007D1BC1">
        <w:rPr>
          <w:lang w:val="vi-VN"/>
        </w:rPr>
        <w:t xml:space="preserve"> duy nhất.</w:t>
      </w:r>
    </w:p>
    <w:p w14:paraId="79BF2402" w14:textId="77777777" w:rsidR="007D1BC1" w:rsidRDefault="007D1BC1" w:rsidP="007940AB">
      <w:pPr>
        <w:pStyle w:val="ListParagraph"/>
        <w:numPr>
          <w:ilvl w:val="0"/>
          <w:numId w:val="40"/>
        </w:numPr>
        <w:spacing w:line="360" w:lineRule="auto"/>
        <w:ind w:left="1080"/>
        <w:jc w:val="both"/>
        <w:rPr>
          <w:lang w:val="vi-VN"/>
        </w:rPr>
      </w:pPr>
      <w:r w:rsidRPr="007D1BC1">
        <w:rPr>
          <w:lang w:val="vi-VN"/>
        </w:rPr>
        <w:t xml:space="preserve">Phân tích số lượng đoạn xem trong từng </w:t>
      </w:r>
      <w:proofErr w:type="spellStart"/>
      <w:r w:rsidRPr="007D1BC1">
        <w:rPr>
          <w:lang w:val="vi-VN"/>
        </w:rPr>
        <w:t>video_id</w:t>
      </w:r>
      <w:proofErr w:type="spellEnd"/>
      <w:r w:rsidRPr="007D1BC1">
        <w:rPr>
          <w:lang w:val="vi-VN"/>
        </w:rPr>
        <w:t>:</w:t>
      </w:r>
    </w:p>
    <w:p w14:paraId="45CBA012" w14:textId="77777777" w:rsidR="00172E09" w:rsidRPr="00172E09" w:rsidRDefault="00172E09" w:rsidP="007940AB">
      <w:pPr>
        <w:pStyle w:val="ListParagraph"/>
        <w:numPr>
          <w:ilvl w:val="0"/>
          <w:numId w:val="41"/>
        </w:numPr>
        <w:spacing w:line="360" w:lineRule="auto"/>
        <w:ind w:left="1350"/>
        <w:jc w:val="both"/>
        <w:rPr>
          <w:lang w:val="vi-VN"/>
        </w:rPr>
      </w:pPr>
      <w:r w:rsidRPr="00172E09">
        <w:rPr>
          <w:lang w:val="vi-VN"/>
        </w:rPr>
        <w:t xml:space="preserve">Số lượng đoạn xem trong mỗi </w:t>
      </w:r>
      <w:proofErr w:type="spellStart"/>
      <w:r w:rsidRPr="00172E09">
        <w:rPr>
          <w:lang w:val="vi-VN"/>
        </w:rPr>
        <w:t>video</w:t>
      </w:r>
      <w:proofErr w:type="spellEnd"/>
      <w:r w:rsidRPr="00172E09">
        <w:rPr>
          <w:lang w:val="vi-VN"/>
        </w:rPr>
        <w:t xml:space="preserve"> có thể được nhóm và đếm để hiểu tần suất người dùng quay lại xem các đoạn trong một </w:t>
      </w:r>
      <w:proofErr w:type="spellStart"/>
      <w:r w:rsidRPr="00172E09">
        <w:rPr>
          <w:lang w:val="vi-VN"/>
        </w:rPr>
        <w:t>video</w:t>
      </w:r>
      <w:proofErr w:type="spellEnd"/>
      <w:r w:rsidRPr="00172E09">
        <w:rPr>
          <w:lang w:val="vi-VN"/>
        </w:rPr>
        <w:t xml:space="preserve"> nhất định.</w:t>
      </w:r>
    </w:p>
    <w:p w14:paraId="2FC8B479" w14:textId="77777777" w:rsidR="00172E09" w:rsidRPr="00172E09" w:rsidRDefault="00172E09" w:rsidP="007940AB">
      <w:pPr>
        <w:pStyle w:val="ListParagraph"/>
        <w:numPr>
          <w:ilvl w:val="0"/>
          <w:numId w:val="41"/>
        </w:numPr>
        <w:spacing w:line="360" w:lineRule="auto"/>
        <w:ind w:left="1350"/>
        <w:jc w:val="both"/>
        <w:rPr>
          <w:lang w:val="vi-VN"/>
        </w:rPr>
      </w:pPr>
      <w:r w:rsidRPr="00172E09">
        <w:rPr>
          <w:lang w:val="vi-VN"/>
        </w:rPr>
        <w:t>Ví dụ:</w:t>
      </w:r>
    </w:p>
    <w:p w14:paraId="41C048F1" w14:textId="77777777" w:rsidR="00172E09" w:rsidRPr="00172E09" w:rsidRDefault="00172E09" w:rsidP="007940AB">
      <w:pPr>
        <w:pStyle w:val="ListParagraph"/>
        <w:numPr>
          <w:ilvl w:val="0"/>
          <w:numId w:val="42"/>
        </w:numPr>
        <w:spacing w:line="360" w:lineRule="auto"/>
        <w:jc w:val="both"/>
        <w:rPr>
          <w:lang w:val="vi-VN"/>
        </w:rPr>
      </w:pPr>
      <w:r w:rsidRPr="00172E09">
        <w:rPr>
          <w:lang w:val="vi-VN"/>
        </w:rPr>
        <w:t>V_1395633: 4 đoạn xem</w:t>
      </w:r>
    </w:p>
    <w:p w14:paraId="08BB2E3B" w14:textId="77777777" w:rsidR="00172E09" w:rsidRPr="00172E09" w:rsidRDefault="00172E09" w:rsidP="007940AB">
      <w:pPr>
        <w:pStyle w:val="ListParagraph"/>
        <w:numPr>
          <w:ilvl w:val="0"/>
          <w:numId w:val="42"/>
        </w:numPr>
        <w:spacing w:line="360" w:lineRule="auto"/>
        <w:jc w:val="both"/>
        <w:rPr>
          <w:lang w:val="vi-VN"/>
        </w:rPr>
      </w:pPr>
      <w:r w:rsidRPr="00172E09">
        <w:rPr>
          <w:lang w:val="vi-VN"/>
        </w:rPr>
        <w:t>V_1395635: 1 đoạn xem</w:t>
      </w:r>
    </w:p>
    <w:p w14:paraId="187585B5" w14:textId="0FE93766" w:rsidR="007D1BC1" w:rsidRPr="007D1BC1" w:rsidRDefault="00172E09" w:rsidP="007940AB">
      <w:pPr>
        <w:pStyle w:val="ListParagraph"/>
        <w:numPr>
          <w:ilvl w:val="0"/>
          <w:numId w:val="42"/>
        </w:numPr>
        <w:spacing w:line="360" w:lineRule="auto"/>
        <w:jc w:val="both"/>
        <w:rPr>
          <w:lang w:val="vi-VN"/>
        </w:rPr>
      </w:pPr>
      <w:r w:rsidRPr="00172E09">
        <w:rPr>
          <w:lang w:val="vi-VN"/>
        </w:rPr>
        <w:t>V_6210799: 4 đoạn xem</w:t>
      </w:r>
    </w:p>
    <w:p w14:paraId="27F0F2AB" w14:textId="34D549C7" w:rsidR="007D1BC1" w:rsidRDefault="007D1BC1" w:rsidP="007940AB">
      <w:pPr>
        <w:pStyle w:val="ListParagraph"/>
        <w:numPr>
          <w:ilvl w:val="0"/>
          <w:numId w:val="40"/>
        </w:numPr>
        <w:spacing w:line="360" w:lineRule="auto"/>
        <w:ind w:left="1080"/>
        <w:jc w:val="both"/>
        <w:rPr>
          <w:lang w:val="vi-VN"/>
        </w:rPr>
      </w:pPr>
      <w:r w:rsidRPr="007D1BC1">
        <w:rPr>
          <w:lang w:val="vi-VN"/>
        </w:rPr>
        <w:t xml:space="preserve">Ý nghĩa: </w:t>
      </w:r>
      <w:proofErr w:type="spellStart"/>
      <w:r w:rsidRPr="007D1BC1">
        <w:rPr>
          <w:lang w:val="vi-VN"/>
        </w:rPr>
        <w:t>video_id</w:t>
      </w:r>
      <w:proofErr w:type="spellEnd"/>
      <w:r w:rsidRPr="007D1BC1">
        <w:rPr>
          <w:lang w:val="vi-VN"/>
        </w:rPr>
        <w:t xml:space="preserve"> cho phép xác định các </w:t>
      </w:r>
      <w:proofErr w:type="spellStart"/>
      <w:r w:rsidRPr="007D1BC1">
        <w:rPr>
          <w:lang w:val="vi-VN"/>
        </w:rPr>
        <w:t>video</w:t>
      </w:r>
      <w:proofErr w:type="spellEnd"/>
      <w:r w:rsidRPr="007D1BC1">
        <w:rPr>
          <w:lang w:val="vi-VN"/>
        </w:rPr>
        <w:t xml:space="preserve"> cụ thể mà người dùng xem và giúp phân tích độ phổ biến của từng </w:t>
      </w:r>
      <w:proofErr w:type="spellStart"/>
      <w:r w:rsidRPr="007D1BC1">
        <w:rPr>
          <w:lang w:val="vi-VN"/>
        </w:rPr>
        <w:t>video</w:t>
      </w:r>
      <w:proofErr w:type="spellEnd"/>
      <w:r w:rsidRPr="007D1BC1">
        <w:rPr>
          <w:lang w:val="vi-VN"/>
        </w:rPr>
        <w:t xml:space="preserve">. Những </w:t>
      </w:r>
      <w:proofErr w:type="spellStart"/>
      <w:r w:rsidRPr="007D1BC1">
        <w:rPr>
          <w:lang w:val="vi-VN"/>
        </w:rPr>
        <w:t>video</w:t>
      </w:r>
      <w:proofErr w:type="spellEnd"/>
      <w:r w:rsidRPr="007D1BC1">
        <w:rPr>
          <w:lang w:val="vi-VN"/>
        </w:rPr>
        <w:t xml:space="preserve"> có nhiều lượt xem hoặc được xem nhiều đoạn có thể là những </w:t>
      </w:r>
      <w:proofErr w:type="spellStart"/>
      <w:r w:rsidRPr="007D1BC1">
        <w:rPr>
          <w:lang w:val="vi-VN"/>
        </w:rPr>
        <w:t>video</w:t>
      </w:r>
      <w:proofErr w:type="spellEnd"/>
      <w:r w:rsidRPr="007D1BC1">
        <w:rPr>
          <w:lang w:val="vi-VN"/>
        </w:rPr>
        <w:t xml:space="preserve"> mang lại giá trị cao hoặc có nội dung khó hiểu, cần xem lại.</w:t>
      </w:r>
    </w:p>
    <w:p w14:paraId="0C20FB44" w14:textId="2562D638" w:rsidR="00172E09" w:rsidRPr="004E0A77" w:rsidRDefault="00172E09" w:rsidP="007940AB">
      <w:pPr>
        <w:pStyle w:val="ListParagraph"/>
        <w:numPr>
          <w:ilvl w:val="0"/>
          <w:numId w:val="4"/>
        </w:numPr>
        <w:spacing w:line="360" w:lineRule="auto"/>
        <w:jc w:val="both"/>
        <w:rPr>
          <w:b/>
          <w:bCs/>
          <w:lang w:val="vi-VN"/>
        </w:rPr>
      </w:pPr>
      <w:proofErr w:type="spellStart"/>
      <w:r w:rsidRPr="004E0A77">
        <w:rPr>
          <w:b/>
          <w:bCs/>
          <w:lang w:val="vi-VN"/>
        </w:rPr>
        <w:t>Segment</w:t>
      </w:r>
      <w:proofErr w:type="spellEnd"/>
      <w:r w:rsidRPr="004E0A77">
        <w:rPr>
          <w:b/>
          <w:bCs/>
          <w:lang w:val="vi-VN"/>
        </w:rPr>
        <w:t xml:space="preserve">: </w:t>
      </w:r>
    </w:p>
    <w:p w14:paraId="09139222" w14:textId="77777777" w:rsidR="004E0A77" w:rsidRDefault="004E0A77" w:rsidP="007940AB">
      <w:pPr>
        <w:pStyle w:val="ListParagraph"/>
        <w:numPr>
          <w:ilvl w:val="0"/>
          <w:numId w:val="43"/>
        </w:numPr>
        <w:spacing w:line="360" w:lineRule="auto"/>
        <w:ind w:left="1170"/>
        <w:jc w:val="both"/>
        <w:rPr>
          <w:lang w:val="vi-VN"/>
        </w:rPr>
      </w:pPr>
      <w:r w:rsidRPr="004E0A77">
        <w:rPr>
          <w:lang w:val="vi-VN"/>
        </w:rPr>
        <w:lastRenderedPageBreak/>
        <w:t xml:space="preserve">Thống kê các trường trong </w:t>
      </w:r>
      <w:proofErr w:type="spellStart"/>
      <w:r w:rsidRPr="004E0A77">
        <w:rPr>
          <w:lang w:val="vi-VN"/>
        </w:rPr>
        <w:t>segment</w:t>
      </w:r>
      <w:proofErr w:type="spellEnd"/>
      <w:r w:rsidRPr="004E0A77">
        <w:rPr>
          <w:lang w:val="vi-VN"/>
        </w:rPr>
        <w:t>:</w:t>
      </w:r>
    </w:p>
    <w:p w14:paraId="0F955434" w14:textId="77777777" w:rsidR="004E0A77" w:rsidRPr="004E0A77" w:rsidRDefault="004E0A77" w:rsidP="007940AB">
      <w:pPr>
        <w:pStyle w:val="ListParagraph"/>
        <w:numPr>
          <w:ilvl w:val="0"/>
          <w:numId w:val="44"/>
        </w:numPr>
        <w:spacing w:line="360" w:lineRule="auto"/>
        <w:ind w:left="1530"/>
        <w:jc w:val="both"/>
        <w:rPr>
          <w:lang w:val="vi-VN"/>
        </w:rPr>
      </w:pPr>
      <w:proofErr w:type="spellStart"/>
      <w:r w:rsidRPr="004E0A77">
        <w:rPr>
          <w:lang w:val="vi-VN"/>
        </w:rPr>
        <w:t>start_point</w:t>
      </w:r>
      <w:proofErr w:type="spellEnd"/>
      <w:r w:rsidRPr="004E0A77">
        <w:rPr>
          <w:lang w:val="vi-VN"/>
        </w:rPr>
        <w:t xml:space="preserve"> và </w:t>
      </w:r>
      <w:proofErr w:type="spellStart"/>
      <w:r w:rsidRPr="004E0A77">
        <w:rPr>
          <w:lang w:val="vi-VN"/>
        </w:rPr>
        <w:t>end_point</w:t>
      </w:r>
      <w:proofErr w:type="spellEnd"/>
      <w:r w:rsidRPr="004E0A77">
        <w:rPr>
          <w:lang w:val="vi-VN"/>
        </w:rPr>
        <w:t xml:space="preserve">: Dữ liệu này cho biết vị trí mà người dùng bắt đầu và kết thúc mỗi lần xem, từ đó có thể tính toán độ dài của các đoạn xem. Những đoạn </w:t>
      </w:r>
      <w:proofErr w:type="spellStart"/>
      <w:r w:rsidRPr="004E0A77">
        <w:rPr>
          <w:lang w:val="vi-VN"/>
        </w:rPr>
        <w:t>video</w:t>
      </w:r>
      <w:proofErr w:type="spellEnd"/>
      <w:r w:rsidRPr="004E0A77">
        <w:rPr>
          <w:lang w:val="vi-VN"/>
        </w:rPr>
        <w:t xml:space="preserve"> thường xuyên được tua đi tua lại hoặc bỏ qua có thể cần cải thiện về nội dung.</w:t>
      </w:r>
    </w:p>
    <w:p w14:paraId="6ECC02E3" w14:textId="77777777" w:rsidR="004E0A77" w:rsidRPr="004E0A77" w:rsidRDefault="004E0A77" w:rsidP="007940AB">
      <w:pPr>
        <w:pStyle w:val="ListParagraph"/>
        <w:numPr>
          <w:ilvl w:val="0"/>
          <w:numId w:val="44"/>
        </w:numPr>
        <w:spacing w:line="360" w:lineRule="auto"/>
        <w:ind w:left="1530"/>
        <w:jc w:val="both"/>
        <w:rPr>
          <w:lang w:val="vi-VN"/>
        </w:rPr>
      </w:pPr>
      <w:proofErr w:type="spellStart"/>
      <w:r w:rsidRPr="004E0A77">
        <w:rPr>
          <w:lang w:val="vi-VN"/>
        </w:rPr>
        <w:t>speed</w:t>
      </w:r>
      <w:proofErr w:type="spellEnd"/>
      <w:r w:rsidRPr="004E0A77">
        <w:rPr>
          <w:lang w:val="vi-VN"/>
        </w:rPr>
        <w:t xml:space="preserve">: Tốc độ phát lại </w:t>
      </w:r>
      <w:proofErr w:type="spellStart"/>
      <w:r w:rsidRPr="004E0A77">
        <w:rPr>
          <w:lang w:val="vi-VN"/>
        </w:rPr>
        <w:t>video</w:t>
      </w:r>
      <w:proofErr w:type="spellEnd"/>
      <w:r w:rsidRPr="004E0A77">
        <w:rPr>
          <w:lang w:val="vi-VN"/>
        </w:rPr>
        <w:t xml:space="preserve"> cũng cung cấp thông tin về mức độ hấp dẫn hoặc khó hiểu của nội dung. Các trường hợp phát nhanh hơn (như 1.25 hoặc 1.5) thường cho thấy nội dung dễ hiểu hoặc quen thuộc, trong khi tốc độ bình thường có thể chỉ ra nội dung phức tạp hơn.</w:t>
      </w:r>
    </w:p>
    <w:p w14:paraId="2397C0EB" w14:textId="77777777" w:rsidR="004E0A77" w:rsidRPr="004E0A77" w:rsidRDefault="004E0A77" w:rsidP="007940AB">
      <w:pPr>
        <w:pStyle w:val="ListParagraph"/>
        <w:numPr>
          <w:ilvl w:val="0"/>
          <w:numId w:val="44"/>
        </w:numPr>
        <w:spacing w:line="360" w:lineRule="auto"/>
        <w:ind w:left="1530"/>
        <w:jc w:val="both"/>
        <w:rPr>
          <w:lang w:val="vi-VN"/>
        </w:rPr>
      </w:pPr>
      <w:r w:rsidRPr="004E0A77">
        <w:rPr>
          <w:lang w:val="vi-VN"/>
        </w:rPr>
        <w:t>Thống kê tốc độ phát lại:</w:t>
      </w:r>
    </w:p>
    <w:p w14:paraId="0FD0B3FE" w14:textId="77777777" w:rsidR="004E0A77" w:rsidRPr="004E0A77" w:rsidRDefault="004E0A77" w:rsidP="007940AB">
      <w:pPr>
        <w:pStyle w:val="ListParagraph"/>
        <w:numPr>
          <w:ilvl w:val="0"/>
          <w:numId w:val="45"/>
        </w:numPr>
        <w:spacing w:line="360" w:lineRule="auto"/>
        <w:jc w:val="both"/>
        <w:rPr>
          <w:lang w:val="vi-VN"/>
        </w:rPr>
      </w:pPr>
      <w:r w:rsidRPr="004E0A77">
        <w:rPr>
          <w:lang w:val="vi-VN"/>
        </w:rPr>
        <w:t>Tốc độ 1.0 (bình thường): Xác định nội dung được xem kỹ hoặc khó hiểu.</w:t>
      </w:r>
    </w:p>
    <w:p w14:paraId="5495C8BA" w14:textId="77777777" w:rsidR="004E0A77" w:rsidRPr="004E0A77" w:rsidRDefault="004E0A77" w:rsidP="007940AB">
      <w:pPr>
        <w:pStyle w:val="ListParagraph"/>
        <w:numPr>
          <w:ilvl w:val="0"/>
          <w:numId w:val="45"/>
        </w:numPr>
        <w:spacing w:line="360" w:lineRule="auto"/>
        <w:jc w:val="both"/>
        <w:rPr>
          <w:lang w:val="vi-VN"/>
        </w:rPr>
      </w:pPr>
      <w:r w:rsidRPr="004E0A77">
        <w:rPr>
          <w:lang w:val="vi-VN"/>
        </w:rPr>
        <w:t>Tốc độ 1.25 - 1.5: Người xem thường đẩy nhanh những phần dễ hiểu hoặc kém hấp dẫn.</w:t>
      </w:r>
    </w:p>
    <w:p w14:paraId="6E75EBC0" w14:textId="11425CEB" w:rsidR="004E0A77" w:rsidRPr="004E0A77" w:rsidRDefault="004E0A77" w:rsidP="007940AB">
      <w:pPr>
        <w:pStyle w:val="ListParagraph"/>
        <w:numPr>
          <w:ilvl w:val="0"/>
          <w:numId w:val="44"/>
        </w:numPr>
        <w:spacing w:line="360" w:lineRule="auto"/>
        <w:ind w:left="1530"/>
        <w:jc w:val="both"/>
        <w:rPr>
          <w:lang w:val="vi-VN"/>
        </w:rPr>
      </w:pPr>
      <w:proofErr w:type="spellStart"/>
      <w:r w:rsidRPr="004E0A77">
        <w:rPr>
          <w:lang w:val="vi-VN"/>
        </w:rPr>
        <w:t>local_start_time</w:t>
      </w:r>
      <w:proofErr w:type="spellEnd"/>
      <w:r w:rsidRPr="004E0A77">
        <w:rPr>
          <w:lang w:val="vi-VN"/>
        </w:rPr>
        <w:t xml:space="preserve">: Giúp xác định thời điểm người dùng xem </w:t>
      </w:r>
      <w:proofErr w:type="spellStart"/>
      <w:r w:rsidRPr="004E0A77">
        <w:rPr>
          <w:lang w:val="vi-VN"/>
        </w:rPr>
        <w:t>video</w:t>
      </w:r>
      <w:proofErr w:type="spellEnd"/>
      <w:r w:rsidRPr="004E0A77">
        <w:rPr>
          <w:lang w:val="vi-VN"/>
        </w:rPr>
        <w:t xml:space="preserve">. Các </w:t>
      </w:r>
      <w:proofErr w:type="spellStart"/>
      <w:r w:rsidRPr="004E0A77">
        <w:rPr>
          <w:lang w:val="vi-VN"/>
        </w:rPr>
        <w:t>video</w:t>
      </w:r>
      <w:proofErr w:type="spellEnd"/>
      <w:r w:rsidRPr="004E0A77">
        <w:rPr>
          <w:lang w:val="vi-VN"/>
        </w:rPr>
        <w:t xml:space="preserve"> được xem vào khung giờ nhất định (như tối hoặc cuối tuần) có thể là nội dung liên quan đến học tập hoặc giải trí.</w:t>
      </w:r>
    </w:p>
    <w:p w14:paraId="11F9D264" w14:textId="4ED9E1BE" w:rsidR="00172E09" w:rsidRDefault="004E0A77" w:rsidP="007940AB">
      <w:pPr>
        <w:pStyle w:val="ListParagraph"/>
        <w:numPr>
          <w:ilvl w:val="0"/>
          <w:numId w:val="43"/>
        </w:numPr>
        <w:spacing w:line="360" w:lineRule="auto"/>
        <w:ind w:left="1170"/>
        <w:jc w:val="both"/>
        <w:rPr>
          <w:lang w:val="vi-VN"/>
        </w:rPr>
      </w:pPr>
      <w:r w:rsidRPr="004E0A77">
        <w:rPr>
          <w:lang w:val="vi-VN"/>
        </w:rPr>
        <w:t>Ý nghĩa:</w:t>
      </w:r>
    </w:p>
    <w:p w14:paraId="25FF1FA6" w14:textId="77777777" w:rsidR="00BC17F8" w:rsidRPr="00BC17F8" w:rsidRDefault="00BC17F8" w:rsidP="007940AB">
      <w:pPr>
        <w:pStyle w:val="ListParagraph"/>
        <w:numPr>
          <w:ilvl w:val="0"/>
          <w:numId w:val="46"/>
        </w:numPr>
        <w:spacing w:line="360" w:lineRule="auto"/>
        <w:ind w:left="1620"/>
        <w:jc w:val="both"/>
        <w:rPr>
          <w:lang w:val="vi-VN"/>
        </w:rPr>
      </w:pPr>
      <w:r w:rsidRPr="00BC17F8">
        <w:rPr>
          <w:lang w:val="vi-VN"/>
        </w:rPr>
        <w:t xml:space="preserve">Phân tích hành vi xem </w:t>
      </w:r>
      <w:proofErr w:type="spellStart"/>
      <w:r w:rsidRPr="00BC17F8">
        <w:rPr>
          <w:lang w:val="vi-VN"/>
        </w:rPr>
        <w:t>video</w:t>
      </w:r>
      <w:proofErr w:type="spellEnd"/>
      <w:r w:rsidRPr="00BC17F8">
        <w:rPr>
          <w:lang w:val="vi-VN"/>
        </w:rPr>
        <w:t xml:space="preserve">: </w:t>
      </w:r>
      <w:proofErr w:type="spellStart"/>
      <w:r w:rsidRPr="00BC17F8">
        <w:rPr>
          <w:lang w:val="vi-VN"/>
        </w:rPr>
        <w:t>segment</w:t>
      </w:r>
      <w:proofErr w:type="spellEnd"/>
      <w:r w:rsidRPr="00BC17F8">
        <w:rPr>
          <w:lang w:val="vi-VN"/>
        </w:rPr>
        <w:t xml:space="preserve"> cho phép phân tích các đoạn nào được xem nhiều nhất, thời lượng trung bình mỗi đoạn, và thói quen tua nhanh </w:t>
      </w:r>
      <w:proofErr w:type="spellStart"/>
      <w:r w:rsidRPr="00BC17F8">
        <w:rPr>
          <w:lang w:val="vi-VN"/>
        </w:rPr>
        <w:t>video</w:t>
      </w:r>
      <w:proofErr w:type="spellEnd"/>
      <w:r w:rsidRPr="00BC17F8">
        <w:rPr>
          <w:lang w:val="vi-VN"/>
        </w:rPr>
        <w:t xml:space="preserve"> của người dùng. Điều này giúp tối ưu nội dung hoặc cải thiện trải nghiệm học tập.</w:t>
      </w:r>
    </w:p>
    <w:p w14:paraId="6BA65125" w14:textId="476DF008" w:rsidR="00BC17F8" w:rsidRDefault="00BC17F8" w:rsidP="007940AB">
      <w:pPr>
        <w:pStyle w:val="ListParagraph"/>
        <w:numPr>
          <w:ilvl w:val="0"/>
          <w:numId w:val="46"/>
        </w:numPr>
        <w:spacing w:line="360" w:lineRule="auto"/>
        <w:ind w:left="1620"/>
        <w:jc w:val="both"/>
        <w:rPr>
          <w:lang w:val="vi-VN"/>
        </w:rPr>
      </w:pPr>
      <w:r w:rsidRPr="00BC17F8">
        <w:rPr>
          <w:lang w:val="vi-VN"/>
        </w:rPr>
        <w:t xml:space="preserve">Tương tác và động lực học tập: Nếu người dùng xem đi xem lại nhiều lần hoặc có xu hướng tua nhanh, nội dung </w:t>
      </w:r>
      <w:proofErr w:type="spellStart"/>
      <w:r w:rsidRPr="00BC17F8">
        <w:rPr>
          <w:lang w:val="vi-VN"/>
        </w:rPr>
        <w:t>video</w:t>
      </w:r>
      <w:proofErr w:type="spellEnd"/>
      <w:r w:rsidRPr="00BC17F8">
        <w:rPr>
          <w:lang w:val="vi-VN"/>
        </w:rPr>
        <w:t xml:space="preserve"> có thể cần điều chỉnh để phù hợp hơn với nhu cầu học tập.</w:t>
      </w:r>
    </w:p>
    <w:p w14:paraId="24B0D3D4" w14:textId="60341C98" w:rsidR="00BC17F8" w:rsidRDefault="00BC17F8" w:rsidP="007940AB">
      <w:pPr>
        <w:pStyle w:val="ListParagraph"/>
        <w:numPr>
          <w:ilvl w:val="0"/>
          <w:numId w:val="47"/>
        </w:numPr>
        <w:spacing w:line="360" w:lineRule="auto"/>
        <w:jc w:val="both"/>
        <w:rPr>
          <w:lang w:val="vi-VN"/>
        </w:rPr>
      </w:pPr>
      <w:r w:rsidRPr="00BC17F8">
        <w:rPr>
          <w:lang w:val="vi-VN"/>
        </w:rPr>
        <w:t xml:space="preserve">Nhận xét: </w:t>
      </w:r>
    </w:p>
    <w:p w14:paraId="2F161935" w14:textId="3CF5EE49" w:rsidR="004C5ED1" w:rsidRDefault="004C5ED1" w:rsidP="007940AB">
      <w:pPr>
        <w:pStyle w:val="ListParagraph"/>
        <w:numPr>
          <w:ilvl w:val="0"/>
          <w:numId w:val="48"/>
        </w:numPr>
        <w:spacing w:line="360" w:lineRule="auto"/>
        <w:jc w:val="both"/>
        <w:rPr>
          <w:lang w:val="vi-VN"/>
        </w:rPr>
      </w:pPr>
      <w:r w:rsidRPr="004C5ED1">
        <w:rPr>
          <w:lang w:val="vi-VN"/>
        </w:rPr>
        <w:t xml:space="preserve">Độ Đa Dạng Và Khả Năng Hiểu </w:t>
      </w:r>
      <w:proofErr w:type="spellStart"/>
      <w:r>
        <w:rPr>
          <w:lang w:val="vi-VN"/>
        </w:rPr>
        <w:t>Video</w:t>
      </w:r>
      <w:proofErr w:type="spellEnd"/>
      <w:r>
        <w:rPr>
          <w:lang w:val="vi-VN"/>
        </w:rPr>
        <w:t xml:space="preserve">: </w:t>
      </w:r>
    </w:p>
    <w:p w14:paraId="04C25C01" w14:textId="77777777" w:rsidR="005E3FF1" w:rsidRPr="005E3FF1" w:rsidRDefault="005E3FF1" w:rsidP="007940AB">
      <w:pPr>
        <w:pStyle w:val="ListParagraph"/>
        <w:numPr>
          <w:ilvl w:val="0"/>
          <w:numId w:val="49"/>
        </w:numPr>
        <w:spacing w:line="360" w:lineRule="auto"/>
        <w:ind w:left="1620"/>
        <w:jc w:val="both"/>
        <w:rPr>
          <w:lang w:val="vi-VN"/>
        </w:rPr>
      </w:pPr>
      <w:r w:rsidRPr="005E3FF1">
        <w:rPr>
          <w:lang w:val="vi-VN"/>
        </w:rPr>
        <w:t xml:space="preserve">Các </w:t>
      </w:r>
      <w:proofErr w:type="spellStart"/>
      <w:r w:rsidRPr="005E3FF1">
        <w:rPr>
          <w:lang w:val="vi-VN"/>
        </w:rPr>
        <w:t>video</w:t>
      </w:r>
      <w:proofErr w:type="spellEnd"/>
      <w:r w:rsidRPr="005E3FF1">
        <w:rPr>
          <w:lang w:val="vi-VN"/>
        </w:rPr>
        <w:t xml:space="preserve"> chứa nhiều đoạn xem cho thấy người dùng có thể gặp khó khăn hoặc nội dung phức tạp. Ngược lại, nếu các đoạn được xem ít và chủ yếu ở tốc độ nhanh, điều này có thể chỉ ra nội dung đơn giản hoặc không thu hút.</w:t>
      </w:r>
    </w:p>
    <w:p w14:paraId="7BFBAA68" w14:textId="2F50374E" w:rsidR="004C5ED1" w:rsidRPr="004C5ED1" w:rsidRDefault="005E3FF1" w:rsidP="007940AB">
      <w:pPr>
        <w:pStyle w:val="ListParagraph"/>
        <w:numPr>
          <w:ilvl w:val="0"/>
          <w:numId w:val="49"/>
        </w:numPr>
        <w:spacing w:line="360" w:lineRule="auto"/>
        <w:ind w:left="1620"/>
        <w:jc w:val="both"/>
        <w:rPr>
          <w:lang w:val="vi-VN"/>
        </w:rPr>
      </w:pPr>
      <w:r w:rsidRPr="005E3FF1">
        <w:rPr>
          <w:lang w:val="vi-VN"/>
        </w:rPr>
        <w:lastRenderedPageBreak/>
        <w:t xml:space="preserve">Mức độ phức tạp của </w:t>
      </w:r>
      <w:proofErr w:type="spellStart"/>
      <w:r w:rsidRPr="005E3FF1">
        <w:rPr>
          <w:lang w:val="vi-VN"/>
        </w:rPr>
        <w:t>video</w:t>
      </w:r>
      <w:proofErr w:type="spellEnd"/>
      <w:r w:rsidRPr="005E3FF1">
        <w:rPr>
          <w:lang w:val="vi-VN"/>
        </w:rPr>
        <w:t xml:space="preserve">: </w:t>
      </w:r>
      <w:proofErr w:type="spellStart"/>
      <w:r w:rsidRPr="005E3FF1">
        <w:rPr>
          <w:lang w:val="vi-VN"/>
        </w:rPr>
        <w:t>Video</w:t>
      </w:r>
      <w:proofErr w:type="spellEnd"/>
      <w:r w:rsidRPr="005E3FF1">
        <w:rPr>
          <w:lang w:val="vi-VN"/>
        </w:rPr>
        <w:t xml:space="preserve"> có nhiều đoạn xem ngắn có thể cần được điều chỉnh độ dài hoặc cấu trúc lại nội dung, tạo điều kiện thuận lợi cho người dùng tiếp thu.</w:t>
      </w:r>
    </w:p>
    <w:p w14:paraId="7DD1C364" w14:textId="49685AD4" w:rsidR="004C5ED1" w:rsidRDefault="004C5ED1" w:rsidP="007940AB">
      <w:pPr>
        <w:pStyle w:val="ListParagraph"/>
        <w:numPr>
          <w:ilvl w:val="0"/>
          <w:numId w:val="48"/>
        </w:numPr>
        <w:spacing w:line="360" w:lineRule="auto"/>
        <w:jc w:val="both"/>
        <w:rPr>
          <w:lang w:val="vi-VN"/>
        </w:rPr>
      </w:pPr>
      <w:r w:rsidRPr="004C5ED1">
        <w:rPr>
          <w:lang w:val="vi-VN"/>
        </w:rPr>
        <w:t xml:space="preserve">Động Lực và Tỷ Lệ Hoàn Thành Khóa </w:t>
      </w:r>
      <w:r w:rsidR="005E3FF1">
        <w:rPr>
          <w:lang w:val="vi-VN"/>
        </w:rPr>
        <w:t xml:space="preserve">Học: </w:t>
      </w:r>
    </w:p>
    <w:p w14:paraId="029CB92E" w14:textId="77777777" w:rsidR="005E3FF1" w:rsidRPr="005E3FF1" w:rsidRDefault="005E3FF1" w:rsidP="007940AB">
      <w:pPr>
        <w:pStyle w:val="ListParagraph"/>
        <w:numPr>
          <w:ilvl w:val="0"/>
          <w:numId w:val="50"/>
        </w:numPr>
        <w:spacing w:line="360" w:lineRule="auto"/>
        <w:ind w:left="1620"/>
        <w:jc w:val="both"/>
        <w:rPr>
          <w:lang w:val="vi-VN"/>
        </w:rPr>
      </w:pPr>
      <w:r w:rsidRPr="005E3FF1">
        <w:rPr>
          <w:lang w:val="vi-VN"/>
        </w:rPr>
        <w:t xml:space="preserve">Động lực học tập: </w:t>
      </w:r>
      <w:proofErr w:type="spellStart"/>
      <w:r w:rsidRPr="005E3FF1">
        <w:rPr>
          <w:lang w:val="vi-VN"/>
        </w:rPr>
        <w:t>Video</w:t>
      </w:r>
      <w:proofErr w:type="spellEnd"/>
      <w:r w:rsidRPr="005E3FF1">
        <w:rPr>
          <w:lang w:val="vi-VN"/>
        </w:rPr>
        <w:t xml:space="preserve"> được xem liên tục hoặc nhiều lần có thể là tài liệu cần thiết, có sức hấp dẫn, hoặc khó hiểu. Khi </w:t>
      </w:r>
      <w:proofErr w:type="spellStart"/>
      <w:r w:rsidRPr="005E3FF1">
        <w:rPr>
          <w:lang w:val="vi-VN"/>
        </w:rPr>
        <w:t>video</w:t>
      </w:r>
      <w:proofErr w:type="spellEnd"/>
      <w:r w:rsidRPr="005E3FF1">
        <w:rPr>
          <w:lang w:val="vi-VN"/>
        </w:rPr>
        <w:t xml:space="preserve"> dễ hiểu, người dùng có xu hướng xem nhanh và tỷ lệ hoàn thành có thể cao hơn.</w:t>
      </w:r>
    </w:p>
    <w:p w14:paraId="6DECCB15" w14:textId="5178C4CB" w:rsidR="005E3FF1" w:rsidRPr="004C5ED1" w:rsidRDefault="005E3FF1" w:rsidP="007940AB">
      <w:pPr>
        <w:pStyle w:val="ListParagraph"/>
        <w:numPr>
          <w:ilvl w:val="0"/>
          <w:numId w:val="50"/>
        </w:numPr>
        <w:spacing w:line="360" w:lineRule="auto"/>
        <w:ind w:left="1620"/>
        <w:jc w:val="both"/>
        <w:rPr>
          <w:lang w:val="vi-VN"/>
        </w:rPr>
      </w:pPr>
      <w:r w:rsidRPr="005E3FF1">
        <w:rPr>
          <w:lang w:val="vi-VN"/>
        </w:rPr>
        <w:t xml:space="preserve">Phân bổ </w:t>
      </w:r>
      <w:proofErr w:type="spellStart"/>
      <w:r w:rsidRPr="005E3FF1">
        <w:rPr>
          <w:lang w:val="vi-VN"/>
        </w:rPr>
        <w:t>video</w:t>
      </w:r>
      <w:proofErr w:type="spellEnd"/>
      <w:r w:rsidRPr="005E3FF1">
        <w:rPr>
          <w:lang w:val="vi-VN"/>
        </w:rPr>
        <w:t xml:space="preserve"> hợp lý: Nếu các </w:t>
      </w:r>
      <w:proofErr w:type="spellStart"/>
      <w:r w:rsidRPr="005E3FF1">
        <w:rPr>
          <w:lang w:val="vi-VN"/>
        </w:rPr>
        <w:t>video</w:t>
      </w:r>
      <w:proofErr w:type="spellEnd"/>
      <w:r w:rsidRPr="005E3FF1">
        <w:rPr>
          <w:lang w:val="vi-VN"/>
        </w:rPr>
        <w:t xml:space="preserve"> có độ khó hoặc độ dài khác nhau nhưng được sắp xếp hợp lý, người dùng sẽ có động lực hơn trong quá trình học tập. Ngược lại, nếu nội dung quá dài hoặc khó, người dùng có thể cảm thấy áp lực và bỏ qua các phần khác.</w:t>
      </w:r>
    </w:p>
    <w:p w14:paraId="595CB8B3" w14:textId="7341DBEB" w:rsidR="004C5ED1" w:rsidRDefault="004C5ED1" w:rsidP="007940AB">
      <w:pPr>
        <w:pStyle w:val="ListParagraph"/>
        <w:numPr>
          <w:ilvl w:val="0"/>
          <w:numId w:val="48"/>
        </w:numPr>
        <w:spacing w:line="360" w:lineRule="auto"/>
        <w:jc w:val="both"/>
        <w:rPr>
          <w:lang w:val="vi-VN"/>
        </w:rPr>
      </w:pPr>
      <w:r w:rsidRPr="004C5ED1">
        <w:rPr>
          <w:lang w:val="vi-VN"/>
        </w:rPr>
        <w:t>Kết Luận:</w:t>
      </w:r>
    </w:p>
    <w:p w14:paraId="299DAA9E" w14:textId="77777777" w:rsidR="00D94F8E" w:rsidRPr="00D94F8E" w:rsidRDefault="00D94F8E" w:rsidP="007940AB">
      <w:pPr>
        <w:pStyle w:val="ListParagraph"/>
        <w:numPr>
          <w:ilvl w:val="0"/>
          <w:numId w:val="51"/>
        </w:numPr>
        <w:spacing w:line="360" w:lineRule="auto"/>
        <w:ind w:left="1620"/>
        <w:jc w:val="both"/>
        <w:rPr>
          <w:lang w:val="vi-VN"/>
        </w:rPr>
      </w:pPr>
      <w:r w:rsidRPr="00D94F8E">
        <w:rPr>
          <w:lang w:val="vi-VN"/>
        </w:rPr>
        <w:t xml:space="preserve">Cấu trúc và tính đa dạng của </w:t>
      </w:r>
      <w:proofErr w:type="spellStart"/>
      <w:r w:rsidRPr="00D94F8E">
        <w:rPr>
          <w:lang w:val="vi-VN"/>
        </w:rPr>
        <w:t>video</w:t>
      </w:r>
      <w:proofErr w:type="spellEnd"/>
      <w:r w:rsidRPr="00D94F8E">
        <w:rPr>
          <w:lang w:val="vi-VN"/>
        </w:rPr>
        <w:t xml:space="preserve">: </w:t>
      </w:r>
      <w:proofErr w:type="spellStart"/>
      <w:r w:rsidRPr="00D94F8E">
        <w:rPr>
          <w:lang w:val="vi-VN"/>
        </w:rPr>
        <w:t>Video</w:t>
      </w:r>
      <w:proofErr w:type="spellEnd"/>
      <w:r w:rsidRPr="00D94F8E">
        <w:rPr>
          <w:lang w:val="vi-VN"/>
        </w:rPr>
        <w:t xml:space="preserve"> có thời lượng và nội dung phong phú, dễ tiếp cận giúp cải thiện động lực học tập. Nếu </w:t>
      </w:r>
      <w:proofErr w:type="spellStart"/>
      <w:r w:rsidRPr="00D94F8E">
        <w:rPr>
          <w:lang w:val="vi-VN"/>
        </w:rPr>
        <w:t>video</w:t>
      </w:r>
      <w:proofErr w:type="spellEnd"/>
      <w:r w:rsidRPr="00D94F8E">
        <w:rPr>
          <w:lang w:val="vi-VN"/>
        </w:rPr>
        <w:t xml:space="preserve"> có độ dài hợp lý, nội dung hấp dẫn và được phân đoạn phù hợp, người dùng có thể dễ dàng tiếp thu và hoàn thành khóa học. Ngược lại, nếu nội dung quá phức tạp hoặc đơn điệu, người dùng sẽ có xu hướng xem lướt qua, tua nhanh, hoặc bỏ dở.</w:t>
      </w:r>
    </w:p>
    <w:p w14:paraId="40B7671B" w14:textId="20A72C78" w:rsidR="005E3FF1" w:rsidRPr="004C5ED1" w:rsidRDefault="00D94F8E" w:rsidP="007940AB">
      <w:pPr>
        <w:pStyle w:val="ListParagraph"/>
        <w:numPr>
          <w:ilvl w:val="0"/>
          <w:numId w:val="51"/>
        </w:numPr>
        <w:spacing w:line="360" w:lineRule="auto"/>
        <w:ind w:left="1620"/>
        <w:jc w:val="both"/>
        <w:rPr>
          <w:lang w:val="vi-VN"/>
        </w:rPr>
      </w:pPr>
      <w:r w:rsidRPr="00D94F8E">
        <w:rPr>
          <w:lang w:val="vi-VN"/>
        </w:rPr>
        <w:t xml:space="preserve">Ứng dụng trong cải tiến nội dung: Dựa vào hành vi xem </w:t>
      </w:r>
      <w:proofErr w:type="spellStart"/>
      <w:r w:rsidRPr="00D94F8E">
        <w:rPr>
          <w:lang w:val="vi-VN"/>
        </w:rPr>
        <w:t>video</w:t>
      </w:r>
      <w:proofErr w:type="spellEnd"/>
      <w:r w:rsidRPr="00D94F8E">
        <w:rPr>
          <w:lang w:val="vi-VN"/>
        </w:rPr>
        <w:t xml:space="preserve">, nhà quản lý khóa học có thể điều chỉnh nội dung </w:t>
      </w:r>
      <w:proofErr w:type="spellStart"/>
      <w:r w:rsidRPr="00D94F8E">
        <w:rPr>
          <w:lang w:val="vi-VN"/>
        </w:rPr>
        <w:t>video</w:t>
      </w:r>
      <w:proofErr w:type="spellEnd"/>
      <w:r w:rsidRPr="00D94F8E">
        <w:rPr>
          <w:lang w:val="vi-VN"/>
        </w:rPr>
        <w:t xml:space="preserve"> sao cho phù hợp hơn, cải thiện tỷ lệ hoàn thành khóa học và trải nghiệm học tập của người dùng.</w:t>
      </w:r>
    </w:p>
    <w:p w14:paraId="06B8EB6F" w14:textId="56C95CE0" w:rsidR="00530809" w:rsidRDefault="001F7436" w:rsidP="00C872F8">
      <w:pPr>
        <w:pStyle w:val="Heading3"/>
        <w:numPr>
          <w:ilvl w:val="2"/>
          <w:numId w:val="2"/>
        </w:numPr>
        <w:spacing w:line="360" w:lineRule="auto"/>
        <w:ind w:left="1440"/>
        <w:rPr>
          <w:lang w:val="vi-VN"/>
        </w:rPr>
      </w:pPr>
      <w:bookmarkStart w:id="17" w:name="_Toc184761358"/>
      <w:r>
        <w:t>Problem:</w:t>
      </w:r>
      <w:bookmarkEnd w:id="17"/>
      <w:r>
        <w:t xml:space="preserve"> </w:t>
      </w:r>
    </w:p>
    <w:p w14:paraId="6199625C" w14:textId="71ADFE33" w:rsidR="00DD26DA" w:rsidRDefault="00DD26DA" w:rsidP="00C872F8">
      <w:pPr>
        <w:pStyle w:val="Heading4"/>
        <w:numPr>
          <w:ilvl w:val="3"/>
          <w:numId w:val="2"/>
        </w:numPr>
        <w:tabs>
          <w:tab w:val="left" w:pos="3060"/>
        </w:tabs>
        <w:spacing w:line="360" w:lineRule="auto"/>
        <w:ind w:left="1800"/>
        <w:rPr>
          <w:lang w:val="vi-VN"/>
        </w:rPr>
      </w:pPr>
      <w:bookmarkStart w:id="18" w:name="_Toc184761359"/>
      <w:r>
        <w:rPr>
          <w:lang w:val="vi-VN"/>
        </w:rPr>
        <w:t>Mô tả:</w:t>
      </w:r>
      <w:bookmarkEnd w:id="18"/>
      <w:r>
        <w:rPr>
          <w:lang w:val="vi-VN"/>
        </w:rPr>
        <w:t xml:space="preserve"> </w:t>
      </w:r>
    </w:p>
    <w:p w14:paraId="05E3CCEA" w14:textId="77777777" w:rsidR="0008500E" w:rsidRPr="0008500E" w:rsidRDefault="0008500E" w:rsidP="007940AB">
      <w:pPr>
        <w:spacing w:line="360" w:lineRule="auto"/>
        <w:jc w:val="both"/>
        <w:rPr>
          <w:lang w:val="vi-VN"/>
        </w:rPr>
      </w:pPr>
      <w:r w:rsidRPr="0008500E">
        <w:rPr>
          <w:lang w:val="vi-VN"/>
        </w:rPr>
        <w:t>Các nội dung cụ thể của bài tập bao gồm trong khóa học. Lưu ý rằng mỗi nhóm bài tập (bài tập) tương ứng với nhiều câu hỏi (vấn đề). Các trường được hiển thị trong bảng dưới đây.</w:t>
      </w:r>
    </w:p>
    <w:p w14:paraId="06CF4822" w14:textId="4E169368" w:rsidR="00315611" w:rsidRDefault="0008500E" w:rsidP="007940AB">
      <w:pPr>
        <w:spacing w:line="360" w:lineRule="auto"/>
        <w:jc w:val="both"/>
        <w:rPr>
          <w:lang w:val="vi-VN"/>
        </w:rPr>
      </w:pPr>
      <w:r w:rsidRPr="19E9EB8C">
        <w:rPr>
          <w:lang w:val="vi-VN"/>
        </w:rPr>
        <w:t xml:space="preserve">Bộ dữ liệu gồm 1048576 dòng, 12 cột. </w:t>
      </w:r>
    </w:p>
    <w:tbl>
      <w:tblPr>
        <w:tblW w:w="8910" w:type="dxa"/>
        <w:tblInd w:w="710" w:type="dxa"/>
        <w:tblCellMar>
          <w:top w:w="15" w:type="dxa"/>
          <w:left w:w="15" w:type="dxa"/>
          <w:bottom w:w="15" w:type="dxa"/>
          <w:right w:w="15" w:type="dxa"/>
        </w:tblCellMar>
        <w:tblLook w:val="04A0" w:firstRow="1" w:lastRow="0" w:firstColumn="1" w:lastColumn="0" w:noHBand="0" w:noVBand="1"/>
      </w:tblPr>
      <w:tblGrid>
        <w:gridCol w:w="2340"/>
        <w:gridCol w:w="4320"/>
        <w:gridCol w:w="2250"/>
      </w:tblGrid>
      <w:tr w:rsidR="0008500E" w:rsidRPr="0008500E" w14:paraId="0BA13B81" w14:textId="77777777" w:rsidTr="00E40B91">
        <w:trPr>
          <w:trHeight w:val="644"/>
        </w:trPr>
        <w:tc>
          <w:tcPr>
            <w:tcW w:w="0" w:type="auto"/>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vAlign w:val="center"/>
            <w:hideMark/>
          </w:tcPr>
          <w:p w14:paraId="15FBF3B6" w14:textId="77777777" w:rsidR="0008500E" w:rsidRPr="00E40B91" w:rsidRDefault="0008500E" w:rsidP="00E40B91">
            <w:pPr>
              <w:tabs>
                <w:tab w:val="left" w:pos="1884"/>
              </w:tabs>
              <w:spacing w:after="0" w:line="360" w:lineRule="auto"/>
              <w:ind w:left="174"/>
              <w:jc w:val="center"/>
              <w:rPr>
                <w:b/>
                <w:bCs/>
              </w:rPr>
            </w:pPr>
            <w:r w:rsidRPr="00E40B91">
              <w:rPr>
                <w:b/>
                <w:bCs/>
              </w:rPr>
              <w:lastRenderedPageBreak/>
              <w:t xml:space="preserve">Trường </w:t>
            </w:r>
            <w:proofErr w:type="spellStart"/>
            <w:r w:rsidRPr="00E40B91">
              <w:rPr>
                <w:b/>
                <w:bCs/>
              </w:rPr>
              <w:t>dữ</w:t>
            </w:r>
            <w:proofErr w:type="spellEnd"/>
            <w:r w:rsidRPr="00E40B91">
              <w:rPr>
                <w:b/>
                <w:bCs/>
              </w:rPr>
              <w:t xml:space="preserve"> </w:t>
            </w:r>
            <w:proofErr w:type="spellStart"/>
            <w:r w:rsidRPr="00E40B91">
              <w:rPr>
                <w:b/>
                <w:bCs/>
              </w:rPr>
              <w:t>liệu</w:t>
            </w:r>
            <w:proofErr w:type="spellEnd"/>
          </w:p>
        </w:tc>
        <w:tc>
          <w:tcPr>
            <w:tcW w:w="432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vAlign w:val="center"/>
            <w:hideMark/>
          </w:tcPr>
          <w:p w14:paraId="7DC13FEB" w14:textId="77777777" w:rsidR="0008500E" w:rsidRPr="00E40B91" w:rsidRDefault="0008500E" w:rsidP="00E40B91">
            <w:pPr>
              <w:spacing w:after="0" w:line="360" w:lineRule="auto"/>
              <w:ind w:left="174"/>
              <w:jc w:val="center"/>
              <w:rPr>
                <w:b/>
                <w:bCs/>
              </w:rPr>
            </w:pPr>
            <w:r w:rsidRPr="00E40B91">
              <w:rPr>
                <w:b/>
                <w:bCs/>
              </w:rPr>
              <w:t xml:space="preserve">Ý </w:t>
            </w:r>
            <w:proofErr w:type="spellStart"/>
            <w:r w:rsidRPr="00E40B91">
              <w:rPr>
                <w:b/>
                <w:bCs/>
              </w:rPr>
              <w:t>nghĩa</w:t>
            </w:r>
            <w:proofErr w:type="spellEnd"/>
          </w:p>
        </w:tc>
        <w:tc>
          <w:tcPr>
            <w:tcW w:w="225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00" w:type="dxa"/>
              <w:left w:w="100" w:type="dxa"/>
              <w:bottom w:w="100" w:type="dxa"/>
              <w:right w:w="100" w:type="dxa"/>
            </w:tcMar>
            <w:vAlign w:val="center"/>
            <w:hideMark/>
          </w:tcPr>
          <w:p w14:paraId="79BE110E" w14:textId="77777777" w:rsidR="0008500E" w:rsidRPr="00E40B91" w:rsidRDefault="0008500E" w:rsidP="00E40B91">
            <w:pPr>
              <w:spacing w:after="0" w:line="360" w:lineRule="auto"/>
              <w:ind w:left="354"/>
              <w:jc w:val="center"/>
              <w:rPr>
                <w:b/>
                <w:bCs/>
              </w:rPr>
            </w:pPr>
            <w:proofErr w:type="spellStart"/>
            <w:r w:rsidRPr="00E40B91">
              <w:rPr>
                <w:b/>
                <w:bCs/>
              </w:rPr>
              <w:t>Kiểu</w:t>
            </w:r>
            <w:proofErr w:type="spellEnd"/>
            <w:r w:rsidRPr="00E40B91">
              <w:rPr>
                <w:b/>
                <w:bCs/>
              </w:rPr>
              <w:t xml:space="preserve"> </w:t>
            </w:r>
            <w:proofErr w:type="spellStart"/>
            <w:r w:rsidRPr="00E40B91">
              <w:rPr>
                <w:b/>
                <w:bCs/>
              </w:rPr>
              <w:t>dữ</w:t>
            </w:r>
            <w:proofErr w:type="spellEnd"/>
            <w:r w:rsidRPr="00E40B91">
              <w:rPr>
                <w:b/>
                <w:bCs/>
              </w:rPr>
              <w:t xml:space="preserve"> </w:t>
            </w:r>
            <w:proofErr w:type="spellStart"/>
            <w:r w:rsidRPr="00E40B91">
              <w:rPr>
                <w:b/>
                <w:bCs/>
              </w:rPr>
              <w:t>liệu</w:t>
            </w:r>
            <w:proofErr w:type="spellEnd"/>
          </w:p>
        </w:tc>
      </w:tr>
      <w:tr w:rsidR="0008500E" w:rsidRPr="0008500E" w14:paraId="2959A22E"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46941" w14:textId="77777777" w:rsidR="0008500E" w:rsidRPr="0008500E" w:rsidRDefault="0008500E" w:rsidP="00E40B91">
            <w:pPr>
              <w:tabs>
                <w:tab w:val="left" w:pos="1884"/>
              </w:tabs>
              <w:spacing w:after="0" w:line="360" w:lineRule="auto"/>
              <w:ind w:left="174"/>
            </w:pPr>
            <w:r w:rsidRPr="0008500E">
              <w:t>id</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6AE97" w14:textId="77777777" w:rsidR="0008500E" w:rsidRPr="0008500E" w:rsidRDefault="0008500E" w:rsidP="00E40B91">
            <w:pPr>
              <w:spacing w:after="0" w:line="360" w:lineRule="auto"/>
              <w:ind w:left="174"/>
            </w:pPr>
            <w:proofErr w:type="spellStart"/>
            <w:r w:rsidRPr="0008500E">
              <w:t>Mã</w:t>
            </w:r>
            <w:proofErr w:type="spellEnd"/>
            <w:r w:rsidRPr="0008500E">
              <w:t xml:space="preserve"> </w:t>
            </w:r>
            <w:proofErr w:type="spellStart"/>
            <w:r w:rsidRPr="0008500E">
              <w:t>định</w:t>
            </w:r>
            <w:proofErr w:type="spellEnd"/>
            <w:r w:rsidRPr="0008500E">
              <w:t xml:space="preserve"> </w:t>
            </w:r>
            <w:proofErr w:type="spellStart"/>
            <w:r w:rsidRPr="0008500E">
              <w:t>danh</w:t>
            </w:r>
            <w:proofErr w:type="spellEnd"/>
            <w:r w:rsidRPr="0008500E">
              <w:t xml:space="preserve"> </w:t>
            </w:r>
            <w:proofErr w:type="spellStart"/>
            <w:r w:rsidRPr="0008500E">
              <w:t>duy</w:t>
            </w:r>
            <w:proofErr w:type="spellEnd"/>
            <w:r w:rsidRPr="0008500E">
              <w:t xml:space="preserve"> </w:t>
            </w:r>
            <w:proofErr w:type="spellStart"/>
            <w:r w:rsidRPr="0008500E">
              <w:t>nhất</w:t>
            </w:r>
            <w:proofErr w:type="spellEnd"/>
            <w:r w:rsidRPr="0008500E">
              <w:t xml:space="preserve"> </w:t>
            </w:r>
            <w:proofErr w:type="spellStart"/>
            <w:r w:rsidRPr="0008500E">
              <w:t>cho</w:t>
            </w:r>
            <w:proofErr w:type="spellEnd"/>
            <w:r w:rsidRPr="0008500E">
              <w:t xml:space="preserve"> </w:t>
            </w:r>
            <w:proofErr w:type="spellStart"/>
            <w:r w:rsidRPr="0008500E">
              <w:t>mỗi</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r w:rsidRPr="0008500E">
              <w:t xml:space="preserve">, </w:t>
            </w:r>
            <w:proofErr w:type="spellStart"/>
            <w:r w:rsidRPr="0008500E">
              <w:t>bắt</w:t>
            </w:r>
            <w:proofErr w:type="spellEnd"/>
            <w:r w:rsidRPr="0008500E">
              <w:t xml:space="preserve"> </w:t>
            </w:r>
            <w:proofErr w:type="spellStart"/>
            <w:r w:rsidRPr="0008500E">
              <w:t>đầu</w:t>
            </w:r>
            <w:proofErr w:type="spellEnd"/>
            <w:r w:rsidRPr="0008500E">
              <w:t xml:space="preserve"> </w:t>
            </w:r>
            <w:proofErr w:type="spellStart"/>
            <w:r w:rsidRPr="0008500E">
              <w:t>bằng</w:t>
            </w:r>
            <w:proofErr w:type="spellEnd"/>
            <w:r w:rsidRPr="0008500E">
              <w:t xml:space="preserve"> Pm_</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4B7BE" w14:textId="77777777" w:rsidR="0008500E" w:rsidRPr="0008500E" w:rsidRDefault="0008500E" w:rsidP="00E40B91">
            <w:pPr>
              <w:spacing w:after="0" w:line="360" w:lineRule="auto"/>
              <w:ind w:left="354"/>
            </w:pPr>
            <w:r w:rsidRPr="0008500E">
              <w:t>string</w:t>
            </w:r>
          </w:p>
        </w:tc>
      </w:tr>
      <w:tr w:rsidR="0008500E" w:rsidRPr="0008500E" w14:paraId="4E5492BD"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F945A" w14:textId="77777777" w:rsidR="0008500E" w:rsidRPr="0008500E" w:rsidRDefault="0008500E" w:rsidP="00E40B91">
            <w:pPr>
              <w:tabs>
                <w:tab w:val="left" w:pos="1884"/>
              </w:tabs>
              <w:spacing w:after="0" w:line="360" w:lineRule="auto"/>
              <w:ind w:left="174"/>
            </w:pPr>
            <w:proofErr w:type="spellStart"/>
            <w:r w:rsidRPr="0008500E">
              <w:t>exercise_id</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B3223" w14:textId="77777777" w:rsidR="0008500E" w:rsidRPr="0008500E" w:rsidRDefault="0008500E" w:rsidP="00E40B91">
            <w:pPr>
              <w:spacing w:after="0" w:line="360" w:lineRule="auto"/>
              <w:ind w:left="174"/>
            </w:pPr>
            <w:proofErr w:type="spellStart"/>
            <w:r w:rsidRPr="0008500E">
              <w:t>Mã</w:t>
            </w:r>
            <w:proofErr w:type="spellEnd"/>
            <w:r w:rsidRPr="0008500E">
              <w:t xml:space="preserve"> </w:t>
            </w:r>
            <w:proofErr w:type="spellStart"/>
            <w:r w:rsidRPr="0008500E">
              <w:t>định</w:t>
            </w:r>
            <w:proofErr w:type="spellEnd"/>
            <w:r w:rsidRPr="0008500E">
              <w:t xml:space="preserve"> </w:t>
            </w:r>
            <w:proofErr w:type="spellStart"/>
            <w:r w:rsidRPr="0008500E">
              <w:t>danh</w:t>
            </w:r>
            <w:proofErr w:type="spellEnd"/>
            <w:r w:rsidRPr="0008500E">
              <w:t xml:space="preserve"> </w:t>
            </w:r>
            <w:proofErr w:type="spellStart"/>
            <w:r w:rsidRPr="0008500E">
              <w:t>duy</w:t>
            </w:r>
            <w:proofErr w:type="spellEnd"/>
            <w:r w:rsidRPr="0008500E">
              <w:t xml:space="preserve"> </w:t>
            </w:r>
            <w:proofErr w:type="spellStart"/>
            <w:r w:rsidRPr="0008500E">
              <w:t>nhất</w:t>
            </w:r>
            <w:proofErr w:type="spellEnd"/>
            <w:r w:rsidRPr="0008500E">
              <w:t xml:space="preserve"> </w:t>
            </w:r>
            <w:proofErr w:type="spellStart"/>
            <w:r w:rsidRPr="0008500E">
              <w:t>của</w:t>
            </w:r>
            <w:proofErr w:type="spellEnd"/>
            <w:r w:rsidRPr="0008500E">
              <w:t xml:space="preserve"> </w:t>
            </w:r>
            <w:proofErr w:type="spellStart"/>
            <w:r w:rsidRPr="0008500E">
              <w:t>loại</w:t>
            </w:r>
            <w:proofErr w:type="spellEnd"/>
            <w:r w:rsidRPr="0008500E">
              <w:t xml:space="preserve"> </w:t>
            </w:r>
            <w:proofErr w:type="spellStart"/>
            <w:r w:rsidRPr="0008500E">
              <w:t>bài</w:t>
            </w:r>
            <w:proofErr w:type="spellEnd"/>
            <w:r w:rsidRPr="0008500E">
              <w:t xml:space="preserve"> </w:t>
            </w:r>
            <w:proofErr w:type="spellStart"/>
            <w:r w:rsidRPr="0008500E">
              <w:t>tập</w:t>
            </w:r>
            <w:proofErr w:type="spellEnd"/>
            <w:r w:rsidRPr="0008500E">
              <w:t xml:space="preserve">, </w:t>
            </w:r>
            <w:proofErr w:type="spellStart"/>
            <w:r w:rsidRPr="0008500E">
              <w:t>bắt</w:t>
            </w:r>
            <w:proofErr w:type="spellEnd"/>
            <w:r w:rsidRPr="0008500E">
              <w:t xml:space="preserve"> </w:t>
            </w:r>
            <w:proofErr w:type="spellStart"/>
            <w:r w:rsidRPr="0008500E">
              <w:t>đầu</w:t>
            </w:r>
            <w:proofErr w:type="spellEnd"/>
            <w:r w:rsidRPr="0008500E">
              <w:t xml:space="preserve"> </w:t>
            </w:r>
            <w:proofErr w:type="spellStart"/>
            <w:r w:rsidRPr="0008500E">
              <w:t>bằng</w:t>
            </w:r>
            <w:proofErr w:type="spellEnd"/>
            <w:r w:rsidRPr="0008500E">
              <w:t xml:space="preserve"> Ex_</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42DA" w14:textId="77777777" w:rsidR="0008500E" w:rsidRPr="0008500E" w:rsidRDefault="0008500E" w:rsidP="00E40B91">
            <w:pPr>
              <w:spacing w:after="0" w:line="360" w:lineRule="auto"/>
              <w:ind w:left="354"/>
            </w:pPr>
            <w:r w:rsidRPr="0008500E">
              <w:t>string</w:t>
            </w:r>
          </w:p>
        </w:tc>
      </w:tr>
      <w:tr w:rsidR="0008500E" w:rsidRPr="0008500E" w14:paraId="1F49E62B"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E4BEE" w14:textId="77777777" w:rsidR="0008500E" w:rsidRPr="0008500E" w:rsidRDefault="0008500E" w:rsidP="00E40B91">
            <w:pPr>
              <w:tabs>
                <w:tab w:val="left" w:pos="1884"/>
              </w:tabs>
              <w:spacing w:after="0" w:line="360" w:lineRule="auto"/>
              <w:ind w:left="174"/>
            </w:pPr>
            <w:r w:rsidRPr="0008500E">
              <w:t>language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3B92E" w14:textId="77777777" w:rsidR="0008500E" w:rsidRPr="0008500E" w:rsidRDefault="0008500E" w:rsidP="00E40B91">
            <w:pPr>
              <w:spacing w:after="0" w:line="360" w:lineRule="auto"/>
              <w:ind w:left="174"/>
            </w:pPr>
            <w:proofErr w:type="spellStart"/>
            <w:r w:rsidRPr="0008500E">
              <w:t>Mô</w:t>
            </w:r>
            <w:proofErr w:type="spellEnd"/>
            <w:r w:rsidRPr="0008500E">
              <w:t xml:space="preserve"> </w:t>
            </w:r>
            <w:proofErr w:type="spellStart"/>
            <w:r w:rsidRPr="0008500E">
              <w:t>tả</w:t>
            </w:r>
            <w:proofErr w:type="spellEnd"/>
            <w:r w:rsidRPr="0008500E">
              <w:t xml:space="preserve"> </w:t>
            </w:r>
            <w:proofErr w:type="spellStart"/>
            <w:r w:rsidRPr="0008500E">
              <w:t>ngôn</w:t>
            </w:r>
            <w:proofErr w:type="spellEnd"/>
            <w:r w:rsidRPr="0008500E">
              <w:t xml:space="preserve"> </w:t>
            </w:r>
            <w:proofErr w:type="spellStart"/>
            <w:r w:rsidRPr="0008500E">
              <w:t>ngữ</w:t>
            </w:r>
            <w:proofErr w:type="spellEnd"/>
            <w:r w:rsidRPr="0008500E">
              <w:t xml:space="preserve"> </w:t>
            </w:r>
            <w:proofErr w:type="spellStart"/>
            <w:r w:rsidRPr="0008500E">
              <w:t>của</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r w:rsidRPr="0008500E">
              <w:t>, Chinese/ English</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241A" w14:textId="77777777" w:rsidR="0008500E" w:rsidRPr="0008500E" w:rsidRDefault="0008500E" w:rsidP="00E40B91">
            <w:pPr>
              <w:spacing w:after="0" w:line="360" w:lineRule="auto"/>
              <w:ind w:left="354"/>
            </w:pPr>
            <w:r w:rsidRPr="0008500E">
              <w:t>string</w:t>
            </w:r>
          </w:p>
        </w:tc>
      </w:tr>
      <w:tr w:rsidR="0008500E" w:rsidRPr="0008500E" w14:paraId="4B930D27"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FC899" w14:textId="77777777" w:rsidR="0008500E" w:rsidRPr="0008500E" w:rsidRDefault="0008500E" w:rsidP="00E40B91">
            <w:pPr>
              <w:tabs>
                <w:tab w:val="left" w:pos="1884"/>
              </w:tabs>
              <w:spacing w:after="0" w:line="360" w:lineRule="auto"/>
              <w:ind w:left="174"/>
            </w:pPr>
            <w:r w:rsidRPr="0008500E">
              <w:t>title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F92A4" w14:textId="77777777" w:rsidR="0008500E" w:rsidRPr="0008500E" w:rsidRDefault="0008500E" w:rsidP="00E40B91">
            <w:pPr>
              <w:spacing w:after="0" w:line="360" w:lineRule="auto"/>
              <w:ind w:left="174"/>
            </w:pPr>
            <w:proofErr w:type="spellStart"/>
            <w:r w:rsidRPr="0008500E">
              <w:t>Tiêu</w:t>
            </w:r>
            <w:proofErr w:type="spellEnd"/>
            <w:r w:rsidRPr="0008500E">
              <w:t xml:space="preserve"> </w:t>
            </w:r>
            <w:proofErr w:type="spellStart"/>
            <w:r w:rsidRPr="0008500E">
              <w:t>đề</w:t>
            </w:r>
            <w:proofErr w:type="spellEnd"/>
            <w:r w:rsidRPr="0008500E">
              <w:t xml:space="preserve"> </w:t>
            </w:r>
            <w:proofErr w:type="spellStart"/>
            <w:r w:rsidRPr="0008500E">
              <w:t>của</w:t>
            </w:r>
            <w:proofErr w:type="spellEnd"/>
            <w:r w:rsidRPr="0008500E">
              <w:t xml:space="preserve"> </w:t>
            </w:r>
            <w:proofErr w:type="spellStart"/>
            <w:r w:rsidRPr="0008500E">
              <w:t>bài</w:t>
            </w:r>
            <w:proofErr w:type="spellEnd"/>
            <w:r w:rsidRPr="0008500E">
              <w:t xml:space="preserve"> </w:t>
            </w:r>
            <w:proofErr w:type="spellStart"/>
            <w:r w:rsidRPr="0008500E">
              <w:t>tập</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95732" w14:textId="77777777" w:rsidR="0008500E" w:rsidRPr="0008500E" w:rsidRDefault="0008500E" w:rsidP="00E40B91">
            <w:pPr>
              <w:spacing w:after="0" w:line="360" w:lineRule="auto"/>
              <w:ind w:left="354"/>
            </w:pPr>
            <w:r w:rsidRPr="0008500E">
              <w:t>string</w:t>
            </w:r>
          </w:p>
        </w:tc>
      </w:tr>
      <w:tr w:rsidR="0008500E" w:rsidRPr="0008500E" w14:paraId="74F7B54A"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C71E6" w14:textId="77777777" w:rsidR="0008500E" w:rsidRPr="0008500E" w:rsidRDefault="0008500E" w:rsidP="00E40B91">
            <w:pPr>
              <w:tabs>
                <w:tab w:val="left" w:pos="1884"/>
              </w:tabs>
              <w:spacing w:after="0" w:line="360" w:lineRule="auto"/>
              <w:ind w:left="174"/>
            </w:pPr>
            <w:r w:rsidRPr="0008500E">
              <w:t>content</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7180" w14:textId="77777777" w:rsidR="0008500E" w:rsidRPr="0008500E" w:rsidRDefault="0008500E" w:rsidP="00E40B91">
            <w:pPr>
              <w:spacing w:after="0" w:line="360" w:lineRule="auto"/>
              <w:ind w:left="174"/>
            </w:pPr>
            <w:proofErr w:type="spellStart"/>
            <w:r w:rsidRPr="0008500E">
              <w:t>Mô</w:t>
            </w:r>
            <w:proofErr w:type="spellEnd"/>
            <w:r w:rsidRPr="0008500E">
              <w:t xml:space="preserve"> </w:t>
            </w:r>
            <w:proofErr w:type="spellStart"/>
            <w:r w:rsidRPr="0008500E">
              <w:t>tả</w:t>
            </w:r>
            <w:proofErr w:type="spellEnd"/>
            <w:r w:rsidRPr="0008500E">
              <w:t xml:space="preserve"> </w:t>
            </w:r>
            <w:proofErr w:type="spellStart"/>
            <w:r w:rsidRPr="0008500E">
              <w:t>nội</w:t>
            </w:r>
            <w:proofErr w:type="spellEnd"/>
            <w:r w:rsidRPr="0008500E">
              <w:t xml:space="preserve"> dung </w:t>
            </w:r>
            <w:proofErr w:type="spellStart"/>
            <w:r w:rsidRPr="0008500E">
              <w:t>câu</w:t>
            </w:r>
            <w:proofErr w:type="spellEnd"/>
            <w:r w:rsidRPr="0008500E">
              <w:t xml:space="preserve"> </w:t>
            </w:r>
            <w:proofErr w:type="spellStart"/>
            <w:r w:rsidRPr="0008500E">
              <w:t>hỏi</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11962" w14:textId="77777777" w:rsidR="0008500E" w:rsidRPr="0008500E" w:rsidRDefault="0008500E" w:rsidP="00E40B91">
            <w:pPr>
              <w:spacing w:after="0" w:line="360" w:lineRule="auto"/>
              <w:ind w:left="354"/>
            </w:pPr>
            <w:r w:rsidRPr="0008500E">
              <w:t>string</w:t>
            </w:r>
          </w:p>
        </w:tc>
      </w:tr>
      <w:tr w:rsidR="0008500E" w:rsidRPr="0008500E" w14:paraId="31C32163"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2DF47" w14:textId="77777777" w:rsidR="0008500E" w:rsidRPr="0008500E" w:rsidRDefault="0008500E" w:rsidP="00E40B91">
            <w:pPr>
              <w:tabs>
                <w:tab w:val="left" w:pos="1884"/>
              </w:tabs>
              <w:spacing w:after="0" w:line="360" w:lineRule="auto"/>
              <w:ind w:left="174"/>
            </w:pPr>
            <w:r w:rsidRPr="0008500E">
              <w:t>option</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8953" w14:textId="77777777" w:rsidR="0008500E" w:rsidRPr="0008500E" w:rsidRDefault="0008500E" w:rsidP="00E40B91">
            <w:pPr>
              <w:spacing w:after="0" w:line="360" w:lineRule="auto"/>
              <w:ind w:left="174"/>
            </w:pPr>
            <w:r w:rsidRPr="0008500E">
              <w:t xml:space="preserve">Các </w:t>
            </w:r>
            <w:proofErr w:type="spellStart"/>
            <w:r w:rsidRPr="0008500E">
              <w:t>phương</w:t>
            </w:r>
            <w:proofErr w:type="spellEnd"/>
            <w:r w:rsidRPr="0008500E">
              <w:t xml:space="preserve"> </w:t>
            </w:r>
            <w:proofErr w:type="spellStart"/>
            <w:r w:rsidRPr="0008500E">
              <w:t>án</w:t>
            </w:r>
            <w:proofErr w:type="spellEnd"/>
            <w:r w:rsidRPr="0008500E">
              <w:t xml:space="preserve"> </w:t>
            </w:r>
            <w:proofErr w:type="spellStart"/>
            <w:r w:rsidRPr="0008500E">
              <w:t>lựa</w:t>
            </w:r>
            <w:proofErr w:type="spellEnd"/>
            <w:r w:rsidRPr="0008500E">
              <w:t xml:space="preserve"> </w:t>
            </w:r>
            <w:proofErr w:type="spellStart"/>
            <w:r w:rsidRPr="0008500E">
              <w:t>chọn</w:t>
            </w:r>
            <w:proofErr w:type="spellEnd"/>
            <w:r w:rsidRPr="0008500E">
              <w:t> </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0985" w14:textId="77777777" w:rsidR="0008500E" w:rsidRPr="0008500E" w:rsidRDefault="0008500E" w:rsidP="00E40B91">
            <w:pPr>
              <w:spacing w:after="0" w:line="360" w:lineRule="auto"/>
              <w:ind w:left="354"/>
            </w:pPr>
            <w:r w:rsidRPr="0008500E">
              <w:t>string</w:t>
            </w:r>
          </w:p>
        </w:tc>
      </w:tr>
      <w:tr w:rsidR="0008500E" w:rsidRPr="0008500E" w14:paraId="318049FC"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4A649" w14:textId="77777777" w:rsidR="0008500E" w:rsidRPr="0008500E" w:rsidRDefault="0008500E" w:rsidP="00E40B91">
            <w:pPr>
              <w:tabs>
                <w:tab w:val="left" w:pos="1884"/>
              </w:tabs>
              <w:spacing w:after="0" w:line="360" w:lineRule="auto"/>
              <w:ind w:left="174"/>
            </w:pPr>
            <w:r w:rsidRPr="0008500E">
              <w:t>answer</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C17C2" w14:textId="77777777" w:rsidR="0008500E" w:rsidRPr="0008500E" w:rsidRDefault="0008500E" w:rsidP="00E40B91">
            <w:pPr>
              <w:spacing w:after="0" w:line="360" w:lineRule="auto"/>
              <w:ind w:left="174"/>
            </w:pPr>
            <w:proofErr w:type="spellStart"/>
            <w:r w:rsidRPr="0008500E">
              <w:t>Câu</w:t>
            </w:r>
            <w:proofErr w:type="spellEnd"/>
            <w:r w:rsidRPr="0008500E">
              <w:t xml:space="preserve"> </w:t>
            </w:r>
            <w:proofErr w:type="spellStart"/>
            <w:r w:rsidRPr="0008500E">
              <w:t>trả</w:t>
            </w:r>
            <w:proofErr w:type="spellEnd"/>
            <w:r w:rsidRPr="0008500E">
              <w:t xml:space="preserve"> </w:t>
            </w:r>
            <w:proofErr w:type="spellStart"/>
            <w:r w:rsidRPr="0008500E">
              <w:t>lời</w:t>
            </w:r>
            <w:proofErr w:type="spellEnd"/>
            <w:r w:rsidRPr="0008500E">
              <w:t xml:space="preserve"> </w:t>
            </w:r>
            <w:proofErr w:type="spellStart"/>
            <w:r w:rsidRPr="0008500E">
              <w:t>của</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85420" w14:textId="77777777" w:rsidR="0008500E" w:rsidRPr="0008500E" w:rsidRDefault="0008500E" w:rsidP="00E40B91">
            <w:pPr>
              <w:spacing w:after="0" w:line="360" w:lineRule="auto"/>
              <w:ind w:left="354"/>
            </w:pPr>
            <w:r w:rsidRPr="0008500E">
              <w:t>string</w:t>
            </w:r>
          </w:p>
        </w:tc>
      </w:tr>
      <w:tr w:rsidR="0008500E" w:rsidRPr="0008500E" w14:paraId="69B227FE"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13C7" w14:textId="77777777" w:rsidR="0008500E" w:rsidRPr="0008500E" w:rsidRDefault="0008500E" w:rsidP="00E40B91">
            <w:pPr>
              <w:tabs>
                <w:tab w:val="left" w:pos="1884"/>
              </w:tabs>
              <w:spacing w:after="0" w:line="360" w:lineRule="auto"/>
              <w:ind w:left="174"/>
            </w:pPr>
            <w:r w:rsidRPr="0008500E">
              <w:t>score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A7ADC" w14:textId="77777777" w:rsidR="0008500E" w:rsidRPr="0008500E" w:rsidRDefault="0008500E" w:rsidP="00E40B91">
            <w:pPr>
              <w:spacing w:after="0" w:line="360" w:lineRule="auto"/>
              <w:ind w:left="174"/>
            </w:pPr>
            <w:proofErr w:type="spellStart"/>
            <w:r w:rsidRPr="0008500E">
              <w:t>Điểm</w:t>
            </w:r>
            <w:proofErr w:type="spellEnd"/>
            <w:r w:rsidRPr="0008500E">
              <w:t xml:space="preserve"> </w:t>
            </w:r>
            <w:proofErr w:type="spellStart"/>
            <w:r w:rsidRPr="0008500E">
              <w:t>số</w:t>
            </w:r>
            <w:proofErr w:type="spellEnd"/>
            <w:r w:rsidRPr="0008500E">
              <w:t xml:space="preserve"> </w:t>
            </w:r>
            <w:proofErr w:type="spellStart"/>
            <w:r w:rsidRPr="0008500E">
              <w:t>của</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FAED" w14:textId="77777777" w:rsidR="0008500E" w:rsidRPr="0008500E" w:rsidRDefault="0008500E" w:rsidP="00E40B91">
            <w:pPr>
              <w:spacing w:after="0" w:line="360" w:lineRule="auto"/>
              <w:ind w:left="354"/>
            </w:pPr>
            <w:r w:rsidRPr="0008500E">
              <w:t>float</w:t>
            </w:r>
          </w:p>
        </w:tc>
      </w:tr>
      <w:tr w:rsidR="0008500E" w:rsidRPr="0008500E" w14:paraId="5380B464"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2991" w14:textId="77777777" w:rsidR="0008500E" w:rsidRPr="0008500E" w:rsidRDefault="0008500E" w:rsidP="00E40B91">
            <w:pPr>
              <w:tabs>
                <w:tab w:val="left" w:pos="1884"/>
              </w:tabs>
              <w:spacing w:after="0" w:line="360" w:lineRule="auto"/>
              <w:ind w:left="174"/>
            </w:pPr>
            <w:r w:rsidRPr="0008500E">
              <w:t>type</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887E7" w14:textId="77777777" w:rsidR="0008500E" w:rsidRPr="0008500E" w:rsidRDefault="0008500E" w:rsidP="00E40B91">
            <w:pPr>
              <w:spacing w:after="0" w:line="360" w:lineRule="auto"/>
              <w:ind w:left="174"/>
            </w:pPr>
            <w:proofErr w:type="spellStart"/>
            <w:r w:rsidRPr="0008500E">
              <w:t>Loại</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r w:rsidRPr="0008500E">
              <w:t xml:space="preserve"> </w:t>
            </w:r>
            <w:proofErr w:type="spellStart"/>
            <w:r w:rsidRPr="0008500E">
              <w:t>bằng</w:t>
            </w:r>
            <w:proofErr w:type="spellEnd"/>
            <w:r w:rsidRPr="0008500E">
              <w:t xml:space="preserve"> </w:t>
            </w:r>
            <w:proofErr w:type="spellStart"/>
            <w:r w:rsidRPr="0008500E">
              <w:t>số</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75E0" w14:textId="77777777" w:rsidR="0008500E" w:rsidRPr="0008500E" w:rsidRDefault="0008500E" w:rsidP="00E40B91">
            <w:pPr>
              <w:spacing w:after="0" w:line="360" w:lineRule="auto"/>
              <w:ind w:left="354"/>
            </w:pPr>
            <w:r w:rsidRPr="0008500E">
              <w:t>int</w:t>
            </w:r>
          </w:p>
        </w:tc>
      </w:tr>
      <w:tr w:rsidR="0008500E" w:rsidRPr="0008500E" w14:paraId="1401CFF9"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4C01" w14:textId="77777777" w:rsidR="0008500E" w:rsidRPr="0008500E" w:rsidRDefault="0008500E" w:rsidP="00E40B91">
            <w:pPr>
              <w:tabs>
                <w:tab w:val="left" w:pos="1884"/>
              </w:tabs>
              <w:spacing w:after="0" w:line="360" w:lineRule="auto"/>
              <w:ind w:left="174"/>
            </w:pPr>
            <w:proofErr w:type="spellStart"/>
            <w:r w:rsidRPr="0008500E">
              <w:t>typetext</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181F9" w14:textId="77777777" w:rsidR="0008500E" w:rsidRPr="0008500E" w:rsidRDefault="0008500E" w:rsidP="00E40B91">
            <w:pPr>
              <w:spacing w:after="0" w:line="360" w:lineRule="auto"/>
              <w:ind w:left="174"/>
            </w:pPr>
            <w:proofErr w:type="spellStart"/>
            <w:r w:rsidRPr="0008500E">
              <w:t>Loại</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r w:rsidRPr="0008500E">
              <w:t xml:space="preserve"> </w:t>
            </w:r>
            <w:proofErr w:type="spellStart"/>
            <w:r w:rsidRPr="0008500E">
              <w:t>bằng</w:t>
            </w:r>
            <w:proofErr w:type="spellEnd"/>
            <w:r w:rsidRPr="0008500E">
              <w:t xml:space="preserve"> </w:t>
            </w:r>
            <w:proofErr w:type="spellStart"/>
            <w:r w:rsidRPr="0008500E">
              <w:t>chữ</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435D3" w14:textId="77777777" w:rsidR="0008500E" w:rsidRPr="0008500E" w:rsidRDefault="0008500E" w:rsidP="00E40B91">
            <w:pPr>
              <w:spacing w:after="0" w:line="360" w:lineRule="auto"/>
              <w:ind w:left="354"/>
            </w:pPr>
            <w:r w:rsidRPr="0008500E">
              <w:t>string</w:t>
            </w:r>
          </w:p>
        </w:tc>
      </w:tr>
      <w:tr w:rsidR="0008500E" w:rsidRPr="0008500E" w14:paraId="2A9AD344"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441A6" w14:textId="77777777" w:rsidR="0008500E" w:rsidRPr="0008500E" w:rsidRDefault="0008500E" w:rsidP="00E40B91">
            <w:pPr>
              <w:tabs>
                <w:tab w:val="left" w:pos="1884"/>
              </w:tabs>
              <w:spacing w:after="0" w:line="360" w:lineRule="auto"/>
              <w:ind w:left="174"/>
            </w:pPr>
            <w:r w:rsidRPr="0008500E">
              <w:t>location</w:t>
            </w:r>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74E00" w14:textId="77777777" w:rsidR="0008500E" w:rsidRPr="0008500E" w:rsidRDefault="0008500E" w:rsidP="00E40B91">
            <w:pPr>
              <w:spacing w:after="0" w:line="360" w:lineRule="auto"/>
              <w:ind w:left="174"/>
            </w:pPr>
            <w:proofErr w:type="spellStart"/>
            <w:r w:rsidRPr="0008500E">
              <w:t>Vị</w:t>
            </w:r>
            <w:proofErr w:type="spellEnd"/>
            <w:r w:rsidRPr="0008500E">
              <w:t xml:space="preserve"> </w:t>
            </w:r>
            <w:proofErr w:type="spellStart"/>
            <w:r w:rsidRPr="0008500E">
              <w:t>trí</w:t>
            </w:r>
            <w:proofErr w:type="spellEnd"/>
            <w:r w:rsidRPr="0008500E">
              <w:t xml:space="preserve"> </w:t>
            </w:r>
            <w:proofErr w:type="spellStart"/>
            <w:r w:rsidRPr="0008500E">
              <w:t>chương</w:t>
            </w:r>
            <w:proofErr w:type="spellEnd"/>
            <w:r w:rsidRPr="0008500E">
              <w:t xml:space="preserve">/ </w:t>
            </w:r>
            <w:proofErr w:type="spellStart"/>
            <w:r w:rsidRPr="0008500E">
              <w:t>chuyên</w:t>
            </w:r>
            <w:proofErr w:type="spellEnd"/>
            <w:r w:rsidRPr="0008500E">
              <w:t xml:space="preserve"> </w:t>
            </w:r>
            <w:proofErr w:type="spellStart"/>
            <w:r w:rsidRPr="0008500E">
              <w:t>đề</w:t>
            </w:r>
            <w:proofErr w:type="spellEnd"/>
            <w:r w:rsidRPr="0008500E">
              <w:t xml:space="preserve"> </w:t>
            </w:r>
            <w:proofErr w:type="spellStart"/>
            <w:r w:rsidRPr="0008500E">
              <w:t>của</w:t>
            </w:r>
            <w:proofErr w:type="spellEnd"/>
            <w:r w:rsidRPr="0008500E">
              <w:t xml:space="preserve"> </w:t>
            </w:r>
            <w:proofErr w:type="spellStart"/>
            <w:r w:rsidRPr="0008500E">
              <w:t>câu</w:t>
            </w:r>
            <w:proofErr w:type="spellEnd"/>
            <w:r w:rsidRPr="0008500E">
              <w:t xml:space="preserve"> </w:t>
            </w:r>
            <w:proofErr w:type="spellStart"/>
            <w:r w:rsidRPr="0008500E">
              <w:t>hỏi</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47E4" w14:textId="77777777" w:rsidR="0008500E" w:rsidRPr="0008500E" w:rsidRDefault="0008500E" w:rsidP="00E40B91">
            <w:pPr>
              <w:spacing w:after="0" w:line="360" w:lineRule="auto"/>
              <w:ind w:left="354"/>
            </w:pPr>
            <w:r w:rsidRPr="0008500E">
              <w:t>float</w:t>
            </w:r>
          </w:p>
        </w:tc>
      </w:tr>
      <w:tr w:rsidR="0008500E" w:rsidRPr="0008500E" w14:paraId="434E0804" w14:textId="77777777" w:rsidTr="000850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79E97" w14:textId="77777777" w:rsidR="0008500E" w:rsidRPr="0008500E" w:rsidRDefault="0008500E" w:rsidP="00E40B91">
            <w:pPr>
              <w:tabs>
                <w:tab w:val="left" w:pos="1884"/>
              </w:tabs>
              <w:spacing w:after="0" w:line="360" w:lineRule="auto"/>
              <w:ind w:left="174"/>
            </w:pPr>
            <w:proofErr w:type="spellStart"/>
            <w:r w:rsidRPr="0008500E">
              <w:t>context_id</w:t>
            </w:r>
            <w:proofErr w:type="spellEnd"/>
          </w:p>
        </w:tc>
        <w:tc>
          <w:tcPr>
            <w:tcW w:w="4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BB3E4" w14:textId="77777777" w:rsidR="0008500E" w:rsidRPr="0008500E" w:rsidRDefault="0008500E" w:rsidP="00E40B91">
            <w:pPr>
              <w:spacing w:after="0" w:line="360" w:lineRule="auto"/>
              <w:ind w:left="174"/>
            </w:pPr>
            <w:proofErr w:type="spellStart"/>
            <w:r w:rsidRPr="0008500E">
              <w:t>Mảng</w:t>
            </w:r>
            <w:proofErr w:type="spellEnd"/>
            <w:r w:rsidRPr="0008500E">
              <w:t xml:space="preserve">, </w:t>
            </w:r>
            <w:proofErr w:type="spellStart"/>
            <w:r w:rsidRPr="0008500E">
              <w:t>leaf_id</w:t>
            </w:r>
            <w:proofErr w:type="spellEnd"/>
            <w:r w:rsidRPr="0008500E">
              <w:t xml:space="preserve"> </w:t>
            </w:r>
            <w:proofErr w:type="spellStart"/>
            <w:r w:rsidRPr="0008500E">
              <w:t>liên</w:t>
            </w:r>
            <w:proofErr w:type="spellEnd"/>
            <w:r w:rsidRPr="0008500E">
              <w:t xml:space="preserve"> </w:t>
            </w:r>
            <w:proofErr w:type="spellStart"/>
            <w:r w:rsidRPr="0008500E">
              <w:t>quan</w:t>
            </w:r>
            <w:proofErr w:type="spellEnd"/>
            <w:r w:rsidRPr="0008500E">
              <w:t xml:space="preserve"> </w:t>
            </w:r>
            <w:proofErr w:type="spellStart"/>
            <w:r w:rsidRPr="0008500E">
              <w:t>đến</w:t>
            </w:r>
            <w:proofErr w:type="spellEnd"/>
            <w:r w:rsidRPr="0008500E">
              <w:t xml:space="preserve"> </w:t>
            </w:r>
            <w:proofErr w:type="spellStart"/>
            <w:r w:rsidRPr="0008500E">
              <w:t>vấn</w:t>
            </w:r>
            <w:proofErr w:type="spellEnd"/>
            <w:r w:rsidRPr="0008500E">
              <w:t xml:space="preserve"> </w:t>
            </w:r>
            <w:proofErr w:type="spellStart"/>
            <w:r w:rsidRPr="0008500E">
              <w:t>đề</w:t>
            </w:r>
            <w:proofErr w:type="spellEnd"/>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EBAC" w14:textId="77777777" w:rsidR="0008500E" w:rsidRPr="0008500E" w:rsidRDefault="0008500E" w:rsidP="00E40B91">
            <w:pPr>
              <w:spacing w:after="0" w:line="360" w:lineRule="auto"/>
              <w:ind w:left="354"/>
            </w:pPr>
            <w:r w:rsidRPr="0008500E">
              <w:t>string</w:t>
            </w:r>
          </w:p>
        </w:tc>
      </w:tr>
    </w:tbl>
    <w:p w14:paraId="31BF9D26" w14:textId="77777777" w:rsidR="0008500E" w:rsidRPr="00315611" w:rsidRDefault="0008500E" w:rsidP="0008500E">
      <w:pPr>
        <w:rPr>
          <w:lang w:val="vi-VN"/>
        </w:rPr>
      </w:pPr>
    </w:p>
    <w:p w14:paraId="38EC67A6" w14:textId="665C3596" w:rsidR="00DD26DA" w:rsidRDefault="00DD26DA" w:rsidP="00C872F8">
      <w:pPr>
        <w:pStyle w:val="Heading4"/>
        <w:numPr>
          <w:ilvl w:val="3"/>
          <w:numId w:val="2"/>
        </w:numPr>
        <w:tabs>
          <w:tab w:val="left" w:pos="3060"/>
        </w:tabs>
        <w:spacing w:line="360" w:lineRule="auto"/>
        <w:ind w:left="1800"/>
        <w:rPr>
          <w:lang w:val="vi-VN"/>
        </w:rPr>
      </w:pPr>
      <w:bookmarkStart w:id="19" w:name="_Toc184761360"/>
      <w:r>
        <w:rPr>
          <w:lang w:val="vi-VN"/>
        </w:rPr>
        <w:t>Phân tích:</w:t>
      </w:r>
      <w:bookmarkEnd w:id="19"/>
      <w:r>
        <w:rPr>
          <w:lang w:val="vi-VN"/>
        </w:rPr>
        <w:t xml:space="preserve"> </w:t>
      </w:r>
    </w:p>
    <w:p w14:paraId="1D8A7143" w14:textId="110EBD93" w:rsidR="002C4BBC" w:rsidRDefault="00670A68" w:rsidP="00C872F8">
      <w:pPr>
        <w:pStyle w:val="ListParagraph"/>
        <w:numPr>
          <w:ilvl w:val="0"/>
          <w:numId w:val="4"/>
        </w:numPr>
        <w:spacing w:line="360" w:lineRule="auto"/>
        <w:rPr>
          <w:b/>
          <w:bCs/>
          <w:lang w:val="vi-VN"/>
        </w:rPr>
      </w:pPr>
      <w:proofErr w:type="spellStart"/>
      <w:r>
        <w:rPr>
          <w:b/>
          <w:bCs/>
          <w:lang w:val="vi-VN"/>
        </w:rPr>
        <w:t>i</w:t>
      </w:r>
      <w:r w:rsidR="002C4BBC" w:rsidRPr="002C4BBC">
        <w:rPr>
          <w:b/>
          <w:bCs/>
          <w:lang w:val="vi-VN"/>
        </w:rPr>
        <w:t>d</w:t>
      </w:r>
      <w:proofErr w:type="spellEnd"/>
      <w:r w:rsidR="002C4BBC" w:rsidRPr="002C4BBC">
        <w:rPr>
          <w:b/>
          <w:bCs/>
          <w:lang w:val="vi-VN"/>
        </w:rPr>
        <w:t xml:space="preserve">: </w:t>
      </w:r>
    </w:p>
    <w:p w14:paraId="434D1C65" w14:textId="48C62B5D" w:rsidR="00670A68" w:rsidRDefault="00670A68" w:rsidP="00E40B91">
      <w:pPr>
        <w:pStyle w:val="ListParagraph"/>
        <w:spacing w:line="360" w:lineRule="auto"/>
        <w:ind w:left="1080"/>
        <w:rPr>
          <w:lang w:val="vi-VN"/>
        </w:rPr>
      </w:pPr>
      <w:r w:rsidRPr="00670A68">
        <w:rPr>
          <w:lang w:val="vi-VN"/>
        </w:rPr>
        <w:t xml:space="preserve">Tổng số lượng </w:t>
      </w:r>
      <w:proofErr w:type="spellStart"/>
      <w:r w:rsidRPr="00670A68">
        <w:rPr>
          <w:lang w:val="vi-VN"/>
        </w:rPr>
        <w:t>id</w:t>
      </w:r>
      <w:proofErr w:type="spellEnd"/>
      <w:r w:rsidRPr="00670A68">
        <w:rPr>
          <w:lang w:val="vi-VN"/>
        </w:rPr>
        <w:t xml:space="preserve"> là 1048576, và tất cả các giá trị đều là duy nhất. Trường </w:t>
      </w:r>
      <w:proofErr w:type="spellStart"/>
      <w:r w:rsidRPr="00670A68">
        <w:rPr>
          <w:lang w:val="vi-VN"/>
        </w:rPr>
        <w:t>id</w:t>
      </w:r>
      <w:proofErr w:type="spellEnd"/>
      <w:r w:rsidRPr="00670A68">
        <w:rPr>
          <w:lang w:val="vi-VN"/>
        </w:rPr>
        <w:t xml:space="preserve"> này có thể được sử dụng như một định danh duy nhất cho từng câu hỏi trong bộ dữ liệu. Điều này giúp đảm bảo không có câu hỏi nào bị trùng lặp.</w:t>
      </w:r>
    </w:p>
    <w:p w14:paraId="44858A4A" w14:textId="192E45B3" w:rsidR="00670A68" w:rsidRDefault="00670A68" w:rsidP="00C872F8">
      <w:pPr>
        <w:pStyle w:val="ListParagraph"/>
        <w:numPr>
          <w:ilvl w:val="0"/>
          <w:numId w:val="4"/>
        </w:numPr>
        <w:spacing w:line="360" w:lineRule="auto"/>
        <w:rPr>
          <w:lang w:val="vi-VN"/>
        </w:rPr>
      </w:pPr>
      <w:proofErr w:type="spellStart"/>
      <w:r>
        <w:rPr>
          <w:lang w:val="vi-VN"/>
        </w:rPr>
        <w:lastRenderedPageBreak/>
        <w:t>e</w:t>
      </w:r>
      <w:r w:rsidRPr="00670A68">
        <w:rPr>
          <w:lang w:val="vi-VN"/>
        </w:rPr>
        <w:t>xcersie_</w:t>
      </w:r>
      <w:r>
        <w:rPr>
          <w:lang w:val="vi-VN"/>
        </w:rPr>
        <w:t>id</w:t>
      </w:r>
      <w:proofErr w:type="spellEnd"/>
      <w:r>
        <w:rPr>
          <w:lang w:val="vi-VN"/>
        </w:rPr>
        <w:t xml:space="preserve">: </w:t>
      </w:r>
    </w:p>
    <w:p w14:paraId="4048DA2A" w14:textId="6D4827A6" w:rsidR="00670A68" w:rsidRDefault="00347231" w:rsidP="00C872F8">
      <w:pPr>
        <w:pStyle w:val="ListParagraph"/>
        <w:numPr>
          <w:ilvl w:val="0"/>
          <w:numId w:val="30"/>
        </w:numPr>
        <w:spacing w:line="360" w:lineRule="auto"/>
        <w:ind w:left="1080"/>
        <w:rPr>
          <w:lang w:val="vi-VN"/>
        </w:rPr>
      </w:pPr>
      <w:proofErr w:type="spellStart"/>
      <w:r w:rsidRPr="00347231">
        <w:rPr>
          <w:lang w:val="vi-VN"/>
        </w:rPr>
        <w:t>Excersise</w:t>
      </w:r>
      <w:proofErr w:type="spellEnd"/>
      <w:r w:rsidRPr="00347231">
        <w:rPr>
          <w:lang w:val="vi-VN"/>
        </w:rPr>
        <w:t xml:space="preserve"> sẽ được chia thành nhiều nhóm khác nhau do đó cần phải có </w:t>
      </w:r>
      <w:proofErr w:type="spellStart"/>
      <w:r w:rsidRPr="00347231">
        <w:rPr>
          <w:lang w:val="vi-VN"/>
        </w:rPr>
        <w:t>id</w:t>
      </w:r>
      <w:proofErr w:type="spellEnd"/>
      <w:r w:rsidRPr="00347231">
        <w:rPr>
          <w:lang w:val="vi-VN"/>
        </w:rPr>
        <w:t xml:space="preserve"> (mã định danh) để dễ dàng phân biệt chúng.</w:t>
      </w:r>
    </w:p>
    <w:p w14:paraId="4FE4A3F2" w14:textId="77777777" w:rsidR="00347231" w:rsidRPr="00347231" w:rsidRDefault="00347231" w:rsidP="00C872F8">
      <w:pPr>
        <w:pStyle w:val="ListParagraph"/>
        <w:numPr>
          <w:ilvl w:val="0"/>
          <w:numId w:val="30"/>
        </w:numPr>
        <w:spacing w:line="360" w:lineRule="auto"/>
        <w:ind w:left="1080"/>
        <w:rPr>
          <w:lang w:val="vi-VN"/>
        </w:rPr>
      </w:pPr>
      <w:r w:rsidRPr="00347231">
        <w:rPr>
          <w:lang w:val="vi-VN"/>
        </w:rPr>
        <w:t xml:space="preserve">Số lượng bài tập trong từng nhóm </w:t>
      </w:r>
      <w:proofErr w:type="spellStart"/>
      <w:r w:rsidRPr="00347231">
        <w:rPr>
          <w:lang w:val="vi-VN"/>
        </w:rPr>
        <w:t>exercise_id</w:t>
      </w:r>
      <w:proofErr w:type="spellEnd"/>
      <w:r w:rsidRPr="00347231">
        <w:rPr>
          <w:lang w:val="vi-VN"/>
        </w:rPr>
        <w:t>:</w:t>
      </w:r>
    </w:p>
    <w:p w14:paraId="11726E15" w14:textId="77777777" w:rsidR="00347231" w:rsidRPr="00347231" w:rsidRDefault="00347231" w:rsidP="00C872F8">
      <w:pPr>
        <w:pStyle w:val="ListParagraph"/>
        <w:numPr>
          <w:ilvl w:val="0"/>
          <w:numId w:val="30"/>
        </w:numPr>
        <w:spacing w:line="360" w:lineRule="auto"/>
        <w:ind w:left="1080"/>
        <w:rPr>
          <w:lang w:val="vi-VN"/>
        </w:rPr>
      </w:pPr>
      <w:proofErr w:type="spellStart"/>
      <w:r w:rsidRPr="00347231">
        <w:rPr>
          <w:lang w:val="vi-VN"/>
        </w:rPr>
        <w:t>exercise_id</w:t>
      </w:r>
      <w:proofErr w:type="spellEnd"/>
    </w:p>
    <w:p w14:paraId="6DF5D612" w14:textId="77777777" w:rsidR="00347231" w:rsidRPr="00347231" w:rsidRDefault="00347231" w:rsidP="00E40B91">
      <w:pPr>
        <w:pStyle w:val="ListParagraph"/>
        <w:spacing w:line="360" w:lineRule="auto"/>
        <w:ind w:left="1440"/>
        <w:rPr>
          <w:lang w:val="vi-VN"/>
        </w:rPr>
      </w:pPr>
      <w:r w:rsidRPr="00347231">
        <w:rPr>
          <w:lang w:val="vi-VN"/>
        </w:rPr>
        <w:t>Ex_100000      5</w:t>
      </w:r>
    </w:p>
    <w:p w14:paraId="0B226475" w14:textId="77777777" w:rsidR="00347231" w:rsidRPr="00347231" w:rsidRDefault="00347231" w:rsidP="00E40B91">
      <w:pPr>
        <w:pStyle w:val="ListParagraph"/>
        <w:spacing w:line="360" w:lineRule="auto"/>
        <w:ind w:left="1440"/>
        <w:rPr>
          <w:lang w:val="vi-VN"/>
        </w:rPr>
      </w:pPr>
      <w:r w:rsidRPr="00347231">
        <w:rPr>
          <w:lang w:val="vi-VN"/>
        </w:rPr>
        <w:t>Ex_100009      8</w:t>
      </w:r>
    </w:p>
    <w:p w14:paraId="41748FFB" w14:textId="77777777" w:rsidR="00347231" w:rsidRPr="00347231" w:rsidRDefault="00347231" w:rsidP="00E40B91">
      <w:pPr>
        <w:pStyle w:val="ListParagraph"/>
        <w:spacing w:line="360" w:lineRule="auto"/>
        <w:ind w:left="1440"/>
        <w:rPr>
          <w:lang w:val="vi-VN"/>
        </w:rPr>
      </w:pPr>
      <w:r w:rsidRPr="00347231">
        <w:rPr>
          <w:lang w:val="vi-VN"/>
        </w:rPr>
        <w:t>Ex_100013      5</w:t>
      </w:r>
    </w:p>
    <w:p w14:paraId="2FC461DB" w14:textId="77777777" w:rsidR="00347231" w:rsidRPr="00347231" w:rsidRDefault="00347231" w:rsidP="00E40B91">
      <w:pPr>
        <w:pStyle w:val="ListParagraph"/>
        <w:spacing w:line="360" w:lineRule="auto"/>
        <w:ind w:left="1440"/>
        <w:rPr>
          <w:lang w:val="vi-VN"/>
        </w:rPr>
      </w:pPr>
      <w:r w:rsidRPr="00347231">
        <w:rPr>
          <w:lang w:val="vi-VN"/>
        </w:rPr>
        <w:t>Ex_100018      4</w:t>
      </w:r>
    </w:p>
    <w:p w14:paraId="1BEAE7F3" w14:textId="77777777" w:rsidR="00347231" w:rsidRPr="00347231" w:rsidRDefault="00347231" w:rsidP="00E40B91">
      <w:pPr>
        <w:pStyle w:val="ListParagraph"/>
        <w:spacing w:line="360" w:lineRule="auto"/>
        <w:ind w:left="1440"/>
        <w:rPr>
          <w:lang w:val="vi-VN"/>
        </w:rPr>
      </w:pPr>
      <w:r w:rsidRPr="00347231">
        <w:rPr>
          <w:lang w:val="vi-VN"/>
        </w:rPr>
        <w:t>Ex_1001259    20</w:t>
      </w:r>
    </w:p>
    <w:p w14:paraId="1DD12381" w14:textId="77777777" w:rsidR="00347231" w:rsidRPr="00347231" w:rsidRDefault="00347231" w:rsidP="00E40B91">
      <w:pPr>
        <w:pStyle w:val="ListParagraph"/>
        <w:spacing w:line="360" w:lineRule="auto"/>
        <w:ind w:left="1440"/>
        <w:rPr>
          <w:lang w:val="vi-VN"/>
        </w:rPr>
      </w:pPr>
      <w:r w:rsidRPr="00347231">
        <w:rPr>
          <w:lang w:val="vi-VN"/>
        </w:rPr>
        <w:t xml:space="preserve">              ..</w:t>
      </w:r>
    </w:p>
    <w:p w14:paraId="7B4BD79D" w14:textId="77777777" w:rsidR="00347231" w:rsidRPr="00347231" w:rsidRDefault="00347231" w:rsidP="00E40B91">
      <w:pPr>
        <w:pStyle w:val="ListParagraph"/>
        <w:spacing w:line="360" w:lineRule="auto"/>
        <w:ind w:left="1440"/>
        <w:rPr>
          <w:lang w:val="vi-VN"/>
        </w:rPr>
      </w:pPr>
      <w:r w:rsidRPr="00347231">
        <w:rPr>
          <w:lang w:val="vi-VN"/>
        </w:rPr>
        <w:t>Ex_998829      7</w:t>
      </w:r>
    </w:p>
    <w:p w14:paraId="279B9461" w14:textId="77777777" w:rsidR="00347231" w:rsidRPr="00347231" w:rsidRDefault="00347231" w:rsidP="00E40B91">
      <w:pPr>
        <w:pStyle w:val="ListParagraph"/>
        <w:spacing w:line="360" w:lineRule="auto"/>
        <w:ind w:left="1440"/>
        <w:rPr>
          <w:lang w:val="vi-VN"/>
        </w:rPr>
      </w:pPr>
      <w:r w:rsidRPr="00347231">
        <w:rPr>
          <w:lang w:val="vi-VN"/>
        </w:rPr>
        <w:t>Ex_998836      5</w:t>
      </w:r>
    </w:p>
    <w:p w14:paraId="169807E9" w14:textId="77777777" w:rsidR="00347231" w:rsidRPr="00347231" w:rsidRDefault="00347231" w:rsidP="00E40B91">
      <w:pPr>
        <w:pStyle w:val="ListParagraph"/>
        <w:spacing w:line="360" w:lineRule="auto"/>
        <w:ind w:left="1440"/>
        <w:rPr>
          <w:lang w:val="vi-VN"/>
        </w:rPr>
      </w:pPr>
      <w:r w:rsidRPr="00347231">
        <w:rPr>
          <w:lang w:val="vi-VN"/>
        </w:rPr>
        <w:t>Ex_998837      6</w:t>
      </w:r>
    </w:p>
    <w:p w14:paraId="617431BC" w14:textId="77777777" w:rsidR="00347231" w:rsidRPr="00347231" w:rsidRDefault="00347231" w:rsidP="00E40B91">
      <w:pPr>
        <w:pStyle w:val="ListParagraph"/>
        <w:spacing w:line="360" w:lineRule="auto"/>
        <w:ind w:left="1440"/>
        <w:rPr>
          <w:lang w:val="vi-VN"/>
        </w:rPr>
      </w:pPr>
      <w:r w:rsidRPr="00347231">
        <w:rPr>
          <w:lang w:val="vi-VN"/>
        </w:rPr>
        <w:t>Ex_998838      7</w:t>
      </w:r>
    </w:p>
    <w:p w14:paraId="3DF6E10D" w14:textId="088B52FE" w:rsidR="00347231" w:rsidRDefault="00347231" w:rsidP="00E40B91">
      <w:pPr>
        <w:pStyle w:val="ListParagraph"/>
        <w:spacing w:line="360" w:lineRule="auto"/>
        <w:ind w:left="1440"/>
        <w:rPr>
          <w:lang w:val="vi-VN"/>
        </w:rPr>
      </w:pPr>
      <w:r w:rsidRPr="00347231">
        <w:rPr>
          <w:lang w:val="vi-VN"/>
        </w:rPr>
        <w:t xml:space="preserve">Ex_99996       </w:t>
      </w:r>
      <w:r>
        <w:rPr>
          <w:lang w:val="vi-VN"/>
        </w:rPr>
        <w:t xml:space="preserve"> </w:t>
      </w:r>
      <w:r w:rsidRPr="00347231">
        <w:rPr>
          <w:lang w:val="vi-VN"/>
        </w:rPr>
        <w:t>4</w:t>
      </w:r>
    </w:p>
    <w:p w14:paraId="34587FD0" w14:textId="475D744C" w:rsidR="00347231" w:rsidRDefault="008B2F81" w:rsidP="00C872F8">
      <w:pPr>
        <w:pStyle w:val="ListParagraph"/>
        <w:numPr>
          <w:ilvl w:val="0"/>
          <w:numId w:val="4"/>
        </w:numPr>
        <w:spacing w:line="360" w:lineRule="auto"/>
        <w:rPr>
          <w:lang w:val="vi-VN"/>
        </w:rPr>
      </w:pPr>
      <w:proofErr w:type="spellStart"/>
      <w:r w:rsidRPr="008B2F81">
        <w:rPr>
          <w:b/>
          <w:bCs/>
          <w:lang w:val="vi-VN"/>
        </w:rPr>
        <w:t>Typetext</w:t>
      </w:r>
      <w:proofErr w:type="spellEnd"/>
      <w:r>
        <w:rPr>
          <w:lang w:val="vi-VN"/>
        </w:rPr>
        <w:t xml:space="preserve">: </w:t>
      </w:r>
    </w:p>
    <w:p w14:paraId="1CF601DC" w14:textId="134F80DF" w:rsidR="008B2F81" w:rsidRDefault="008B2F81" w:rsidP="002B7361">
      <w:pPr>
        <w:pStyle w:val="ListParagraph"/>
        <w:numPr>
          <w:ilvl w:val="0"/>
          <w:numId w:val="31"/>
        </w:numPr>
        <w:spacing w:line="360" w:lineRule="auto"/>
        <w:ind w:left="1080"/>
        <w:jc w:val="both"/>
        <w:rPr>
          <w:lang w:val="vi-VN"/>
        </w:rPr>
      </w:pPr>
      <w:r w:rsidRPr="008B2F81">
        <w:rPr>
          <w:lang w:val="vi-VN"/>
        </w:rPr>
        <w:t xml:space="preserve">Dựa vào cột </w:t>
      </w:r>
      <w:proofErr w:type="spellStart"/>
      <w:r w:rsidRPr="008B2F81">
        <w:rPr>
          <w:lang w:val="vi-VN"/>
        </w:rPr>
        <w:t>typetext</w:t>
      </w:r>
      <w:proofErr w:type="spellEnd"/>
      <w:r w:rsidRPr="008B2F81">
        <w:rPr>
          <w:lang w:val="vi-VN"/>
        </w:rPr>
        <w:t xml:space="preserve"> mình sẽ xem xét câu hỏi đó thuộc dạng câu hỏi nào. Và đây là số liệu thống kế được </w:t>
      </w:r>
      <w:proofErr w:type="spellStart"/>
      <w:r w:rsidRPr="008B2F81">
        <w:rPr>
          <w:lang w:val="vi-VN"/>
        </w:rPr>
        <w:t>Single</w:t>
      </w:r>
      <w:proofErr w:type="spellEnd"/>
      <w:r w:rsidRPr="008B2F81">
        <w:rPr>
          <w:lang w:val="vi-VN"/>
        </w:rPr>
        <w:t xml:space="preserve"> </w:t>
      </w:r>
      <w:proofErr w:type="spellStart"/>
      <w:r w:rsidRPr="008B2F81">
        <w:rPr>
          <w:lang w:val="vi-VN"/>
        </w:rPr>
        <w:t>Choice</w:t>
      </w:r>
      <w:proofErr w:type="spellEnd"/>
      <w:r w:rsidRPr="008B2F81">
        <w:rPr>
          <w:lang w:val="vi-VN"/>
        </w:rPr>
        <w:t xml:space="preserve"> </w:t>
      </w:r>
      <w:proofErr w:type="spellStart"/>
      <w:r w:rsidRPr="008B2F81">
        <w:rPr>
          <w:lang w:val="vi-VN"/>
        </w:rPr>
        <w:t>Question</w:t>
      </w:r>
      <w:proofErr w:type="spellEnd"/>
      <w:r w:rsidRPr="008B2F81">
        <w:rPr>
          <w:lang w:val="vi-VN"/>
        </w:rPr>
        <w:t xml:space="preserve">: 58.3%, </w:t>
      </w:r>
      <w:proofErr w:type="spellStart"/>
      <w:r w:rsidRPr="008B2F81">
        <w:rPr>
          <w:lang w:val="vi-VN"/>
        </w:rPr>
        <w:t>Multiple</w:t>
      </w:r>
      <w:proofErr w:type="spellEnd"/>
      <w:r w:rsidRPr="008B2F81">
        <w:rPr>
          <w:lang w:val="vi-VN"/>
        </w:rPr>
        <w:t xml:space="preserve"> </w:t>
      </w:r>
      <w:proofErr w:type="spellStart"/>
      <w:r w:rsidRPr="008B2F81">
        <w:rPr>
          <w:lang w:val="vi-VN"/>
        </w:rPr>
        <w:t>Choice</w:t>
      </w:r>
      <w:proofErr w:type="spellEnd"/>
      <w:r w:rsidRPr="008B2F81">
        <w:rPr>
          <w:lang w:val="vi-VN"/>
        </w:rPr>
        <w:t xml:space="preserve"> </w:t>
      </w:r>
      <w:proofErr w:type="spellStart"/>
      <w:r w:rsidRPr="008B2F81">
        <w:rPr>
          <w:lang w:val="vi-VN"/>
        </w:rPr>
        <w:t>Question</w:t>
      </w:r>
      <w:proofErr w:type="spellEnd"/>
      <w:r w:rsidRPr="008B2F81">
        <w:rPr>
          <w:lang w:val="vi-VN"/>
        </w:rPr>
        <w:t xml:space="preserve">: 20.9%, </w:t>
      </w:r>
      <w:proofErr w:type="spellStart"/>
      <w:r w:rsidRPr="008B2F81">
        <w:rPr>
          <w:lang w:val="vi-VN"/>
        </w:rPr>
        <w:t>Fill</w:t>
      </w:r>
      <w:proofErr w:type="spellEnd"/>
      <w:r w:rsidRPr="008B2F81">
        <w:rPr>
          <w:lang w:val="vi-VN"/>
        </w:rPr>
        <w:t xml:space="preserve"> in the </w:t>
      </w:r>
      <w:proofErr w:type="spellStart"/>
      <w:r w:rsidRPr="008B2F81">
        <w:rPr>
          <w:lang w:val="vi-VN"/>
        </w:rPr>
        <w:t>Blanks</w:t>
      </w:r>
      <w:proofErr w:type="spellEnd"/>
      <w:r w:rsidRPr="008B2F81">
        <w:rPr>
          <w:lang w:val="vi-VN"/>
        </w:rPr>
        <w:t xml:space="preserve">: 15.1%, </w:t>
      </w:r>
      <w:proofErr w:type="spellStart"/>
      <w:r w:rsidRPr="008B2F81">
        <w:rPr>
          <w:lang w:val="vi-VN"/>
        </w:rPr>
        <w:t>True</w:t>
      </w:r>
      <w:proofErr w:type="spellEnd"/>
      <w:r w:rsidRPr="008B2F81">
        <w:rPr>
          <w:lang w:val="vi-VN"/>
        </w:rPr>
        <w:t>/</w:t>
      </w:r>
      <w:proofErr w:type="spellStart"/>
      <w:r w:rsidRPr="008B2F81">
        <w:rPr>
          <w:lang w:val="vi-VN"/>
        </w:rPr>
        <w:t>False</w:t>
      </w:r>
      <w:proofErr w:type="spellEnd"/>
      <w:r w:rsidRPr="008B2F81">
        <w:rPr>
          <w:lang w:val="vi-VN"/>
        </w:rPr>
        <w:t xml:space="preserve"> </w:t>
      </w:r>
      <w:proofErr w:type="spellStart"/>
      <w:r w:rsidRPr="008B2F81">
        <w:rPr>
          <w:lang w:val="vi-VN"/>
        </w:rPr>
        <w:t>Question</w:t>
      </w:r>
      <w:proofErr w:type="spellEnd"/>
      <w:r w:rsidRPr="008B2F81">
        <w:rPr>
          <w:lang w:val="vi-VN"/>
        </w:rPr>
        <w:t xml:space="preserve">: 4.0%, </w:t>
      </w:r>
      <w:proofErr w:type="spellStart"/>
      <w:r w:rsidRPr="008B2F81">
        <w:rPr>
          <w:lang w:val="vi-VN"/>
        </w:rPr>
        <w:t>Subjective</w:t>
      </w:r>
      <w:proofErr w:type="spellEnd"/>
      <w:r w:rsidRPr="008B2F81">
        <w:rPr>
          <w:lang w:val="vi-VN"/>
        </w:rPr>
        <w:t xml:space="preserve"> </w:t>
      </w:r>
      <w:proofErr w:type="spellStart"/>
      <w:r w:rsidRPr="008B2F81">
        <w:rPr>
          <w:lang w:val="vi-VN"/>
        </w:rPr>
        <w:t>Question</w:t>
      </w:r>
      <w:proofErr w:type="spellEnd"/>
      <w:r w:rsidRPr="008B2F81">
        <w:rPr>
          <w:lang w:val="vi-VN"/>
        </w:rPr>
        <w:t xml:space="preserve">: 1.7%, </w:t>
      </w:r>
      <w:proofErr w:type="spellStart"/>
      <w:r w:rsidRPr="008B2F81">
        <w:rPr>
          <w:lang w:val="vi-VN"/>
        </w:rPr>
        <w:t>Voting</w:t>
      </w:r>
      <w:proofErr w:type="spellEnd"/>
      <w:r w:rsidRPr="008B2F81">
        <w:rPr>
          <w:lang w:val="vi-VN"/>
        </w:rPr>
        <w:t xml:space="preserve"> </w:t>
      </w:r>
      <w:proofErr w:type="spellStart"/>
      <w:r w:rsidRPr="008B2F81">
        <w:rPr>
          <w:lang w:val="vi-VN"/>
        </w:rPr>
        <w:t>Question</w:t>
      </w:r>
      <w:proofErr w:type="spellEnd"/>
      <w:r w:rsidRPr="008B2F81">
        <w:rPr>
          <w:lang w:val="vi-VN"/>
        </w:rPr>
        <w:t>: 0.0%</w:t>
      </w:r>
    </w:p>
    <w:p w14:paraId="3EA6854A" w14:textId="77777777" w:rsidR="008B2F81" w:rsidRPr="008B2F81" w:rsidRDefault="008B2F81" w:rsidP="00C872F8">
      <w:pPr>
        <w:pStyle w:val="ListParagraph"/>
        <w:numPr>
          <w:ilvl w:val="0"/>
          <w:numId w:val="31"/>
        </w:numPr>
        <w:spacing w:line="360" w:lineRule="auto"/>
        <w:ind w:left="1080"/>
        <w:rPr>
          <w:lang w:val="vi-VN"/>
        </w:rPr>
      </w:pPr>
      <w:proofErr w:type="spellStart"/>
      <w:r w:rsidRPr="008B2F81">
        <w:rPr>
          <w:lang w:val="vi-VN"/>
        </w:rPr>
        <w:t>Number</w:t>
      </w:r>
      <w:proofErr w:type="spellEnd"/>
      <w:r w:rsidRPr="008B2F81">
        <w:rPr>
          <w:lang w:val="vi-VN"/>
        </w:rPr>
        <w:t xml:space="preserve"> </w:t>
      </w:r>
      <w:proofErr w:type="spellStart"/>
      <w:r w:rsidRPr="008B2F81">
        <w:rPr>
          <w:lang w:val="vi-VN"/>
        </w:rPr>
        <w:t>of</w:t>
      </w:r>
      <w:proofErr w:type="spellEnd"/>
      <w:r w:rsidRPr="008B2F81">
        <w:rPr>
          <w:lang w:val="vi-VN"/>
        </w:rPr>
        <w:t xml:space="preserve"> </w:t>
      </w:r>
      <w:proofErr w:type="spellStart"/>
      <w:r w:rsidRPr="008B2F81">
        <w:rPr>
          <w:lang w:val="vi-VN"/>
        </w:rPr>
        <w:t>Problem</w:t>
      </w:r>
      <w:proofErr w:type="spellEnd"/>
      <w:r w:rsidRPr="008B2F81">
        <w:rPr>
          <w:lang w:val="vi-VN"/>
        </w:rPr>
        <w:t xml:space="preserve"> </w:t>
      </w:r>
      <w:proofErr w:type="spellStart"/>
      <w:r w:rsidRPr="008B2F81">
        <w:rPr>
          <w:lang w:val="vi-VN"/>
        </w:rPr>
        <w:t>Types</w:t>
      </w:r>
      <w:proofErr w:type="spellEnd"/>
      <w:r w:rsidRPr="008B2F81">
        <w:rPr>
          <w:lang w:val="vi-VN"/>
        </w:rPr>
        <w:t>:</w:t>
      </w:r>
    </w:p>
    <w:p w14:paraId="15544E50"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Single</w:t>
      </w:r>
      <w:proofErr w:type="spellEnd"/>
      <w:r w:rsidRPr="008B2F81">
        <w:rPr>
          <w:lang w:val="vi-VN"/>
        </w:rPr>
        <w:t xml:space="preserve"> </w:t>
      </w:r>
      <w:proofErr w:type="spellStart"/>
      <w:r w:rsidRPr="008B2F81">
        <w:rPr>
          <w:lang w:val="vi-VN"/>
        </w:rPr>
        <w:t>Choice</w:t>
      </w:r>
      <w:proofErr w:type="spellEnd"/>
      <w:r w:rsidRPr="008B2F81">
        <w:rPr>
          <w:lang w:val="vi-VN"/>
        </w:rPr>
        <w:t xml:space="preserve"> </w:t>
      </w:r>
      <w:proofErr w:type="spellStart"/>
      <w:r w:rsidRPr="008B2F81">
        <w:rPr>
          <w:lang w:val="vi-VN"/>
        </w:rPr>
        <w:t>Question</w:t>
      </w:r>
      <w:proofErr w:type="spellEnd"/>
      <w:r w:rsidRPr="008B2F81">
        <w:rPr>
          <w:lang w:val="vi-VN"/>
        </w:rPr>
        <w:t>: 583456</w:t>
      </w:r>
    </w:p>
    <w:p w14:paraId="5E4D1227"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Multiple</w:t>
      </w:r>
      <w:proofErr w:type="spellEnd"/>
      <w:r w:rsidRPr="008B2F81">
        <w:rPr>
          <w:lang w:val="vi-VN"/>
        </w:rPr>
        <w:t xml:space="preserve"> </w:t>
      </w:r>
      <w:proofErr w:type="spellStart"/>
      <w:r w:rsidRPr="008B2F81">
        <w:rPr>
          <w:lang w:val="vi-VN"/>
        </w:rPr>
        <w:t>Choice</w:t>
      </w:r>
      <w:proofErr w:type="spellEnd"/>
      <w:r w:rsidRPr="008B2F81">
        <w:rPr>
          <w:lang w:val="vi-VN"/>
        </w:rPr>
        <w:t xml:space="preserve"> </w:t>
      </w:r>
      <w:proofErr w:type="spellStart"/>
      <w:r w:rsidRPr="008B2F81">
        <w:rPr>
          <w:lang w:val="vi-VN"/>
        </w:rPr>
        <w:t>Question</w:t>
      </w:r>
      <w:proofErr w:type="spellEnd"/>
      <w:r w:rsidRPr="008B2F81">
        <w:rPr>
          <w:lang w:val="vi-VN"/>
        </w:rPr>
        <w:t>: 209245</w:t>
      </w:r>
    </w:p>
    <w:p w14:paraId="4DBE39C2"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Fill</w:t>
      </w:r>
      <w:proofErr w:type="spellEnd"/>
      <w:r w:rsidRPr="008B2F81">
        <w:rPr>
          <w:lang w:val="vi-VN"/>
        </w:rPr>
        <w:t xml:space="preserve"> in the </w:t>
      </w:r>
      <w:proofErr w:type="spellStart"/>
      <w:r w:rsidRPr="008B2F81">
        <w:rPr>
          <w:lang w:val="vi-VN"/>
        </w:rPr>
        <w:t>Blanks</w:t>
      </w:r>
      <w:proofErr w:type="spellEnd"/>
      <w:r w:rsidRPr="008B2F81">
        <w:rPr>
          <w:lang w:val="vi-VN"/>
        </w:rPr>
        <w:t>: 151287</w:t>
      </w:r>
    </w:p>
    <w:p w14:paraId="15BAAE48"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True</w:t>
      </w:r>
      <w:proofErr w:type="spellEnd"/>
      <w:r w:rsidRPr="008B2F81">
        <w:rPr>
          <w:lang w:val="vi-VN"/>
        </w:rPr>
        <w:t>/</w:t>
      </w:r>
      <w:proofErr w:type="spellStart"/>
      <w:r w:rsidRPr="008B2F81">
        <w:rPr>
          <w:lang w:val="vi-VN"/>
        </w:rPr>
        <w:t>False</w:t>
      </w:r>
      <w:proofErr w:type="spellEnd"/>
      <w:r w:rsidRPr="008B2F81">
        <w:rPr>
          <w:lang w:val="vi-VN"/>
        </w:rPr>
        <w:t xml:space="preserve"> </w:t>
      </w:r>
      <w:proofErr w:type="spellStart"/>
      <w:r w:rsidRPr="008B2F81">
        <w:rPr>
          <w:lang w:val="vi-VN"/>
        </w:rPr>
        <w:t>Question</w:t>
      </w:r>
      <w:proofErr w:type="spellEnd"/>
      <w:r w:rsidRPr="008B2F81">
        <w:rPr>
          <w:lang w:val="vi-VN"/>
        </w:rPr>
        <w:t>: 40277</w:t>
      </w:r>
    </w:p>
    <w:p w14:paraId="35BCBBBA" w14:textId="77777777" w:rsidR="008B2F81" w:rsidRPr="008B2F81" w:rsidRDefault="008B2F81" w:rsidP="00C872F8">
      <w:pPr>
        <w:pStyle w:val="ListParagraph"/>
        <w:numPr>
          <w:ilvl w:val="0"/>
          <w:numId w:val="32"/>
        </w:numPr>
        <w:spacing w:line="360" w:lineRule="auto"/>
        <w:ind w:left="1440"/>
        <w:rPr>
          <w:lang w:val="vi-VN"/>
        </w:rPr>
      </w:pPr>
      <w:proofErr w:type="spellStart"/>
      <w:r w:rsidRPr="008B2F81">
        <w:rPr>
          <w:lang w:val="vi-VN"/>
        </w:rPr>
        <w:t>Subjective</w:t>
      </w:r>
      <w:proofErr w:type="spellEnd"/>
      <w:r w:rsidRPr="008B2F81">
        <w:rPr>
          <w:lang w:val="vi-VN"/>
        </w:rPr>
        <w:t xml:space="preserve"> </w:t>
      </w:r>
      <w:proofErr w:type="spellStart"/>
      <w:r w:rsidRPr="008B2F81">
        <w:rPr>
          <w:lang w:val="vi-VN"/>
        </w:rPr>
        <w:t>Question</w:t>
      </w:r>
      <w:proofErr w:type="spellEnd"/>
      <w:r w:rsidRPr="008B2F81">
        <w:rPr>
          <w:lang w:val="vi-VN"/>
        </w:rPr>
        <w:t>: 16607</w:t>
      </w:r>
    </w:p>
    <w:p w14:paraId="6B61DCD8" w14:textId="247A918F" w:rsidR="008B2F81" w:rsidRDefault="008B2F81" w:rsidP="00C872F8">
      <w:pPr>
        <w:pStyle w:val="ListParagraph"/>
        <w:numPr>
          <w:ilvl w:val="0"/>
          <w:numId w:val="32"/>
        </w:numPr>
        <w:spacing w:line="360" w:lineRule="auto"/>
        <w:ind w:left="1440"/>
        <w:rPr>
          <w:lang w:val="vi-VN"/>
        </w:rPr>
      </w:pPr>
      <w:proofErr w:type="spellStart"/>
      <w:r w:rsidRPr="008B2F81">
        <w:rPr>
          <w:lang w:val="vi-VN"/>
        </w:rPr>
        <w:t>Voting</w:t>
      </w:r>
      <w:proofErr w:type="spellEnd"/>
      <w:r w:rsidRPr="008B2F81">
        <w:rPr>
          <w:lang w:val="vi-VN"/>
        </w:rPr>
        <w:t xml:space="preserve"> </w:t>
      </w:r>
      <w:proofErr w:type="spellStart"/>
      <w:r w:rsidRPr="008B2F81">
        <w:rPr>
          <w:lang w:val="vi-VN"/>
        </w:rPr>
        <w:t>Question</w:t>
      </w:r>
      <w:proofErr w:type="spellEnd"/>
      <w:r w:rsidRPr="008B2F81">
        <w:rPr>
          <w:lang w:val="vi-VN"/>
        </w:rPr>
        <w:t>: 355</w:t>
      </w:r>
    </w:p>
    <w:p w14:paraId="5CC3EC11" w14:textId="28D2973B" w:rsidR="008B2F81" w:rsidRPr="00FA1BA5" w:rsidRDefault="00B12C1A" w:rsidP="00C872F8">
      <w:pPr>
        <w:pStyle w:val="ListParagraph"/>
        <w:numPr>
          <w:ilvl w:val="0"/>
          <w:numId w:val="4"/>
        </w:numPr>
        <w:spacing w:line="360" w:lineRule="auto"/>
        <w:rPr>
          <w:b/>
          <w:bCs/>
          <w:lang w:val="vi-VN"/>
        </w:rPr>
      </w:pPr>
      <w:r w:rsidRPr="00FA1BA5">
        <w:rPr>
          <w:b/>
          <w:bCs/>
          <w:lang w:val="vi-VN"/>
        </w:rPr>
        <w:lastRenderedPageBreak/>
        <w:t xml:space="preserve">Nhận xét: </w:t>
      </w:r>
    </w:p>
    <w:p w14:paraId="07716FB0" w14:textId="711F92CD" w:rsidR="00B12C1A" w:rsidRDefault="00B12C1A" w:rsidP="00C872F8">
      <w:pPr>
        <w:pStyle w:val="ListParagraph"/>
        <w:numPr>
          <w:ilvl w:val="0"/>
          <w:numId w:val="33"/>
        </w:numPr>
        <w:spacing w:line="360" w:lineRule="auto"/>
        <w:ind w:left="1080"/>
        <w:rPr>
          <w:lang w:val="vi-VN"/>
        </w:rPr>
      </w:pPr>
      <w:r w:rsidRPr="00B12C1A">
        <w:rPr>
          <w:lang w:val="vi-VN"/>
        </w:rPr>
        <w:t>Tính Đa Dạng Của Bài Tập (</w:t>
      </w:r>
      <w:proofErr w:type="spellStart"/>
      <w:r w:rsidRPr="00B12C1A">
        <w:rPr>
          <w:lang w:val="vi-VN"/>
        </w:rPr>
        <w:t>Typetext</w:t>
      </w:r>
      <w:proofErr w:type="spellEnd"/>
      <w:r w:rsidRPr="00B12C1A">
        <w:rPr>
          <w:lang w:val="vi-VN"/>
        </w:rPr>
        <w:t>):</w:t>
      </w:r>
    </w:p>
    <w:p w14:paraId="48128AB2" w14:textId="77777777" w:rsidR="00FA1BA5" w:rsidRPr="00FA1BA5" w:rsidRDefault="00FA1BA5" w:rsidP="002B7361">
      <w:pPr>
        <w:pStyle w:val="ListParagraph"/>
        <w:numPr>
          <w:ilvl w:val="0"/>
          <w:numId w:val="34"/>
        </w:numPr>
        <w:tabs>
          <w:tab w:val="left" w:pos="990"/>
        </w:tabs>
        <w:spacing w:line="360" w:lineRule="auto"/>
        <w:ind w:left="1350"/>
        <w:jc w:val="both"/>
        <w:rPr>
          <w:lang w:val="vi-VN"/>
        </w:rPr>
      </w:pPr>
      <w:r w:rsidRPr="00FA1BA5">
        <w:rPr>
          <w:lang w:val="vi-VN"/>
        </w:rPr>
        <w:t xml:space="preserve">Ảnh hưởng đến kỹ năng cần thiết: Việc có nhiều loại bài tập khác nhau như </w:t>
      </w:r>
      <w:proofErr w:type="spellStart"/>
      <w:r w:rsidRPr="00FA1BA5">
        <w:rPr>
          <w:lang w:val="vi-VN"/>
        </w:rPr>
        <w:t>Single</w:t>
      </w:r>
      <w:proofErr w:type="spellEnd"/>
      <w:r w:rsidRPr="00FA1BA5">
        <w:rPr>
          <w:lang w:val="vi-VN"/>
        </w:rPr>
        <w:t xml:space="preserve"> </w:t>
      </w:r>
      <w:proofErr w:type="spellStart"/>
      <w:r w:rsidRPr="00FA1BA5">
        <w:rPr>
          <w:lang w:val="vi-VN"/>
        </w:rPr>
        <w:t>Choice</w:t>
      </w:r>
      <w:proofErr w:type="spellEnd"/>
      <w:r w:rsidRPr="00FA1BA5">
        <w:rPr>
          <w:lang w:val="vi-VN"/>
        </w:rPr>
        <w:t xml:space="preserve"> </w:t>
      </w:r>
      <w:proofErr w:type="spellStart"/>
      <w:r w:rsidRPr="00FA1BA5">
        <w:rPr>
          <w:lang w:val="vi-VN"/>
        </w:rPr>
        <w:t>Question</w:t>
      </w:r>
      <w:proofErr w:type="spellEnd"/>
      <w:r w:rsidRPr="00FA1BA5">
        <w:rPr>
          <w:lang w:val="vi-VN"/>
        </w:rPr>
        <w:t xml:space="preserve">, </w:t>
      </w:r>
      <w:proofErr w:type="spellStart"/>
      <w:r w:rsidRPr="00FA1BA5">
        <w:rPr>
          <w:lang w:val="vi-VN"/>
        </w:rPr>
        <w:t>Multiple</w:t>
      </w:r>
      <w:proofErr w:type="spellEnd"/>
      <w:r w:rsidRPr="00FA1BA5">
        <w:rPr>
          <w:lang w:val="vi-VN"/>
        </w:rPr>
        <w:t xml:space="preserve"> </w:t>
      </w:r>
      <w:proofErr w:type="spellStart"/>
      <w:r w:rsidRPr="00FA1BA5">
        <w:rPr>
          <w:lang w:val="vi-VN"/>
        </w:rPr>
        <w:t>Choice</w:t>
      </w:r>
      <w:proofErr w:type="spellEnd"/>
      <w:r w:rsidRPr="00FA1BA5">
        <w:rPr>
          <w:lang w:val="vi-VN"/>
        </w:rPr>
        <w:t xml:space="preserve"> </w:t>
      </w:r>
      <w:proofErr w:type="spellStart"/>
      <w:r w:rsidRPr="00FA1BA5">
        <w:rPr>
          <w:lang w:val="vi-VN"/>
        </w:rPr>
        <w:t>Question</w:t>
      </w:r>
      <w:proofErr w:type="spellEnd"/>
      <w:r w:rsidRPr="00FA1BA5">
        <w:rPr>
          <w:lang w:val="vi-VN"/>
        </w:rPr>
        <w:t xml:space="preserve">, </w:t>
      </w:r>
      <w:proofErr w:type="spellStart"/>
      <w:r w:rsidRPr="00FA1BA5">
        <w:rPr>
          <w:lang w:val="vi-VN"/>
        </w:rPr>
        <w:t>Fill</w:t>
      </w:r>
      <w:proofErr w:type="spellEnd"/>
      <w:r w:rsidRPr="00FA1BA5">
        <w:rPr>
          <w:lang w:val="vi-VN"/>
        </w:rPr>
        <w:t xml:space="preserve"> in the </w:t>
      </w:r>
      <w:proofErr w:type="spellStart"/>
      <w:r w:rsidRPr="00FA1BA5">
        <w:rPr>
          <w:lang w:val="vi-VN"/>
        </w:rPr>
        <w:t>Blanks</w:t>
      </w:r>
      <w:proofErr w:type="spellEnd"/>
      <w:r w:rsidRPr="00FA1BA5">
        <w:rPr>
          <w:lang w:val="vi-VN"/>
        </w:rPr>
        <w:t xml:space="preserve">, </w:t>
      </w:r>
      <w:proofErr w:type="spellStart"/>
      <w:r w:rsidRPr="00FA1BA5">
        <w:rPr>
          <w:lang w:val="vi-VN"/>
        </w:rPr>
        <w:t>True</w:t>
      </w:r>
      <w:proofErr w:type="spellEnd"/>
      <w:r w:rsidRPr="00FA1BA5">
        <w:rPr>
          <w:lang w:val="vi-VN"/>
        </w:rPr>
        <w:t>/</w:t>
      </w:r>
      <w:proofErr w:type="spellStart"/>
      <w:r w:rsidRPr="00FA1BA5">
        <w:rPr>
          <w:lang w:val="vi-VN"/>
        </w:rPr>
        <w:t>False</w:t>
      </w:r>
      <w:proofErr w:type="spellEnd"/>
      <w:r w:rsidRPr="00FA1BA5">
        <w:rPr>
          <w:lang w:val="vi-VN"/>
        </w:rPr>
        <w:t xml:space="preserve">, và </w:t>
      </w:r>
      <w:proofErr w:type="spellStart"/>
      <w:r w:rsidRPr="00FA1BA5">
        <w:rPr>
          <w:lang w:val="vi-VN"/>
        </w:rPr>
        <w:t>Subjective</w:t>
      </w:r>
      <w:proofErr w:type="spellEnd"/>
      <w:r w:rsidRPr="00FA1BA5">
        <w:rPr>
          <w:lang w:val="vi-VN"/>
        </w:rPr>
        <w:t xml:space="preserve"> </w:t>
      </w:r>
      <w:proofErr w:type="spellStart"/>
      <w:r w:rsidRPr="00FA1BA5">
        <w:rPr>
          <w:lang w:val="vi-VN"/>
        </w:rPr>
        <w:t>Question</w:t>
      </w:r>
      <w:proofErr w:type="spellEnd"/>
      <w:r w:rsidRPr="00FA1BA5">
        <w:rPr>
          <w:lang w:val="vi-VN"/>
        </w:rPr>
        <w:t xml:space="preserve"> tạo ra một môi trường học tập phong phú, yêu cầu học sinh vận dụng nhiều kỹ năng khác nhau. Để hoàn thành khóa học, học sinh phải có khả năng trả lời không chỉ những câu hỏi có tính khách quan mà còn cả các bài tự luận, phức tạp hơn.</w:t>
      </w:r>
    </w:p>
    <w:p w14:paraId="28FA4768" w14:textId="0A5FB758" w:rsidR="00FA1BA5" w:rsidRDefault="00FA1BA5" w:rsidP="002B7361">
      <w:pPr>
        <w:pStyle w:val="ListParagraph"/>
        <w:numPr>
          <w:ilvl w:val="0"/>
          <w:numId w:val="34"/>
        </w:numPr>
        <w:tabs>
          <w:tab w:val="left" w:pos="990"/>
        </w:tabs>
        <w:spacing w:line="360" w:lineRule="auto"/>
        <w:ind w:left="1350"/>
        <w:jc w:val="both"/>
        <w:rPr>
          <w:lang w:val="vi-VN"/>
        </w:rPr>
      </w:pPr>
      <w:r w:rsidRPr="00FA1BA5">
        <w:rPr>
          <w:lang w:val="vi-VN"/>
        </w:rPr>
        <w:t xml:space="preserve">Khả năng nắm bắt kiến thức: Các dạng câu hỏi trắc nghiệm (như </w:t>
      </w:r>
      <w:proofErr w:type="spellStart"/>
      <w:r w:rsidRPr="00FA1BA5">
        <w:rPr>
          <w:lang w:val="vi-VN"/>
        </w:rPr>
        <w:t>Single</w:t>
      </w:r>
      <w:proofErr w:type="spellEnd"/>
      <w:r w:rsidRPr="00FA1BA5">
        <w:rPr>
          <w:lang w:val="vi-VN"/>
        </w:rPr>
        <w:t xml:space="preserve"> </w:t>
      </w:r>
      <w:proofErr w:type="spellStart"/>
      <w:r w:rsidRPr="00FA1BA5">
        <w:rPr>
          <w:lang w:val="vi-VN"/>
        </w:rPr>
        <w:t>Choice</w:t>
      </w:r>
      <w:proofErr w:type="spellEnd"/>
      <w:r w:rsidRPr="00FA1BA5">
        <w:rPr>
          <w:lang w:val="vi-VN"/>
        </w:rPr>
        <w:t xml:space="preserve"> và </w:t>
      </w:r>
      <w:proofErr w:type="spellStart"/>
      <w:r w:rsidRPr="00FA1BA5">
        <w:rPr>
          <w:lang w:val="vi-VN"/>
        </w:rPr>
        <w:t>Multiple</w:t>
      </w:r>
      <w:proofErr w:type="spellEnd"/>
      <w:r w:rsidRPr="00FA1BA5">
        <w:rPr>
          <w:lang w:val="vi-VN"/>
        </w:rPr>
        <w:t xml:space="preserve"> </w:t>
      </w:r>
      <w:proofErr w:type="spellStart"/>
      <w:r w:rsidRPr="00FA1BA5">
        <w:rPr>
          <w:lang w:val="vi-VN"/>
        </w:rPr>
        <w:t>Choice</w:t>
      </w:r>
      <w:proofErr w:type="spellEnd"/>
      <w:r w:rsidRPr="00FA1BA5">
        <w:rPr>
          <w:lang w:val="vi-VN"/>
        </w:rPr>
        <w:t>) thường kiểm tra kiến thức cơ bản, trong khi dạng tự luận giúp đánh giá khả năng hiểu sâu và phân tích vấn đề. Nếu phần lớn bài tập là trắc nghiệm, học sinh có thể hoàn thành khóa học với kiến thức nông. Ngược lại, với nhiều câu hỏi tự luận, học sinh có thể cảm thấy khó khăn hơn nhưng lại có cái nhìn sâu hơn về nội dung học.</w:t>
      </w:r>
    </w:p>
    <w:p w14:paraId="4A2FCF50" w14:textId="1FED4DD9" w:rsidR="00B12C1A" w:rsidRDefault="00B12C1A" w:rsidP="00C872F8">
      <w:pPr>
        <w:pStyle w:val="ListParagraph"/>
        <w:numPr>
          <w:ilvl w:val="0"/>
          <w:numId w:val="33"/>
        </w:numPr>
        <w:spacing w:line="360" w:lineRule="auto"/>
        <w:ind w:left="1080"/>
        <w:rPr>
          <w:lang w:val="vi-VN"/>
        </w:rPr>
      </w:pPr>
      <w:r w:rsidRPr="00B12C1A">
        <w:rPr>
          <w:lang w:val="vi-VN"/>
        </w:rPr>
        <w:t>Độ Phức Tạp và Phân Nhóm Bài Tập (</w:t>
      </w:r>
      <w:proofErr w:type="spellStart"/>
      <w:r w:rsidRPr="00B12C1A">
        <w:rPr>
          <w:lang w:val="vi-VN"/>
        </w:rPr>
        <w:t>exercise_id</w:t>
      </w:r>
      <w:proofErr w:type="spellEnd"/>
      <w:r w:rsidRPr="00B12C1A">
        <w:rPr>
          <w:lang w:val="vi-VN"/>
        </w:rPr>
        <w:t>):</w:t>
      </w:r>
    </w:p>
    <w:p w14:paraId="1D6E4634" w14:textId="77777777" w:rsidR="005300FC" w:rsidRPr="005300FC" w:rsidRDefault="005300FC" w:rsidP="002B7361">
      <w:pPr>
        <w:pStyle w:val="ListParagraph"/>
        <w:numPr>
          <w:ilvl w:val="0"/>
          <w:numId w:val="35"/>
        </w:numPr>
        <w:spacing w:line="360" w:lineRule="auto"/>
        <w:ind w:left="1440"/>
        <w:jc w:val="both"/>
        <w:rPr>
          <w:lang w:val="vi-VN"/>
        </w:rPr>
      </w:pPr>
      <w:r w:rsidRPr="005300FC">
        <w:rPr>
          <w:lang w:val="vi-VN"/>
        </w:rPr>
        <w:t xml:space="preserve">Mức độ thử thách theo nhóm: Các bài tập có thể được tổ chức theo nhóm </w:t>
      </w:r>
      <w:proofErr w:type="spellStart"/>
      <w:r w:rsidRPr="005300FC">
        <w:rPr>
          <w:lang w:val="vi-VN"/>
        </w:rPr>
        <w:t>exercise_id</w:t>
      </w:r>
      <w:proofErr w:type="spellEnd"/>
      <w:r w:rsidRPr="005300FC">
        <w:rPr>
          <w:lang w:val="vi-VN"/>
        </w:rPr>
        <w:t>, có nghĩa là một nhóm bài tập có thể đi theo một chủ đề hoặc nội dung cụ thể. Nếu một nhóm có các câu hỏi phức tạp, nó có thể ảnh hưởng đến tốc độ hoàn thành của học sinh.</w:t>
      </w:r>
    </w:p>
    <w:p w14:paraId="5639B99C" w14:textId="2A87FD74" w:rsidR="005300FC" w:rsidRDefault="005300FC" w:rsidP="002B7361">
      <w:pPr>
        <w:pStyle w:val="ListParagraph"/>
        <w:numPr>
          <w:ilvl w:val="0"/>
          <w:numId w:val="35"/>
        </w:numPr>
        <w:spacing w:line="360" w:lineRule="auto"/>
        <w:ind w:left="1440"/>
        <w:jc w:val="both"/>
        <w:rPr>
          <w:lang w:val="vi-VN"/>
        </w:rPr>
      </w:pPr>
      <w:r w:rsidRPr="005300FC">
        <w:rPr>
          <w:lang w:val="vi-VN"/>
        </w:rPr>
        <w:t>Phân bổ bài tập theo nhóm: Nếu bài tập trong một nhóm đều có độ khó cao hoặc yêu cầu kiến thức sâu, học sinh có thể cần nhiều thời gian hơn để hoàn thành, dẫn đến tỷ lệ hoàn thành khóa học thấp hơn. Ngược lại, nếu bài tập trong nhóm được phân bổ hợp lý từ dễ đến khó, học sinh có thể cảm thấy động lực hơn và có khả năng hoàn thành khóa học cao hơn.</w:t>
      </w:r>
    </w:p>
    <w:p w14:paraId="69A1171B" w14:textId="7B2B5342" w:rsidR="00B12C1A" w:rsidRDefault="00FA1BA5" w:rsidP="00C872F8">
      <w:pPr>
        <w:pStyle w:val="ListParagraph"/>
        <w:numPr>
          <w:ilvl w:val="0"/>
          <w:numId w:val="33"/>
        </w:numPr>
        <w:spacing w:line="360" w:lineRule="auto"/>
        <w:ind w:left="1080"/>
        <w:rPr>
          <w:lang w:val="vi-VN"/>
        </w:rPr>
      </w:pPr>
      <w:r w:rsidRPr="00FA1BA5">
        <w:rPr>
          <w:lang w:val="vi-VN"/>
        </w:rPr>
        <w:t>Mức Độ Tương Quan Giữa Các Nhóm Bài Tập:</w:t>
      </w:r>
    </w:p>
    <w:p w14:paraId="7DDF1392" w14:textId="01250C05" w:rsidR="005300FC" w:rsidRDefault="005300FC" w:rsidP="002B7361">
      <w:pPr>
        <w:pStyle w:val="ListParagraph"/>
        <w:numPr>
          <w:ilvl w:val="0"/>
          <w:numId w:val="36"/>
        </w:numPr>
        <w:spacing w:line="360" w:lineRule="auto"/>
        <w:ind w:left="1440"/>
        <w:jc w:val="both"/>
        <w:rPr>
          <w:lang w:val="vi-VN"/>
        </w:rPr>
      </w:pPr>
      <w:r w:rsidRPr="005300FC">
        <w:rPr>
          <w:lang w:val="vi-VN"/>
        </w:rPr>
        <w:t xml:space="preserve">Nếu các bài tập trong từng </w:t>
      </w:r>
      <w:proofErr w:type="spellStart"/>
      <w:r w:rsidRPr="005300FC">
        <w:rPr>
          <w:lang w:val="vi-VN"/>
        </w:rPr>
        <w:t>exercise_id</w:t>
      </w:r>
      <w:proofErr w:type="spellEnd"/>
      <w:r w:rsidRPr="005300FC">
        <w:rPr>
          <w:lang w:val="vi-VN"/>
        </w:rPr>
        <w:t xml:space="preserve"> có liên quan đến nhau về nội dung, học sinh sẽ dễ dàng kết nối các kiến thức lại với nhau, giúp học nhanh và củng cố kiến thức theo từng phần. Ngược lại, nếu các bài tập thiếu sự liên kết, học sinh </w:t>
      </w:r>
      <w:r w:rsidRPr="005300FC">
        <w:rPr>
          <w:lang w:val="vi-VN"/>
        </w:rPr>
        <w:lastRenderedPageBreak/>
        <w:t>có thể gặp khó khăn khi hoàn thành khóa học, do họ phải học nhiều phần kiến thức rời rạc mà không thấy mối liên hệ giữa chúng.</w:t>
      </w:r>
    </w:p>
    <w:p w14:paraId="5E067D5F" w14:textId="7EB06D32" w:rsidR="00FA1BA5" w:rsidRDefault="00FA1BA5" w:rsidP="00C872F8">
      <w:pPr>
        <w:pStyle w:val="ListParagraph"/>
        <w:numPr>
          <w:ilvl w:val="0"/>
          <w:numId w:val="33"/>
        </w:numPr>
        <w:spacing w:line="360" w:lineRule="auto"/>
        <w:ind w:left="1080"/>
        <w:rPr>
          <w:lang w:val="vi-VN"/>
        </w:rPr>
      </w:pPr>
      <w:r w:rsidRPr="00FA1BA5">
        <w:rPr>
          <w:lang w:val="vi-VN"/>
        </w:rPr>
        <w:t>Tỷ Lệ Các Loại Câu Hỏi Và Động Lực Học Tập:</w:t>
      </w:r>
    </w:p>
    <w:p w14:paraId="10E6ED53" w14:textId="77777777" w:rsidR="00F94AB4" w:rsidRPr="00F94AB4" w:rsidRDefault="00F94AB4" w:rsidP="002B7361">
      <w:pPr>
        <w:pStyle w:val="ListParagraph"/>
        <w:numPr>
          <w:ilvl w:val="0"/>
          <w:numId w:val="37"/>
        </w:numPr>
        <w:spacing w:line="360" w:lineRule="auto"/>
        <w:ind w:left="1440"/>
        <w:jc w:val="both"/>
        <w:rPr>
          <w:lang w:val="vi-VN"/>
        </w:rPr>
      </w:pPr>
      <w:r w:rsidRPr="00F94AB4">
        <w:rPr>
          <w:lang w:val="vi-VN"/>
        </w:rPr>
        <w:t>Khi phần lớn câu hỏi là dạng trắc nghiệm, học sinh có thể cảm thấy ít áp lực hơn, từ đó tỷ lệ hoàn thành có thể cao hơn. Tuy nhiên, nếu khóa học chủ yếu là các câu hỏi tự luận hay phức tạp, điều này có thể khiến học sinh nản lòng và giảm tỷ lệ hoàn thành.</w:t>
      </w:r>
    </w:p>
    <w:p w14:paraId="58C6737A" w14:textId="062B3630" w:rsidR="005300FC" w:rsidRPr="00B12C1A" w:rsidRDefault="00F94AB4" w:rsidP="002B7361">
      <w:pPr>
        <w:pStyle w:val="ListParagraph"/>
        <w:numPr>
          <w:ilvl w:val="0"/>
          <w:numId w:val="37"/>
        </w:numPr>
        <w:spacing w:line="360" w:lineRule="auto"/>
        <w:ind w:left="1440"/>
        <w:jc w:val="both"/>
        <w:rPr>
          <w:lang w:val="vi-VN"/>
        </w:rPr>
      </w:pPr>
      <w:r w:rsidRPr="00F94AB4">
        <w:rPr>
          <w:lang w:val="vi-VN"/>
        </w:rPr>
        <w:t>Đồng thời, sự cân bằng giữa các loại câu hỏi sẽ giúp giữ sự hứng thú của học sinh, khiến họ ít cảm thấy nhàm chán hoặc quá tải. Tỷ lệ hoàn thành có thể cao hơn nếu học sinh được trải nghiệm một khóa học có cấu trúc bài tập đa dạng và được thử thách một cách hợp lý.</w:t>
      </w:r>
    </w:p>
    <w:p w14:paraId="3EBD36D0" w14:textId="0FD44D97" w:rsidR="008B2F81" w:rsidRPr="00F94AB4" w:rsidRDefault="00F94AB4" w:rsidP="00C872F8">
      <w:pPr>
        <w:pStyle w:val="ListParagraph"/>
        <w:numPr>
          <w:ilvl w:val="0"/>
          <w:numId w:val="38"/>
        </w:numPr>
        <w:spacing w:line="360" w:lineRule="auto"/>
        <w:rPr>
          <w:rFonts w:eastAsiaTheme="majorEastAsia" w:cstheme="majorBidi"/>
          <w:bCs/>
          <w:color w:val="000000" w:themeColor="text1"/>
          <w:szCs w:val="40"/>
          <w:lang w:val="vi-VN"/>
        </w:rPr>
      </w:pPr>
      <w:r>
        <w:rPr>
          <w:rFonts w:eastAsiaTheme="majorEastAsia" w:cstheme="majorBidi"/>
          <w:b/>
          <w:color w:val="000000" w:themeColor="text1"/>
          <w:szCs w:val="40"/>
          <w:lang w:val="vi-VN"/>
        </w:rPr>
        <w:t xml:space="preserve">Kết luận: </w:t>
      </w:r>
      <w:r w:rsidRPr="00F94AB4">
        <w:rPr>
          <w:rFonts w:eastAsiaTheme="majorEastAsia" w:cstheme="majorBidi"/>
          <w:bCs/>
          <w:color w:val="000000" w:themeColor="text1"/>
          <w:szCs w:val="40"/>
          <w:lang w:val="vi-VN"/>
        </w:rPr>
        <w:t>Cấu trúc của các bài tập và tính đa dạng của chúng có thể ảnh hưởng đến tỷ lệ hoàn thành khóa học. Một khóa học với các bài tập đa dạng, được phân nhóm hợp lý và có tính thử thách sẽ giúp học sinh học tập hiệu quả hơn và có thể dẫn đến tỷ lệ hoàn thành cao hơn. Ngược lại, nếu bài tập quá khó hoặc thiếu sự liên kết, học sinh có thể mất động lực và dễ dàng bỏ cuộc.</w:t>
      </w:r>
    </w:p>
    <w:p w14:paraId="097AB2C5" w14:textId="77777777" w:rsidR="00E40B91" w:rsidRDefault="00E40B91">
      <w:pPr>
        <w:ind w:left="0"/>
        <w:rPr>
          <w:rFonts w:eastAsiaTheme="majorEastAsia" w:cstheme="majorBidi"/>
          <w:b/>
          <w:color w:val="000000" w:themeColor="text1"/>
          <w:szCs w:val="40"/>
          <w:lang w:val="vi-VN"/>
        </w:rPr>
      </w:pPr>
      <w:r>
        <w:rPr>
          <w:lang w:val="vi-VN"/>
        </w:rPr>
        <w:br w:type="page"/>
      </w:r>
    </w:p>
    <w:p w14:paraId="2516E174" w14:textId="430DF4F2" w:rsidR="00D73F56" w:rsidRDefault="00D73F56" w:rsidP="00D73F56">
      <w:pPr>
        <w:pStyle w:val="Heading1"/>
        <w:rPr>
          <w:lang w:val="vi-VN"/>
        </w:rPr>
      </w:pPr>
      <w:bookmarkStart w:id="20" w:name="_Toc184761361"/>
      <w:r>
        <w:rPr>
          <w:lang w:val="vi-VN"/>
        </w:rPr>
        <w:lastRenderedPageBreak/>
        <w:t>CHƯƠNG 3: PHƯƠNG PHÁP ĐỀ XUẤT</w:t>
      </w:r>
      <w:bookmarkEnd w:id="20"/>
    </w:p>
    <w:p w14:paraId="472C507A" w14:textId="6BB9E74B" w:rsidR="0044126A" w:rsidRDefault="00096A94" w:rsidP="007940AB">
      <w:pPr>
        <w:pStyle w:val="Heading2"/>
        <w:numPr>
          <w:ilvl w:val="1"/>
          <w:numId w:val="3"/>
        </w:numPr>
        <w:jc w:val="both"/>
      </w:pPr>
      <w:bookmarkStart w:id="21" w:name="_Toc184761362"/>
      <w:r w:rsidRPr="00096A94">
        <w:t xml:space="preserve">Các bước thực hiện tổng quan từ </w:t>
      </w:r>
      <w:proofErr w:type="spellStart"/>
      <w:r w:rsidRPr="00096A94">
        <w:t>input</w:t>
      </w:r>
      <w:proofErr w:type="spellEnd"/>
      <w:r w:rsidRPr="00096A94">
        <w:t xml:space="preserve"> đến </w:t>
      </w:r>
      <w:proofErr w:type="spellStart"/>
      <w:r w:rsidRPr="00096A94">
        <w:t>output</w:t>
      </w:r>
      <w:proofErr w:type="spellEnd"/>
      <w:r w:rsidRPr="00096A94">
        <w:t xml:space="preserve"> của bài toán</w:t>
      </w:r>
      <w:r w:rsidR="006B11BF">
        <w:t>:</w:t>
      </w:r>
      <w:bookmarkEnd w:id="21"/>
      <w:r w:rsidR="006B11BF">
        <w:t xml:space="preserve"> </w:t>
      </w:r>
    </w:p>
    <w:p w14:paraId="362313A6" w14:textId="77777777" w:rsidR="00454E3B" w:rsidRPr="00902F0B" w:rsidRDefault="00454E3B" w:rsidP="008740F8">
      <w:pPr>
        <w:jc w:val="both"/>
        <w:rPr>
          <w:rFonts w:cs="Times New Roman"/>
          <w:b/>
          <w:szCs w:val="26"/>
          <w:lang w:val="vi-VN"/>
        </w:rPr>
      </w:pPr>
      <w:r w:rsidRPr="00902F0B">
        <w:rPr>
          <w:rFonts w:cs="Times New Roman"/>
          <w:b/>
          <w:szCs w:val="26"/>
          <w:lang w:val="vi-VN"/>
        </w:rPr>
        <w:t>Bước 1: Chuẩn Bị Bộ Dữ Liệu</w:t>
      </w:r>
    </w:p>
    <w:p w14:paraId="69BF53A2" w14:textId="77777777" w:rsidR="00EC634F" w:rsidRPr="00EC634F" w:rsidRDefault="00454E3B" w:rsidP="00EC634F">
      <w:pPr>
        <w:pStyle w:val="ListParagraph"/>
        <w:numPr>
          <w:ilvl w:val="0"/>
          <w:numId w:val="33"/>
        </w:numPr>
        <w:spacing w:line="360" w:lineRule="auto"/>
        <w:ind w:left="1170"/>
        <w:jc w:val="both"/>
        <w:rPr>
          <w:rFonts w:cs="Times New Roman"/>
          <w:szCs w:val="26"/>
          <w:lang w:val="vi-VN"/>
        </w:rPr>
      </w:pPr>
      <w:r w:rsidRPr="00EC634F">
        <w:rPr>
          <w:rFonts w:cs="Times New Roman"/>
          <w:b/>
          <w:szCs w:val="26"/>
          <w:lang w:val="vi-VN"/>
        </w:rPr>
        <w:t>Mục tiêu</w:t>
      </w:r>
      <w:r w:rsidRPr="00EC634F">
        <w:rPr>
          <w:rFonts w:cs="Times New Roman"/>
          <w:szCs w:val="26"/>
          <w:lang w:val="vi-VN"/>
        </w:rPr>
        <w:t xml:space="preserve">: Tập hợp các bảng dữ liệu cần thiết từ bộ dữ liệu </w:t>
      </w:r>
      <w:proofErr w:type="spellStart"/>
      <w:r w:rsidRPr="00EC634F">
        <w:rPr>
          <w:rFonts w:cs="Times New Roman"/>
          <w:szCs w:val="26"/>
          <w:lang w:val="vi-VN"/>
        </w:rPr>
        <w:t>MOOCCubeX</w:t>
      </w:r>
      <w:proofErr w:type="spellEnd"/>
      <w:r w:rsidRPr="00EC634F">
        <w:rPr>
          <w:rFonts w:cs="Times New Roman"/>
          <w:szCs w:val="26"/>
          <w:lang w:val="vi-VN"/>
        </w:rPr>
        <w:t>.</w:t>
      </w:r>
    </w:p>
    <w:p w14:paraId="26162D0E" w14:textId="18C57251" w:rsidR="00454E3B" w:rsidRPr="00EC634F" w:rsidRDefault="00454E3B" w:rsidP="00EC634F">
      <w:pPr>
        <w:pStyle w:val="ListParagraph"/>
        <w:numPr>
          <w:ilvl w:val="0"/>
          <w:numId w:val="33"/>
        </w:numPr>
        <w:spacing w:line="360" w:lineRule="auto"/>
        <w:ind w:left="1170"/>
        <w:jc w:val="both"/>
        <w:rPr>
          <w:rFonts w:cs="Times New Roman"/>
          <w:szCs w:val="26"/>
          <w:lang w:val="vi-VN"/>
        </w:rPr>
      </w:pPr>
      <w:r w:rsidRPr="00EC634F">
        <w:rPr>
          <w:rFonts w:cs="Times New Roman"/>
          <w:b/>
          <w:bCs/>
          <w:szCs w:val="26"/>
        </w:rPr>
        <w:t>Input</w:t>
      </w:r>
      <w:r w:rsidRPr="00EC634F">
        <w:rPr>
          <w:rFonts w:cs="Times New Roman"/>
          <w:szCs w:val="26"/>
        </w:rPr>
        <w:t>:</w:t>
      </w:r>
      <w:r w:rsidR="00F45F23" w:rsidRPr="00EC634F">
        <w:rPr>
          <w:rFonts w:cs="Times New Roman"/>
          <w:szCs w:val="26"/>
          <w:lang w:val="vi-VN"/>
        </w:rPr>
        <w:t xml:space="preserve"> bộ dữ liệu </w:t>
      </w:r>
    </w:p>
    <w:p w14:paraId="048A5BB4" w14:textId="77777777" w:rsidR="00454E3B" w:rsidRPr="009A4C8F" w:rsidRDefault="00454E3B" w:rsidP="00EC634F">
      <w:pPr>
        <w:ind w:left="810"/>
        <w:jc w:val="both"/>
        <w:rPr>
          <w:rFonts w:cs="Times New Roman"/>
          <w:b/>
          <w:bCs/>
          <w:szCs w:val="26"/>
        </w:rPr>
      </w:pPr>
      <w:proofErr w:type="spellStart"/>
      <w:r w:rsidRPr="009A4C8F">
        <w:rPr>
          <w:rFonts w:cs="Times New Roman"/>
          <w:b/>
          <w:bCs/>
          <w:szCs w:val="26"/>
        </w:rPr>
        <w:t>Bước</w:t>
      </w:r>
      <w:proofErr w:type="spellEnd"/>
      <w:r w:rsidRPr="009A4C8F">
        <w:rPr>
          <w:rFonts w:cs="Times New Roman"/>
          <w:b/>
          <w:bCs/>
          <w:szCs w:val="26"/>
        </w:rPr>
        <w:t xml:space="preserve"> 2: </w:t>
      </w:r>
      <w:proofErr w:type="spellStart"/>
      <w:r w:rsidRPr="009A4C8F">
        <w:rPr>
          <w:rFonts w:cs="Times New Roman"/>
          <w:b/>
          <w:bCs/>
          <w:szCs w:val="26"/>
        </w:rPr>
        <w:t>Tiền</w:t>
      </w:r>
      <w:proofErr w:type="spellEnd"/>
      <w:r w:rsidRPr="009A4C8F">
        <w:rPr>
          <w:rFonts w:cs="Times New Roman"/>
          <w:b/>
          <w:bCs/>
          <w:szCs w:val="26"/>
        </w:rPr>
        <w:t xml:space="preserve"> </w:t>
      </w:r>
      <w:proofErr w:type="spellStart"/>
      <w:r w:rsidRPr="009A4C8F">
        <w:rPr>
          <w:rFonts w:cs="Times New Roman"/>
          <w:b/>
          <w:bCs/>
          <w:szCs w:val="26"/>
        </w:rPr>
        <w:t>Xử</w:t>
      </w:r>
      <w:proofErr w:type="spellEnd"/>
      <w:r w:rsidRPr="009A4C8F">
        <w:rPr>
          <w:rFonts w:cs="Times New Roman"/>
          <w:b/>
          <w:bCs/>
          <w:szCs w:val="26"/>
        </w:rPr>
        <w:t xml:space="preserve"> Lý </w:t>
      </w:r>
      <w:proofErr w:type="spellStart"/>
      <w:r w:rsidRPr="009A4C8F">
        <w:rPr>
          <w:rFonts w:cs="Times New Roman"/>
          <w:b/>
          <w:bCs/>
          <w:szCs w:val="26"/>
        </w:rPr>
        <w:t>Dữ</w:t>
      </w:r>
      <w:proofErr w:type="spellEnd"/>
      <w:r w:rsidRPr="009A4C8F">
        <w:rPr>
          <w:rFonts w:cs="Times New Roman"/>
          <w:b/>
          <w:bCs/>
          <w:szCs w:val="26"/>
        </w:rPr>
        <w:t xml:space="preserve"> Liệu</w:t>
      </w:r>
    </w:p>
    <w:p w14:paraId="4D4A0B52" w14:textId="77777777" w:rsidR="00EC634F" w:rsidRDefault="00454E3B" w:rsidP="00EC634F">
      <w:pPr>
        <w:pStyle w:val="ListParagraph"/>
        <w:numPr>
          <w:ilvl w:val="0"/>
          <w:numId w:val="99"/>
        </w:numPr>
        <w:spacing w:line="360" w:lineRule="auto"/>
        <w:jc w:val="both"/>
        <w:rPr>
          <w:rFonts w:cs="Times New Roman"/>
          <w:szCs w:val="26"/>
        </w:rPr>
      </w:pPr>
      <w:proofErr w:type="spellStart"/>
      <w:r w:rsidRPr="00EC634F">
        <w:rPr>
          <w:rFonts w:cs="Times New Roman"/>
          <w:b/>
          <w:bCs/>
          <w:szCs w:val="26"/>
        </w:rPr>
        <w:t>Mục</w:t>
      </w:r>
      <w:proofErr w:type="spellEnd"/>
      <w:r w:rsidRPr="00EC634F">
        <w:rPr>
          <w:rFonts w:cs="Times New Roman"/>
          <w:b/>
          <w:bCs/>
          <w:szCs w:val="26"/>
        </w:rPr>
        <w:t xml:space="preserve"> </w:t>
      </w:r>
      <w:proofErr w:type="spellStart"/>
      <w:r w:rsidRPr="00EC634F">
        <w:rPr>
          <w:rFonts w:cs="Times New Roman"/>
          <w:b/>
          <w:bCs/>
          <w:szCs w:val="26"/>
        </w:rPr>
        <w:t>tiêu</w:t>
      </w:r>
      <w:proofErr w:type="spellEnd"/>
      <w:r w:rsidRPr="00EC634F">
        <w:rPr>
          <w:rFonts w:cs="Times New Roman"/>
          <w:szCs w:val="26"/>
        </w:rPr>
        <w:t xml:space="preserve">: </w:t>
      </w:r>
      <w:proofErr w:type="spellStart"/>
      <w:r w:rsidRPr="00EC634F">
        <w:rPr>
          <w:rFonts w:cs="Times New Roman"/>
          <w:szCs w:val="26"/>
        </w:rPr>
        <w:t>Làm</w:t>
      </w:r>
      <w:proofErr w:type="spellEnd"/>
      <w:r w:rsidRPr="00EC634F">
        <w:rPr>
          <w:rFonts w:cs="Times New Roman"/>
          <w:szCs w:val="26"/>
        </w:rPr>
        <w:t xml:space="preserve"> </w:t>
      </w:r>
      <w:proofErr w:type="spellStart"/>
      <w:r w:rsidRPr="00EC634F">
        <w:rPr>
          <w:rFonts w:cs="Times New Roman"/>
          <w:szCs w:val="26"/>
        </w:rPr>
        <w:t>sạch</w:t>
      </w:r>
      <w:proofErr w:type="spellEnd"/>
      <w:r w:rsidRPr="00EC634F">
        <w:rPr>
          <w:rFonts w:cs="Times New Roman"/>
          <w:szCs w:val="26"/>
        </w:rPr>
        <w:t xml:space="preserve"> </w:t>
      </w:r>
      <w:proofErr w:type="spellStart"/>
      <w:r w:rsidRPr="00EC634F">
        <w:rPr>
          <w:rFonts w:cs="Times New Roman"/>
          <w:szCs w:val="26"/>
        </w:rPr>
        <w:t>dữ</w:t>
      </w:r>
      <w:proofErr w:type="spellEnd"/>
      <w:r w:rsidRPr="00EC634F">
        <w:rPr>
          <w:rFonts w:cs="Times New Roman"/>
          <w:szCs w:val="26"/>
        </w:rPr>
        <w:t xml:space="preserve"> </w:t>
      </w:r>
      <w:proofErr w:type="spellStart"/>
      <w:r w:rsidRPr="00EC634F">
        <w:rPr>
          <w:rFonts w:cs="Times New Roman"/>
          <w:szCs w:val="26"/>
        </w:rPr>
        <w:t>liệu</w:t>
      </w:r>
      <w:proofErr w:type="spellEnd"/>
      <w:r w:rsidRPr="00EC634F">
        <w:rPr>
          <w:rFonts w:cs="Times New Roman"/>
          <w:szCs w:val="26"/>
        </w:rPr>
        <w:t xml:space="preserve"> </w:t>
      </w:r>
      <w:proofErr w:type="spellStart"/>
      <w:r w:rsidRPr="00EC634F">
        <w:rPr>
          <w:rFonts w:cs="Times New Roman"/>
          <w:szCs w:val="26"/>
        </w:rPr>
        <w:t>để</w:t>
      </w:r>
      <w:proofErr w:type="spellEnd"/>
      <w:r w:rsidRPr="00EC634F">
        <w:rPr>
          <w:rFonts w:cs="Times New Roman"/>
          <w:szCs w:val="26"/>
        </w:rPr>
        <w:t xml:space="preserve"> </w:t>
      </w:r>
      <w:proofErr w:type="spellStart"/>
      <w:r w:rsidRPr="00EC634F">
        <w:rPr>
          <w:rFonts w:cs="Times New Roman"/>
          <w:szCs w:val="26"/>
        </w:rPr>
        <w:t>đảm</w:t>
      </w:r>
      <w:proofErr w:type="spellEnd"/>
      <w:r w:rsidRPr="00EC634F">
        <w:rPr>
          <w:rFonts w:cs="Times New Roman"/>
          <w:szCs w:val="26"/>
        </w:rPr>
        <w:t xml:space="preserve"> </w:t>
      </w:r>
      <w:proofErr w:type="spellStart"/>
      <w:r w:rsidRPr="00EC634F">
        <w:rPr>
          <w:rFonts w:cs="Times New Roman"/>
          <w:szCs w:val="26"/>
        </w:rPr>
        <w:t>bảo</w:t>
      </w:r>
      <w:proofErr w:type="spellEnd"/>
      <w:r w:rsidRPr="00EC634F">
        <w:rPr>
          <w:rFonts w:cs="Times New Roman"/>
          <w:szCs w:val="26"/>
        </w:rPr>
        <w:t xml:space="preserve"> </w:t>
      </w:r>
      <w:proofErr w:type="spellStart"/>
      <w:r w:rsidRPr="00EC634F">
        <w:rPr>
          <w:rFonts w:cs="Times New Roman"/>
          <w:szCs w:val="26"/>
        </w:rPr>
        <w:t>tính</w:t>
      </w:r>
      <w:proofErr w:type="spellEnd"/>
      <w:r w:rsidRPr="00EC634F">
        <w:rPr>
          <w:rFonts w:cs="Times New Roman"/>
          <w:szCs w:val="26"/>
        </w:rPr>
        <w:t xml:space="preserve"> </w:t>
      </w:r>
      <w:proofErr w:type="spellStart"/>
      <w:r w:rsidRPr="00EC634F">
        <w:rPr>
          <w:rFonts w:cs="Times New Roman"/>
          <w:szCs w:val="26"/>
        </w:rPr>
        <w:t>chính</w:t>
      </w:r>
      <w:proofErr w:type="spellEnd"/>
      <w:r w:rsidRPr="00EC634F">
        <w:rPr>
          <w:rFonts w:cs="Times New Roman"/>
          <w:szCs w:val="26"/>
        </w:rPr>
        <w:t xml:space="preserve"> </w:t>
      </w:r>
      <w:proofErr w:type="spellStart"/>
      <w:r w:rsidRPr="00EC634F">
        <w:rPr>
          <w:rFonts w:cs="Times New Roman"/>
          <w:szCs w:val="26"/>
        </w:rPr>
        <w:t>xác</w:t>
      </w:r>
      <w:proofErr w:type="spellEnd"/>
      <w:r w:rsidRPr="00EC634F">
        <w:rPr>
          <w:rFonts w:cs="Times New Roman"/>
          <w:szCs w:val="26"/>
        </w:rPr>
        <w:t xml:space="preserve"> </w:t>
      </w:r>
      <w:proofErr w:type="spellStart"/>
      <w:r w:rsidRPr="00EC634F">
        <w:rPr>
          <w:rFonts w:cs="Times New Roman"/>
          <w:szCs w:val="26"/>
        </w:rPr>
        <w:t>và</w:t>
      </w:r>
      <w:proofErr w:type="spellEnd"/>
      <w:r w:rsidRPr="00EC634F">
        <w:rPr>
          <w:rFonts w:cs="Times New Roman"/>
          <w:szCs w:val="26"/>
        </w:rPr>
        <w:t xml:space="preserve"> </w:t>
      </w:r>
      <w:proofErr w:type="spellStart"/>
      <w:r w:rsidRPr="00EC634F">
        <w:rPr>
          <w:rFonts w:cs="Times New Roman"/>
          <w:szCs w:val="26"/>
        </w:rPr>
        <w:t>độ</w:t>
      </w:r>
      <w:proofErr w:type="spellEnd"/>
      <w:r w:rsidRPr="00EC634F">
        <w:rPr>
          <w:rFonts w:cs="Times New Roman"/>
          <w:szCs w:val="26"/>
        </w:rPr>
        <w:t xml:space="preserve"> tin </w:t>
      </w:r>
      <w:proofErr w:type="spellStart"/>
      <w:r w:rsidRPr="00EC634F">
        <w:rPr>
          <w:rFonts w:cs="Times New Roman"/>
          <w:szCs w:val="26"/>
        </w:rPr>
        <w:t>cậy</w:t>
      </w:r>
      <w:proofErr w:type="spellEnd"/>
      <w:r w:rsidRPr="00EC634F">
        <w:rPr>
          <w:rFonts w:cs="Times New Roman"/>
          <w:szCs w:val="26"/>
        </w:rPr>
        <w:t>.</w:t>
      </w:r>
    </w:p>
    <w:p w14:paraId="6688C11D" w14:textId="77777777" w:rsidR="00EC634F" w:rsidRDefault="00454E3B" w:rsidP="00EC634F">
      <w:pPr>
        <w:pStyle w:val="ListParagraph"/>
        <w:numPr>
          <w:ilvl w:val="0"/>
          <w:numId w:val="99"/>
        </w:numPr>
        <w:spacing w:line="360" w:lineRule="auto"/>
        <w:jc w:val="both"/>
        <w:rPr>
          <w:rFonts w:cs="Times New Roman"/>
          <w:szCs w:val="26"/>
        </w:rPr>
      </w:pPr>
      <w:proofErr w:type="spellStart"/>
      <w:r w:rsidRPr="00EC634F">
        <w:rPr>
          <w:rFonts w:cs="Times New Roman"/>
          <w:b/>
          <w:bCs/>
          <w:szCs w:val="26"/>
        </w:rPr>
        <w:t>Hoạt</w:t>
      </w:r>
      <w:proofErr w:type="spellEnd"/>
      <w:r w:rsidRPr="00EC634F">
        <w:rPr>
          <w:rFonts w:cs="Times New Roman"/>
          <w:b/>
          <w:bCs/>
          <w:szCs w:val="26"/>
        </w:rPr>
        <w:t xml:space="preserve"> </w:t>
      </w:r>
      <w:proofErr w:type="spellStart"/>
      <w:r w:rsidRPr="00EC634F">
        <w:rPr>
          <w:rFonts w:cs="Times New Roman"/>
          <w:b/>
          <w:bCs/>
          <w:szCs w:val="26"/>
        </w:rPr>
        <w:t>động</w:t>
      </w:r>
      <w:proofErr w:type="spellEnd"/>
      <w:r w:rsidRPr="00EC634F">
        <w:rPr>
          <w:rFonts w:cs="Times New Roman"/>
          <w:szCs w:val="26"/>
        </w:rPr>
        <w:t>:</w:t>
      </w:r>
    </w:p>
    <w:p w14:paraId="63340349" w14:textId="77777777" w:rsidR="00EC634F" w:rsidRDefault="000216F4" w:rsidP="00EC634F">
      <w:pPr>
        <w:pStyle w:val="ListParagraph"/>
        <w:numPr>
          <w:ilvl w:val="1"/>
          <w:numId w:val="99"/>
        </w:numPr>
        <w:spacing w:line="360" w:lineRule="auto"/>
        <w:jc w:val="both"/>
        <w:rPr>
          <w:rFonts w:cs="Times New Roman"/>
          <w:szCs w:val="26"/>
        </w:rPr>
      </w:pPr>
      <w:proofErr w:type="spellStart"/>
      <w:r w:rsidRPr="00EC634F">
        <w:rPr>
          <w:rFonts w:cs="Times New Roman"/>
          <w:szCs w:val="26"/>
        </w:rPr>
        <w:t>Loại</w:t>
      </w:r>
      <w:proofErr w:type="spellEnd"/>
      <w:r w:rsidRPr="00EC634F">
        <w:rPr>
          <w:rFonts w:cs="Times New Roman"/>
          <w:szCs w:val="26"/>
        </w:rPr>
        <w:t xml:space="preserve"> </w:t>
      </w:r>
      <w:proofErr w:type="spellStart"/>
      <w:r w:rsidRPr="00EC634F">
        <w:rPr>
          <w:rFonts w:cs="Times New Roman"/>
          <w:szCs w:val="26"/>
        </w:rPr>
        <w:t>bỏ</w:t>
      </w:r>
      <w:proofErr w:type="spellEnd"/>
      <w:r w:rsidRPr="00EC634F">
        <w:rPr>
          <w:rFonts w:cs="Times New Roman"/>
          <w:szCs w:val="26"/>
        </w:rPr>
        <w:t xml:space="preserve"> </w:t>
      </w:r>
      <w:proofErr w:type="spellStart"/>
      <w:r w:rsidRPr="00EC634F">
        <w:rPr>
          <w:rFonts w:cs="Times New Roman"/>
          <w:szCs w:val="26"/>
        </w:rPr>
        <w:t>các</w:t>
      </w:r>
      <w:proofErr w:type="spellEnd"/>
      <w:r w:rsidRPr="00EC634F">
        <w:rPr>
          <w:rFonts w:cs="Times New Roman"/>
          <w:szCs w:val="26"/>
        </w:rPr>
        <w:t xml:space="preserve"> </w:t>
      </w:r>
      <w:proofErr w:type="spellStart"/>
      <w:r w:rsidRPr="00EC634F">
        <w:rPr>
          <w:rFonts w:cs="Times New Roman"/>
          <w:szCs w:val="26"/>
        </w:rPr>
        <w:t>cột</w:t>
      </w:r>
      <w:proofErr w:type="spellEnd"/>
      <w:r w:rsidRPr="00EC634F">
        <w:rPr>
          <w:rFonts w:cs="Times New Roman"/>
          <w:szCs w:val="26"/>
        </w:rPr>
        <w:t xml:space="preserve"> </w:t>
      </w:r>
      <w:proofErr w:type="spellStart"/>
      <w:r w:rsidRPr="00EC634F">
        <w:rPr>
          <w:rFonts w:cs="Times New Roman"/>
          <w:szCs w:val="26"/>
        </w:rPr>
        <w:t>không</w:t>
      </w:r>
      <w:proofErr w:type="spellEnd"/>
      <w:r w:rsidRPr="00EC634F">
        <w:rPr>
          <w:rFonts w:cs="Times New Roman"/>
          <w:szCs w:val="26"/>
        </w:rPr>
        <w:t xml:space="preserve"> </w:t>
      </w:r>
      <w:proofErr w:type="spellStart"/>
      <w:r w:rsidRPr="00EC634F">
        <w:rPr>
          <w:rFonts w:cs="Times New Roman"/>
          <w:szCs w:val="26"/>
        </w:rPr>
        <w:t>cần</w:t>
      </w:r>
      <w:proofErr w:type="spellEnd"/>
      <w:r w:rsidRPr="00EC634F">
        <w:rPr>
          <w:rFonts w:cs="Times New Roman"/>
          <w:szCs w:val="26"/>
        </w:rPr>
        <w:t xml:space="preserve"> </w:t>
      </w:r>
      <w:proofErr w:type="spellStart"/>
      <w:r w:rsidRPr="00EC634F">
        <w:rPr>
          <w:rFonts w:cs="Times New Roman"/>
          <w:szCs w:val="26"/>
        </w:rPr>
        <w:t>thiết</w:t>
      </w:r>
      <w:proofErr w:type="spellEnd"/>
      <w:r w:rsidRPr="00EC634F">
        <w:rPr>
          <w:rFonts w:cs="Times New Roman"/>
          <w:szCs w:val="26"/>
        </w:rPr>
        <w:t xml:space="preserve"> (</w:t>
      </w:r>
      <w:proofErr w:type="spellStart"/>
      <w:r w:rsidRPr="00EC634F">
        <w:rPr>
          <w:rFonts w:cs="Times New Roman"/>
          <w:szCs w:val="26"/>
        </w:rPr>
        <w:t>ví</w:t>
      </w:r>
      <w:proofErr w:type="spellEnd"/>
      <w:r w:rsidRPr="00EC634F">
        <w:rPr>
          <w:rFonts w:cs="Times New Roman"/>
          <w:szCs w:val="26"/>
        </w:rPr>
        <w:t xml:space="preserve"> </w:t>
      </w:r>
      <w:proofErr w:type="spellStart"/>
      <w:r w:rsidRPr="00EC634F">
        <w:rPr>
          <w:rFonts w:cs="Times New Roman"/>
          <w:szCs w:val="26"/>
        </w:rPr>
        <w:t>dụ</w:t>
      </w:r>
      <w:proofErr w:type="spellEnd"/>
      <w:r w:rsidRPr="00EC634F">
        <w:rPr>
          <w:rFonts w:cs="Times New Roman"/>
          <w:szCs w:val="26"/>
        </w:rPr>
        <w:t xml:space="preserve">: name, </w:t>
      </w:r>
      <w:proofErr w:type="spellStart"/>
      <w:r w:rsidRPr="00EC634F">
        <w:rPr>
          <w:rFonts w:cs="Times New Roman"/>
          <w:szCs w:val="26"/>
        </w:rPr>
        <w:t>course_order</w:t>
      </w:r>
      <w:proofErr w:type="spellEnd"/>
      <w:r w:rsidRPr="00EC634F">
        <w:rPr>
          <w:rFonts w:cs="Times New Roman"/>
          <w:szCs w:val="26"/>
        </w:rPr>
        <w:t>, seq).</w:t>
      </w:r>
    </w:p>
    <w:p w14:paraId="6DFEDFAE" w14:textId="77777777" w:rsidR="00EC634F" w:rsidRDefault="000216F4" w:rsidP="00EC634F">
      <w:pPr>
        <w:pStyle w:val="ListParagraph"/>
        <w:numPr>
          <w:ilvl w:val="1"/>
          <w:numId w:val="99"/>
        </w:numPr>
        <w:spacing w:line="360" w:lineRule="auto"/>
        <w:jc w:val="both"/>
        <w:rPr>
          <w:rFonts w:cs="Times New Roman"/>
          <w:szCs w:val="26"/>
        </w:rPr>
      </w:pPr>
      <w:proofErr w:type="spellStart"/>
      <w:r w:rsidRPr="00EC634F">
        <w:rPr>
          <w:rFonts w:cs="Times New Roman"/>
          <w:szCs w:val="26"/>
        </w:rPr>
        <w:t>Tính</w:t>
      </w:r>
      <w:proofErr w:type="spellEnd"/>
      <w:r w:rsidRPr="00EC634F">
        <w:rPr>
          <w:rFonts w:cs="Times New Roman"/>
          <w:szCs w:val="26"/>
        </w:rPr>
        <w:t xml:space="preserve"> </w:t>
      </w:r>
      <w:proofErr w:type="spellStart"/>
      <w:r w:rsidRPr="00EC634F">
        <w:rPr>
          <w:rFonts w:cs="Times New Roman"/>
          <w:szCs w:val="26"/>
        </w:rPr>
        <w:t>toán</w:t>
      </w:r>
      <w:proofErr w:type="spellEnd"/>
      <w:r w:rsidRPr="00EC634F">
        <w:rPr>
          <w:rFonts w:cs="Times New Roman"/>
          <w:szCs w:val="26"/>
        </w:rPr>
        <w:t xml:space="preserve"> </w:t>
      </w:r>
      <w:proofErr w:type="spellStart"/>
      <w:r w:rsidRPr="00EC634F">
        <w:rPr>
          <w:rFonts w:cs="Times New Roman"/>
          <w:szCs w:val="26"/>
        </w:rPr>
        <w:t>các</w:t>
      </w:r>
      <w:proofErr w:type="spellEnd"/>
      <w:r w:rsidRPr="00EC634F">
        <w:rPr>
          <w:rFonts w:cs="Times New Roman"/>
          <w:szCs w:val="26"/>
        </w:rPr>
        <w:t xml:space="preserve"> </w:t>
      </w:r>
      <w:proofErr w:type="spellStart"/>
      <w:r w:rsidRPr="00EC634F">
        <w:rPr>
          <w:rFonts w:cs="Times New Roman"/>
          <w:szCs w:val="26"/>
        </w:rPr>
        <w:t>đặc</w:t>
      </w:r>
      <w:proofErr w:type="spellEnd"/>
      <w:r w:rsidRPr="00EC634F">
        <w:rPr>
          <w:rFonts w:cs="Times New Roman"/>
          <w:szCs w:val="26"/>
        </w:rPr>
        <w:t xml:space="preserve"> </w:t>
      </w:r>
      <w:proofErr w:type="spellStart"/>
      <w:r w:rsidRPr="00EC634F">
        <w:rPr>
          <w:rFonts w:cs="Times New Roman"/>
          <w:szCs w:val="26"/>
        </w:rPr>
        <w:t>trưng</w:t>
      </w:r>
      <w:proofErr w:type="spellEnd"/>
      <w:r w:rsidRPr="00EC634F">
        <w:rPr>
          <w:rFonts w:cs="Times New Roman"/>
          <w:szCs w:val="26"/>
        </w:rPr>
        <w:t xml:space="preserve"> </w:t>
      </w:r>
      <w:proofErr w:type="spellStart"/>
      <w:r w:rsidRPr="00EC634F">
        <w:rPr>
          <w:rFonts w:cs="Times New Roman"/>
          <w:szCs w:val="26"/>
        </w:rPr>
        <w:t>mới</w:t>
      </w:r>
      <w:proofErr w:type="spellEnd"/>
      <w:r w:rsidRPr="00EC634F">
        <w:rPr>
          <w:rFonts w:cs="Times New Roman"/>
          <w:szCs w:val="26"/>
        </w:rPr>
        <w:t xml:space="preserve"> </w:t>
      </w:r>
      <w:proofErr w:type="spellStart"/>
      <w:r w:rsidRPr="00EC634F">
        <w:rPr>
          <w:rFonts w:cs="Times New Roman"/>
          <w:szCs w:val="26"/>
        </w:rPr>
        <w:t>cần</w:t>
      </w:r>
      <w:proofErr w:type="spellEnd"/>
      <w:r w:rsidRPr="00EC634F">
        <w:rPr>
          <w:rFonts w:cs="Times New Roman"/>
          <w:szCs w:val="26"/>
        </w:rPr>
        <w:t xml:space="preserve"> </w:t>
      </w:r>
      <w:proofErr w:type="spellStart"/>
      <w:r w:rsidRPr="00EC634F">
        <w:rPr>
          <w:rFonts w:cs="Times New Roman"/>
          <w:szCs w:val="26"/>
        </w:rPr>
        <w:t>thiết</w:t>
      </w:r>
      <w:proofErr w:type="spellEnd"/>
      <w:r w:rsidRPr="00EC634F">
        <w:rPr>
          <w:rFonts w:cs="Times New Roman"/>
          <w:szCs w:val="26"/>
        </w:rPr>
        <w:t xml:space="preserve">, </w:t>
      </w:r>
      <w:proofErr w:type="spellStart"/>
      <w:r w:rsidRPr="00EC634F">
        <w:rPr>
          <w:rFonts w:cs="Times New Roman"/>
          <w:szCs w:val="26"/>
        </w:rPr>
        <w:t>chẳng</w:t>
      </w:r>
      <w:proofErr w:type="spellEnd"/>
      <w:r w:rsidRPr="00EC634F">
        <w:rPr>
          <w:rFonts w:cs="Times New Roman"/>
          <w:szCs w:val="26"/>
        </w:rPr>
        <w:t xml:space="preserve"> </w:t>
      </w:r>
      <w:proofErr w:type="spellStart"/>
      <w:r w:rsidRPr="00EC634F">
        <w:rPr>
          <w:rFonts w:cs="Times New Roman"/>
          <w:szCs w:val="26"/>
        </w:rPr>
        <w:t>hạn</w:t>
      </w:r>
      <w:proofErr w:type="spellEnd"/>
      <w:r w:rsidRPr="00EC634F">
        <w:rPr>
          <w:rFonts w:cs="Times New Roman"/>
          <w:szCs w:val="26"/>
        </w:rPr>
        <w:t xml:space="preserve"> </w:t>
      </w:r>
      <w:proofErr w:type="spellStart"/>
      <w:r w:rsidRPr="00EC634F">
        <w:rPr>
          <w:rFonts w:cs="Times New Roman"/>
          <w:szCs w:val="26"/>
        </w:rPr>
        <w:t>như</w:t>
      </w:r>
      <w:proofErr w:type="spellEnd"/>
      <w:r w:rsidRPr="00EC634F">
        <w:rPr>
          <w:rFonts w:cs="Times New Roman"/>
          <w:szCs w:val="26"/>
        </w:rPr>
        <w:t xml:space="preserve"> </w:t>
      </w:r>
      <w:proofErr w:type="spellStart"/>
      <w:r w:rsidRPr="00EC634F">
        <w:rPr>
          <w:rFonts w:cs="Times New Roman"/>
          <w:szCs w:val="26"/>
        </w:rPr>
        <w:t>watch_ratio</w:t>
      </w:r>
      <w:proofErr w:type="spellEnd"/>
      <w:r w:rsidRPr="00EC634F">
        <w:rPr>
          <w:rFonts w:cs="Times New Roman"/>
          <w:szCs w:val="26"/>
        </w:rPr>
        <w:t xml:space="preserve"> (</w:t>
      </w:r>
      <w:proofErr w:type="spellStart"/>
      <w:r w:rsidRPr="00EC634F">
        <w:rPr>
          <w:rFonts w:cs="Times New Roman"/>
          <w:szCs w:val="26"/>
        </w:rPr>
        <w:t>tỷ</w:t>
      </w:r>
      <w:proofErr w:type="spellEnd"/>
      <w:r w:rsidRPr="00EC634F">
        <w:rPr>
          <w:rFonts w:cs="Times New Roman"/>
          <w:szCs w:val="26"/>
        </w:rPr>
        <w:t xml:space="preserve"> </w:t>
      </w:r>
      <w:proofErr w:type="spellStart"/>
      <w:r w:rsidRPr="00EC634F">
        <w:rPr>
          <w:rFonts w:cs="Times New Roman"/>
          <w:szCs w:val="26"/>
        </w:rPr>
        <w:t>lệ</w:t>
      </w:r>
      <w:proofErr w:type="spellEnd"/>
      <w:r w:rsidRPr="00EC634F">
        <w:rPr>
          <w:rFonts w:cs="Times New Roman"/>
          <w:szCs w:val="26"/>
        </w:rPr>
        <w:t xml:space="preserve"> video </w:t>
      </w:r>
      <w:proofErr w:type="spellStart"/>
      <w:r w:rsidRPr="00EC634F">
        <w:rPr>
          <w:rFonts w:cs="Times New Roman"/>
          <w:szCs w:val="26"/>
        </w:rPr>
        <w:t>đã</w:t>
      </w:r>
      <w:proofErr w:type="spellEnd"/>
      <w:r w:rsidRPr="00EC634F">
        <w:rPr>
          <w:rFonts w:cs="Times New Roman"/>
          <w:szCs w:val="26"/>
        </w:rPr>
        <w:t xml:space="preserve"> </w:t>
      </w:r>
      <w:proofErr w:type="spellStart"/>
      <w:r w:rsidRPr="00EC634F">
        <w:rPr>
          <w:rFonts w:cs="Times New Roman"/>
          <w:szCs w:val="26"/>
        </w:rPr>
        <w:t>xem</w:t>
      </w:r>
      <w:proofErr w:type="spellEnd"/>
      <w:r w:rsidRPr="00EC634F">
        <w:rPr>
          <w:rFonts w:cs="Times New Roman"/>
          <w:szCs w:val="26"/>
        </w:rPr>
        <w:t xml:space="preserve"> so </w:t>
      </w:r>
      <w:proofErr w:type="spellStart"/>
      <w:r w:rsidRPr="00EC634F">
        <w:rPr>
          <w:rFonts w:cs="Times New Roman"/>
          <w:szCs w:val="26"/>
        </w:rPr>
        <w:t>với</w:t>
      </w:r>
      <w:proofErr w:type="spellEnd"/>
      <w:r w:rsidRPr="00EC634F">
        <w:rPr>
          <w:rFonts w:cs="Times New Roman"/>
          <w:szCs w:val="26"/>
        </w:rPr>
        <w:t xml:space="preserve"> </w:t>
      </w:r>
      <w:proofErr w:type="spellStart"/>
      <w:r w:rsidRPr="00EC634F">
        <w:rPr>
          <w:rFonts w:cs="Times New Roman"/>
          <w:szCs w:val="26"/>
        </w:rPr>
        <w:t>yêu</w:t>
      </w:r>
      <w:proofErr w:type="spellEnd"/>
      <w:r w:rsidRPr="00EC634F">
        <w:rPr>
          <w:rFonts w:cs="Times New Roman"/>
          <w:szCs w:val="26"/>
        </w:rPr>
        <w:t xml:space="preserve"> </w:t>
      </w:r>
      <w:proofErr w:type="spellStart"/>
      <w:r w:rsidRPr="00EC634F">
        <w:rPr>
          <w:rFonts w:cs="Times New Roman"/>
          <w:szCs w:val="26"/>
        </w:rPr>
        <w:t>cầu</w:t>
      </w:r>
      <w:proofErr w:type="spellEnd"/>
      <w:r w:rsidRPr="00EC634F">
        <w:rPr>
          <w:rFonts w:cs="Times New Roman"/>
          <w:szCs w:val="26"/>
        </w:rPr>
        <w:t>).</w:t>
      </w:r>
    </w:p>
    <w:p w14:paraId="490B51C0" w14:textId="63772CCF" w:rsidR="00265F85" w:rsidRPr="00EC634F" w:rsidRDefault="000216F4" w:rsidP="00EC634F">
      <w:pPr>
        <w:pStyle w:val="ListParagraph"/>
        <w:numPr>
          <w:ilvl w:val="1"/>
          <w:numId w:val="99"/>
        </w:numPr>
        <w:spacing w:line="360" w:lineRule="auto"/>
        <w:jc w:val="both"/>
        <w:rPr>
          <w:rFonts w:cs="Times New Roman"/>
          <w:szCs w:val="26"/>
        </w:rPr>
      </w:pPr>
      <w:proofErr w:type="spellStart"/>
      <w:r w:rsidRPr="00EC634F">
        <w:rPr>
          <w:rFonts w:cs="Times New Roman"/>
          <w:szCs w:val="26"/>
        </w:rPr>
        <w:t>Gán</w:t>
      </w:r>
      <w:proofErr w:type="spellEnd"/>
      <w:r w:rsidRPr="00EC634F">
        <w:rPr>
          <w:rFonts w:cs="Times New Roman"/>
          <w:szCs w:val="26"/>
        </w:rPr>
        <w:t xml:space="preserve"> </w:t>
      </w:r>
      <w:proofErr w:type="spellStart"/>
      <w:r w:rsidRPr="00EC634F">
        <w:rPr>
          <w:rFonts w:cs="Times New Roman"/>
          <w:szCs w:val="26"/>
        </w:rPr>
        <w:t>nhãn</w:t>
      </w:r>
      <w:proofErr w:type="spellEnd"/>
      <w:r w:rsidRPr="00EC634F">
        <w:rPr>
          <w:rFonts w:cs="Times New Roman"/>
          <w:szCs w:val="26"/>
        </w:rPr>
        <w:t xml:space="preserve"> </w:t>
      </w:r>
      <w:proofErr w:type="spellStart"/>
      <w:r w:rsidRPr="00EC634F">
        <w:rPr>
          <w:rFonts w:cs="Times New Roman"/>
          <w:szCs w:val="26"/>
        </w:rPr>
        <w:t>completion_status</w:t>
      </w:r>
      <w:proofErr w:type="spellEnd"/>
      <w:r w:rsidRPr="00EC634F">
        <w:rPr>
          <w:rFonts w:cs="Times New Roman"/>
          <w:szCs w:val="26"/>
        </w:rPr>
        <w:t xml:space="preserve"> </w:t>
      </w:r>
      <w:proofErr w:type="spellStart"/>
      <w:r w:rsidRPr="00EC634F">
        <w:rPr>
          <w:rFonts w:cs="Times New Roman"/>
          <w:szCs w:val="26"/>
        </w:rPr>
        <w:t>dựa</w:t>
      </w:r>
      <w:proofErr w:type="spellEnd"/>
      <w:r w:rsidRPr="00EC634F">
        <w:rPr>
          <w:rFonts w:cs="Times New Roman"/>
          <w:szCs w:val="26"/>
        </w:rPr>
        <w:t xml:space="preserve"> </w:t>
      </w:r>
      <w:proofErr w:type="spellStart"/>
      <w:r w:rsidRPr="00EC634F">
        <w:rPr>
          <w:rFonts w:cs="Times New Roman"/>
          <w:szCs w:val="26"/>
        </w:rPr>
        <w:t>trên</w:t>
      </w:r>
      <w:proofErr w:type="spellEnd"/>
      <w:r w:rsidRPr="00EC634F">
        <w:rPr>
          <w:rFonts w:cs="Times New Roman"/>
          <w:szCs w:val="26"/>
        </w:rPr>
        <w:t xml:space="preserve"> </w:t>
      </w:r>
      <w:proofErr w:type="spellStart"/>
      <w:r w:rsidRPr="00EC634F">
        <w:rPr>
          <w:rFonts w:cs="Times New Roman"/>
          <w:szCs w:val="26"/>
        </w:rPr>
        <w:t>điều</w:t>
      </w:r>
      <w:proofErr w:type="spellEnd"/>
      <w:r w:rsidRPr="00EC634F">
        <w:rPr>
          <w:rFonts w:cs="Times New Roman"/>
          <w:szCs w:val="26"/>
        </w:rPr>
        <w:t xml:space="preserve"> </w:t>
      </w:r>
      <w:proofErr w:type="spellStart"/>
      <w:r w:rsidRPr="00EC634F">
        <w:rPr>
          <w:rFonts w:cs="Times New Roman"/>
          <w:szCs w:val="26"/>
        </w:rPr>
        <w:t>kiện</w:t>
      </w:r>
      <w:proofErr w:type="spellEnd"/>
      <w:r w:rsidRPr="00EC634F">
        <w:rPr>
          <w:rFonts w:cs="Times New Roman"/>
          <w:szCs w:val="26"/>
        </w:rPr>
        <w:t xml:space="preserve"> </w:t>
      </w:r>
      <w:proofErr w:type="spellStart"/>
      <w:r w:rsidRPr="00EC634F">
        <w:rPr>
          <w:rFonts w:cs="Times New Roman"/>
          <w:szCs w:val="26"/>
        </w:rPr>
        <w:t>tỷ</w:t>
      </w:r>
      <w:proofErr w:type="spellEnd"/>
      <w:r w:rsidRPr="00EC634F">
        <w:rPr>
          <w:rFonts w:cs="Times New Roman"/>
          <w:szCs w:val="26"/>
        </w:rPr>
        <w:t xml:space="preserve"> </w:t>
      </w:r>
      <w:proofErr w:type="spellStart"/>
      <w:r w:rsidRPr="00EC634F">
        <w:rPr>
          <w:rFonts w:cs="Times New Roman"/>
          <w:szCs w:val="26"/>
        </w:rPr>
        <w:t>lệ</w:t>
      </w:r>
      <w:proofErr w:type="spellEnd"/>
      <w:r w:rsidRPr="00EC634F">
        <w:rPr>
          <w:rFonts w:cs="Times New Roman"/>
          <w:szCs w:val="26"/>
        </w:rPr>
        <w:t xml:space="preserve"> </w:t>
      </w:r>
      <w:proofErr w:type="spellStart"/>
      <w:r w:rsidRPr="00EC634F">
        <w:rPr>
          <w:rFonts w:cs="Times New Roman"/>
          <w:szCs w:val="26"/>
        </w:rPr>
        <w:t>xem</w:t>
      </w:r>
      <w:proofErr w:type="spellEnd"/>
      <w:r w:rsidRPr="00EC634F">
        <w:rPr>
          <w:rFonts w:cs="Times New Roman"/>
          <w:szCs w:val="26"/>
        </w:rPr>
        <w:t xml:space="preserve"> (</w:t>
      </w:r>
      <w:proofErr w:type="spellStart"/>
      <w:r w:rsidRPr="00EC634F">
        <w:rPr>
          <w:rFonts w:cs="Times New Roman"/>
          <w:szCs w:val="26"/>
        </w:rPr>
        <w:t>thường</w:t>
      </w:r>
      <w:proofErr w:type="spellEnd"/>
      <w:r w:rsidRPr="00EC634F">
        <w:rPr>
          <w:rFonts w:cs="Times New Roman"/>
          <w:szCs w:val="26"/>
        </w:rPr>
        <w:t xml:space="preserve"> </w:t>
      </w:r>
      <w:proofErr w:type="spellStart"/>
      <w:r w:rsidRPr="00EC634F">
        <w:rPr>
          <w:rFonts w:cs="Times New Roman"/>
          <w:szCs w:val="26"/>
        </w:rPr>
        <w:t>là</w:t>
      </w:r>
      <w:proofErr w:type="spellEnd"/>
      <w:r w:rsidRPr="00EC634F">
        <w:rPr>
          <w:rFonts w:cs="Times New Roman"/>
          <w:szCs w:val="26"/>
        </w:rPr>
        <w:t xml:space="preserve"> 0 </w:t>
      </w:r>
      <w:proofErr w:type="spellStart"/>
      <w:r w:rsidRPr="00EC634F">
        <w:rPr>
          <w:rFonts w:cs="Times New Roman"/>
          <w:szCs w:val="26"/>
        </w:rPr>
        <w:t>hoặc</w:t>
      </w:r>
      <w:proofErr w:type="spellEnd"/>
      <w:r w:rsidRPr="00EC634F">
        <w:rPr>
          <w:rFonts w:cs="Times New Roman"/>
          <w:szCs w:val="26"/>
        </w:rPr>
        <w:t xml:space="preserve"> 1).</w:t>
      </w:r>
    </w:p>
    <w:p w14:paraId="2BA86FE6" w14:textId="2CC877CF" w:rsidR="00454E3B" w:rsidRDefault="00454E3B" w:rsidP="008740F8">
      <w:pPr>
        <w:jc w:val="both"/>
        <w:rPr>
          <w:rFonts w:cs="Times New Roman"/>
          <w:b/>
          <w:szCs w:val="26"/>
          <w:lang w:val="vi-VN"/>
        </w:rPr>
      </w:pPr>
      <w:proofErr w:type="spellStart"/>
      <w:r w:rsidRPr="009A4C8F">
        <w:rPr>
          <w:rFonts w:cs="Times New Roman"/>
          <w:b/>
          <w:bCs/>
          <w:szCs w:val="26"/>
        </w:rPr>
        <w:t>Bước</w:t>
      </w:r>
      <w:proofErr w:type="spellEnd"/>
      <w:r w:rsidRPr="009A4C8F">
        <w:rPr>
          <w:rFonts w:cs="Times New Roman"/>
          <w:b/>
          <w:bCs/>
          <w:szCs w:val="26"/>
        </w:rPr>
        <w:t xml:space="preserve"> 3: </w:t>
      </w:r>
      <w:r w:rsidR="000C510F" w:rsidRPr="000C510F">
        <w:rPr>
          <w:rFonts w:cs="Times New Roman"/>
          <w:b/>
          <w:bCs/>
          <w:szCs w:val="26"/>
        </w:rPr>
        <w:t xml:space="preserve">Chia </w:t>
      </w:r>
      <w:proofErr w:type="spellStart"/>
      <w:r w:rsidR="000C510F" w:rsidRPr="000C510F">
        <w:rPr>
          <w:rFonts w:cs="Times New Roman"/>
          <w:b/>
          <w:bCs/>
          <w:szCs w:val="26"/>
        </w:rPr>
        <w:t>dữ</w:t>
      </w:r>
      <w:proofErr w:type="spellEnd"/>
      <w:r w:rsidR="000C510F" w:rsidRPr="000C510F">
        <w:rPr>
          <w:rFonts w:cs="Times New Roman"/>
          <w:b/>
          <w:bCs/>
          <w:szCs w:val="26"/>
        </w:rPr>
        <w:t xml:space="preserve"> </w:t>
      </w:r>
      <w:proofErr w:type="spellStart"/>
      <w:r w:rsidR="000C510F" w:rsidRPr="000C510F">
        <w:rPr>
          <w:rFonts w:cs="Times New Roman"/>
          <w:b/>
          <w:bCs/>
          <w:szCs w:val="26"/>
        </w:rPr>
        <w:t>liệu</w:t>
      </w:r>
      <w:proofErr w:type="spellEnd"/>
      <w:r w:rsidR="000C510F" w:rsidRPr="000C510F">
        <w:rPr>
          <w:rFonts w:cs="Times New Roman"/>
          <w:b/>
          <w:bCs/>
          <w:szCs w:val="26"/>
        </w:rPr>
        <w:t xml:space="preserve"> </w:t>
      </w:r>
      <w:proofErr w:type="spellStart"/>
      <w:r w:rsidR="000C510F" w:rsidRPr="000C510F">
        <w:rPr>
          <w:rFonts w:cs="Times New Roman"/>
          <w:b/>
          <w:bCs/>
          <w:szCs w:val="26"/>
        </w:rPr>
        <w:t>và</w:t>
      </w:r>
      <w:proofErr w:type="spellEnd"/>
      <w:r w:rsidR="000C510F" w:rsidRPr="000C510F">
        <w:rPr>
          <w:rFonts w:cs="Times New Roman"/>
          <w:b/>
          <w:bCs/>
          <w:szCs w:val="26"/>
        </w:rPr>
        <w:t xml:space="preserve"> </w:t>
      </w:r>
      <w:proofErr w:type="spellStart"/>
      <w:r w:rsidR="000C510F" w:rsidRPr="000C510F">
        <w:rPr>
          <w:rFonts w:cs="Times New Roman"/>
          <w:b/>
          <w:bCs/>
          <w:szCs w:val="26"/>
        </w:rPr>
        <w:t>cân</w:t>
      </w:r>
      <w:proofErr w:type="spellEnd"/>
      <w:r w:rsidR="000C510F" w:rsidRPr="000C510F">
        <w:rPr>
          <w:rFonts w:cs="Times New Roman"/>
          <w:b/>
          <w:bCs/>
          <w:szCs w:val="26"/>
        </w:rPr>
        <w:t xml:space="preserve"> </w:t>
      </w:r>
      <w:proofErr w:type="spellStart"/>
      <w:r w:rsidR="000C510F" w:rsidRPr="000C510F">
        <w:rPr>
          <w:rFonts w:cs="Times New Roman"/>
          <w:b/>
          <w:bCs/>
          <w:szCs w:val="26"/>
        </w:rPr>
        <w:t>bằng</w:t>
      </w:r>
      <w:proofErr w:type="spellEnd"/>
      <w:r w:rsidR="000C510F" w:rsidRPr="000C510F">
        <w:rPr>
          <w:rFonts w:cs="Times New Roman"/>
          <w:b/>
          <w:bCs/>
          <w:szCs w:val="26"/>
        </w:rPr>
        <w:t xml:space="preserve"> </w:t>
      </w:r>
      <w:proofErr w:type="spellStart"/>
      <w:r w:rsidR="000C510F" w:rsidRPr="000C510F">
        <w:rPr>
          <w:rFonts w:cs="Times New Roman"/>
          <w:b/>
          <w:bCs/>
          <w:szCs w:val="26"/>
        </w:rPr>
        <w:t>dữ</w:t>
      </w:r>
      <w:proofErr w:type="spellEnd"/>
      <w:r w:rsidR="000C510F" w:rsidRPr="000C510F">
        <w:rPr>
          <w:rFonts w:cs="Times New Roman"/>
          <w:b/>
          <w:bCs/>
          <w:szCs w:val="26"/>
        </w:rPr>
        <w:t xml:space="preserve"> </w:t>
      </w:r>
      <w:proofErr w:type="spellStart"/>
      <w:r w:rsidR="000C510F" w:rsidRPr="000C510F">
        <w:rPr>
          <w:rFonts w:cs="Times New Roman"/>
          <w:b/>
          <w:bCs/>
          <w:szCs w:val="26"/>
        </w:rPr>
        <w:t>liệu</w:t>
      </w:r>
      <w:proofErr w:type="spellEnd"/>
    </w:p>
    <w:p w14:paraId="6550857A" w14:textId="77777777" w:rsidR="00EC634F" w:rsidRPr="00EC634F" w:rsidRDefault="00EF0276" w:rsidP="00EC634F">
      <w:pPr>
        <w:pStyle w:val="ListParagraph"/>
        <w:numPr>
          <w:ilvl w:val="0"/>
          <w:numId w:val="100"/>
        </w:numPr>
        <w:spacing w:line="360" w:lineRule="auto"/>
        <w:ind w:left="1170"/>
        <w:jc w:val="both"/>
        <w:rPr>
          <w:rFonts w:cs="Times New Roman"/>
          <w:b/>
          <w:bCs/>
          <w:szCs w:val="26"/>
          <w:lang w:val="vi-VN"/>
        </w:rPr>
      </w:pPr>
      <w:r w:rsidRPr="00EC634F">
        <w:rPr>
          <w:rFonts w:cs="Times New Roman"/>
          <w:b/>
          <w:bCs/>
          <w:szCs w:val="26"/>
          <w:lang w:val="vi-VN"/>
        </w:rPr>
        <w:t xml:space="preserve">Mục tiêu: </w:t>
      </w:r>
      <w:r w:rsidR="0034599D" w:rsidRPr="00EC634F">
        <w:rPr>
          <w:rFonts w:cs="Times New Roman"/>
          <w:szCs w:val="26"/>
          <w:lang w:val="vi-VN"/>
        </w:rPr>
        <w:t xml:space="preserve">Đảm bảo có đủ dữ liệu huấn luyện và kiểm tra để đánh giá mô hình một cách khách quan. Việc chia dữ liệu thành các tập huấn luyện và kiểm tra giúp đánh giá khả năng tổng quát của mô hình. </w:t>
      </w:r>
      <w:r w:rsidR="007F7800" w:rsidRPr="00EC634F">
        <w:rPr>
          <w:rFonts w:cs="Times New Roman"/>
          <w:szCs w:val="26"/>
        </w:rPr>
        <w:t xml:space="preserve">Đảm </w:t>
      </w:r>
      <w:proofErr w:type="spellStart"/>
      <w:r w:rsidR="007F7800" w:rsidRPr="00EC634F">
        <w:rPr>
          <w:rFonts w:cs="Times New Roman"/>
          <w:szCs w:val="26"/>
        </w:rPr>
        <w:t>bảo</w:t>
      </w:r>
      <w:proofErr w:type="spellEnd"/>
      <w:r w:rsidR="007F7800" w:rsidRPr="00EC634F">
        <w:rPr>
          <w:rFonts w:cs="Times New Roman"/>
          <w:szCs w:val="26"/>
        </w:rPr>
        <w:t xml:space="preserve"> </w:t>
      </w:r>
      <w:proofErr w:type="spellStart"/>
      <w:r w:rsidR="007F7800" w:rsidRPr="00EC634F">
        <w:rPr>
          <w:rFonts w:cs="Times New Roman"/>
          <w:szCs w:val="26"/>
        </w:rPr>
        <w:t>rằng</w:t>
      </w:r>
      <w:proofErr w:type="spellEnd"/>
      <w:r w:rsidR="007F7800" w:rsidRPr="00EC634F">
        <w:rPr>
          <w:rFonts w:cs="Times New Roman"/>
          <w:szCs w:val="26"/>
        </w:rPr>
        <w:t xml:space="preserve"> </w:t>
      </w:r>
      <w:proofErr w:type="spellStart"/>
      <w:r w:rsidR="007F7800" w:rsidRPr="00EC634F">
        <w:rPr>
          <w:rFonts w:cs="Times New Roman"/>
          <w:szCs w:val="26"/>
        </w:rPr>
        <w:t>các</w:t>
      </w:r>
      <w:proofErr w:type="spellEnd"/>
      <w:r w:rsidR="007F7800" w:rsidRPr="00EC634F">
        <w:rPr>
          <w:rFonts w:cs="Times New Roman"/>
          <w:szCs w:val="26"/>
        </w:rPr>
        <w:t xml:space="preserve"> </w:t>
      </w:r>
      <w:proofErr w:type="spellStart"/>
      <w:r w:rsidR="007F7800" w:rsidRPr="00EC634F">
        <w:rPr>
          <w:rFonts w:cs="Times New Roman"/>
          <w:szCs w:val="26"/>
        </w:rPr>
        <w:t>lớp</w:t>
      </w:r>
      <w:proofErr w:type="spellEnd"/>
      <w:r w:rsidR="007F7800" w:rsidRPr="00EC634F">
        <w:rPr>
          <w:rFonts w:cs="Times New Roman"/>
          <w:szCs w:val="26"/>
        </w:rPr>
        <w:t xml:space="preserve"> </w:t>
      </w:r>
      <w:proofErr w:type="spellStart"/>
      <w:r w:rsidR="007F7800" w:rsidRPr="00EC634F">
        <w:rPr>
          <w:rFonts w:cs="Times New Roman"/>
          <w:szCs w:val="26"/>
        </w:rPr>
        <w:t>trong</w:t>
      </w:r>
      <w:proofErr w:type="spellEnd"/>
      <w:r w:rsidR="007F7800" w:rsidRPr="00EC634F">
        <w:rPr>
          <w:rFonts w:cs="Times New Roman"/>
          <w:szCs w:val="26"/>
        </w:rPr>
        <w:t xml:space="preserve"> </w:t>
      </w:r>
      <w:proofErr w:type="spellStart"/>
      <w:r w:rsidR="007F7800" w:rsidRPr="00EC634F">
        <w:rPr>
          <w:rFonts w:cs="Times New Roman"/>
          <w:szCs w:val="26"/>
        </w:rPr>
        <w:t>dữ</w:t>
      </w:r>
      <w:proofErr w:type="spellEnd"/>
      <w:r w:rsidR="007F7800" w:rsidRPr="00EC634F">
        <w:rPr>
          <w:rFonts w:cs="Times New Roman"/>
          <w:szCs w:val="26"/>
        </w:rPr>
        <w:t xml:space="preserve"> </w:t>
      </w:r>
      <w:proofErr w:type="spellStart"/>
      <w:r w:rsidR="007F7800" w:rsidRPr="00EC634F">
        <w:rPr>
          <w:rFonts w:cs="Times New Roman"/>
          <w:szCs w:val="26"/>
        </w:rPr>
        <w:t>liệu</w:t>
      </w:r>
      <w:proofErr w:type="spellEnd"/>
      <w:r w:rsidR="007F7800" w:rsidRPr="00EC634F">
        <w:rPr>
          <w:rFonts w:cs="Times New Roman"/>
          <w:szCs w:val="26"/>
        </w:rPr>
        <w:t xml:space="preserve"> </w:t>
      </w:r>
      <w:proofErr w:type="spellStart"/>
      <w:r w:rsidR="007F7800" w:rsidRPr="00EC634F">
        <w:rPr>
          <w:rFonts w:cs="Times New Roman"/>
          <w:szCs w:val="26"/>
        </w:rPr>
        <w:t>phân</w:t>
      </w:r>
      <w:proofErr w:type="spellEnd"/>
      <w:r w:rsidR="007F7800" w:rsidRPr="00EC634F">
        <w:rPr>
          <w:rFonts w:cs="Times New Roman"/>
          <w:szCs w:val="26"/>
        </w:rPr>
        <w:t xml:space="preserve"> </w:t>
      </w:r>
      <w:proofErr w:type="spellStart"/>
      <w:r w:rsidR="007F7800" w:rsidRPr="00EC634F">
        <w:rPr>
          <w:rFonts w:cs="Times New Roman"/>
          <w:szCs w:val="26"/>
        </w:rPr>
        <w:t>loại</w:t>
      </w:r>
      <w:proofErr w:type="spellEnd"/>
      <w:r w:rsidR="007F7800" w:rsidRPr="00EC634F">
        <w:rPr>
          <w:rFonts w:cs="Times New Roman"/>
          <w:szCs w:val="26"/>
        </w:rPr>
        <w:t xml:space="preserve"> </w:t>
      </w:r>
      <w:proofErr w:type="spellStart"/>
      <w:r w:rsidR="007F7800" w:rsidRPr="00EC634F">
        <w:rPr>
          <w:rFonts w:cs="Times New Roman"/>
          <w:szCs w:val="26"/>
        </w:rPr>
        <w:t>có</w:t>
      </w:r>
      <w:proofErr w:type="spellEnd"/>
      <w:r w:rsidR="007F7800" w:rsidRPr="00EC634F">
        <w:rPr>
          <w:rFonts w:cs="Times New Roman"/>
          <w:szCs w:val="26"/>
        </w:rPr>
        <w:t xml:space="preserve"> </w:t>
      </w:r>
      <w:proofErr w:type="spellStart"/>
      <w:r w:rsidR="007F7800" w:rsidRPr="00EC634F">
        <w:rPr>
          <w:rFonts w:cs="Times New Roman"/>
          <w:szCs w:val="26"/>
        </w:rPr>
        <w:t>sự</w:t>
      </w:r>
      <w:proofErr w:type="spellEnd"/>
      <w:r w:rsidR="007F7800" w:rsidRPr="00EC634F">
        <w:rPr>
          <w:rFonts w:cs="Times New Roman"/>
          <w:szCs w:val="26"/>
        </w:rPr>
        <w:t xml:space="preserve"> </w:t>
      </w:r>
      <w:proofErr w:type="spellStart"/>
      <w:r w:rsidR="007F7800" w:rsidRPr="00EC634F">
        <w:rPr>
          <w:rFonts w:cs="Times New Roman"/>
          <w:szCs w:val="26"/>
        </w:rPr>
        <w:t>phân</w:t>
      </w:r>
      <w:proofErr w:type="spellEnd"/>
      <w:r w:rsidR="007F7800" w:rsidRPr="00EC634F">
        <w:rPr>
          <w:rFonts w:cs="Times New Roman"/>
          <w:szCs w:val="26"/>
        </w:rPr>
        <w:t xml:space="preserve"> </w:t>
      </w:r>
      <w:proofErr w:type="spellStart"/>
      <w:r w:rsidR="007F7800" w:rsidRPr="00EC634F">
        <w:rPr>
          <w:rFonts w:cs="Times New Roman"/>
          <w:szCs w:val="26"/>
        </w:rPr>
        <w:t>bố</w:t>
      </w:r>
      <w:proofErr w:type="spellEnd"/>
      <w:r w:rsidR="007F7800" w:rsidRPr="00EC634F">
        <w:rPr>
          <w:rFonts w:cs="Times New Roman"/>
          <w:szCs w:val="26"/>
        </w:rPr>
        <w:t xml:space="preserve"> </w:t>
      </w:r>
      <w:proofErr w:type="spellStart"/>
      <w:r w:rsidR="007F7800" w:rsidRPr="00EC634F">
        <w:rPr>
          <w:rFonts w:cs="Times New Roman"/>
          <w:szCs w:val="26"/>
        </w:rPr>
        <w:t>đồng</w:t>
      </w:r>
      <w:proofErr w:type="spellEnd"/>
      <w:r w:rsidR="007F7800" w:rsidRPr="00EC634F">
        <w:rPr>
          <w:rFonts w:cs="Times New Roman"/>
          <w:szCs w:val="26"/>
        </w:rPr>
        <w:t xml:space="preserve"> </w:t>
      </w:r>
      <w:proofErr w:type="spellStart"/>
      <w:r w:rsidR="007F7800" w:rsidRPr="00EC634F">
        <w:rPr>
          <w:rFonts w:cs="Times New Roman"/>
          <w:szCs w:val="26"/>
        </w:rPr>
        <w:t>đều</w:t>
      </w:r>
      <w:proofErr w:type="spellEnd"/>
      <w:r w:rsidR="007F7800" w:rsidRPr="00EC634F">
        <w:rPr>
          <w:rFonts w:cs="Times New Roman"/>
          <w:szCs w:val="26"/>
        </w:rPr>
        <w:t xml:space="preserve">. SMOTE </w:t>
      </w:r>
      <w:proofErr w:type="spellStart"/>
      <w:r w:rsidR="007F7800" w:rsidRPr="00EC634F">
        <w:rPr>
          <w:rFonts w:cs="Times New Roman"/>
          <w:szCs w:val="26"/>
        </w:rPr>
        <w:t>giúp</w:t>
      </w:r>
      <w:proofErr w:type="spellEnd"/>
      <w:r w:rsidR="007F7800" w:rsidRPr="00EC634F">
        <w:rPr>
          <w:rFonts w:cs="Times New Roman"/>
          <w:szCs w:val="26"/>
        </w:rPr>
        <w:t xml:space="preserve"> </w:t>
      </w:r>
      <w:proofErr w:type="spellStart"/>
      <w:r w:rsidR="007F7800" w:rsidRPr="00EC634F">
        <w:rPr>
          <w:rFonts w:cs="Times New Roman"/>
          <w:szCs w:val="26"/>
        </w:rPr>
        <w:t>tạo</w:t>
      </w:r>
      <w:proofErr w:type="spellEnd"/>
      <w:r w:rsidR="007F7800" w:rsidRPr="00EC634F">
        <w:rPr>
          <w:rFonts w:cs="Times New Roman"/>
          <w:szCs w:val="26"/>
        </w:rPr>
        <w:t xml:space="preserve"> </w:t>
      </w:r>
      <w:proofErr w:type="spellStart"/>
      <w:r w:rsidR="007F7800" w:rsidRPr="00EC634F">
        <w:rPr>
          <w:rFonts w:cs="Times New Roman"/>
          <w:szCs w:val="26"/>
        </w:rPr>
        <w:t>mẫu</w:t>
      </w:r>
      <w:proofErr w:type="spellEnd"/>
      <w:r w:rsidR="007F7800" w:rsidRPr="00EC634F">
        <w:rPr>
          <w:rFonts w:cs="Times New Roman"/>
          <w:szCs w:val="26"/>
        </w:rPr>
        <w:t xml:space="preserve"> </w:t>
      </w:r>
      <w:proofErr w:type="spellStart"/>
      <w:r w:rsidR="007F7800" w:rsidRPr="00EC634F">
        <w:rPr>
          <w:rFonts w:cs="Times New Roman"/>
          <w:szCs w:val="26"/>
        </w:rPr>
        <w:t>giả</w:t>
      </w:r>
      <w:proofErr w:type="spellEnd"/>
      <w:r w:rsidR="007F7800" w:rsidRPr="00EC634F">
        <w:rPr>
          <w:rFonts w:cs="Times New Roman"/>
          <w:szCs w:val="26"/>
        </w:rPr>
        <w:t xml:space="preserve"> </w:t>
      </w:r>
      <w:proofErr w:type="spellStart"/>
      <w:r w:rsidR="007F7800" w:rsidRPr="00EC634F">
        <w:rPr>
          <w:rFonts w:cs="Times New Roman"/>
          <w:szCs w:val="26"/>
        </w:rPr>
        <w:t>cho</w:t>
      </w:r>
      <w:proofErr w:type="spellEnd"/>
      <w:r w:rsidR="007F7800" w:rsidRPr="00EC634F">
        <w:rPr>
          <w:rFonts w:cs="Times New Roman"/>
          <w:szCs w:val="26"/>
        </w:rPr>
        <w:t xml:space="preserve"> </w:t>
      </w:r>
      <w:proofErr w:type="spellStart"/>
      <w:r w:rsidR="007F7800" w:rsidRPr="00EC634F">
        <w:rPr>
          <w:rFonts w:cs="Times New Roman"/>
          <w:szCs w:val="26"/>
        </w:rPr>
        <w:t>các</w:t>
      </w:r>
      <w:proofErr w:type="spellEnd"/>
      <w:r w:rsidR="007F7800" w:rsidRPr="00EC634F">
        <w:rPr>
          <w:rFonts w:cs="Times New Roman"/>
          <w:szCs w:val="26"/>
        </w:rPr>
        <w:t xml:space="preserve"> </w:t>
      </w:r>
      <w:proofErr w:type="spellStart"/>
      <w:r w:rsidR="007F7800" w:rsidRPr="00EC634F">
        <w:rPr>
          <w:rFonts w:cs="Times New Roman"/>
          <w:szCs w:val="26"/>
        </w:rPr>
        <w:t>lớp</w:t>
      </w:r>
      <w:proofErr w:type="spellEnd"/>
      <w:r w:rsidR="007F7800" w:rsidRPr="00EC634F">
        <w:rPr>
          <w:rFonts w:cs="Times New Roman"/>
          <w:szCs w:val="26"/>
        </w:rPr>
        <w:t xml:space="preserve"> </w:t>
      </w:r>
      <w:proofErr w:type="spellStart"/>
      <w:r w:rsidR="007F7800" w:rsidRPr="00EC634F">
        <w:rPr>
          <w:rFonts w:cs="Times New Roman"/>
          <w:szCs w:val="26"/>
        </w:rPr>
        <w:t>ít</w:t>
      </w:r>
      <w:proofErr w:type="spellEnd"/>
      <w:r w:rsidR="007F7800" w:rsidRPr="00EC634F">
        <w:rPr>
          <w:rFonts w:cs="Times New Roman"/>
          <w:szCs w:val="26"/>
        </w:rPr>
        <w:t xml:space="preserve"> </w:t>
      </w:r>
      <w:proofErr w:type="spellStart"/>
      <w:r w:rsidR="007F7800" w:rsidRPr="00EC634F">
        <w:rPr>
          <w:rFonts w:cs="Times New Roman"/>
          <w:szCs w:val="26"/>
        </w:rPr>
        <w:t>đại</w:t>
      </w:r>
      <w:proofErr w:type="spellEnd"/>
      <w:r w:rsidR="007F7800" w:rsidRPr="00EC634F">
        <w:rPr>
          <w:rFonts w:cs="Times New Roman"/>
          <w:szCs w:val="26"/>
        </w:rPr>
        <w:t xml:space="preserve"> </w:t>
      </w:r>
      <w:proofErr w:type="spellStart"/>
      <w:r w:rsidR="007F7800" w:rsidRPr="00EC634F">
        <w:rPr>
          <w:rFonts w:cs="Times New Roman"/>
          <w:szCs w:val="26"/>
        </w:rPr>
        <w:t>diện</w:t>
      </w:r>
      <w:proofErr w:type="spellEnd"/>
      <w:r w:rsidR="007F7800" w:rsidRPr="00EC634F">
        <w:rPr>
          <w:rFonts w:cs="Times New Roman"/>
          <w:szCs w:val="26"/>
        </w:rPr>
        <w:t xml:space="preserve"> </w:t>
      </w:r>
      <w:proofErr w:type="spellStart"/>
      <w:r w:rsidR="007F7800" w:rsidRPr="00EC634F">
        <w:rPr>
          <w:rFonts w:cs="Times New Roman"/>
          <w:szCs w:val="26"/>
        </w:rPr>
        <w:t>hơn</w:t>
      </w:r>
      <w:proofErr w:type="spellEnd"/>
      <w:r w:rsidR="007F7800" w:rsidRPr="00EC634F">
        <w:rPr>
          <w:rFonts w:cs="Times New Roman"/>
          <w:szCs w:val="26"/>
        </w:rPr>
        <w:t xml:space="preserve">, </w:t>
      </w:r>
      <w:proofErr w:type="spellStart"/>
      <w:r w:rsidR="007F7800" w:rsidRPr="00EC634F">
        <w:rPr>
          <w:rFonts w:cs="Times New Roman"/>
          <w:szCs w:val="26"/>
        </w:rPr>
        <w:t>tránh</w:t>
      </w:r>
      <w:proofErr w:type="spellEnd"/>
      <w:r w:rsidR="007F7800" w:rsidRPr="00EC634F">
        <w:rPr>
          <w:rFonts w:cs="Times New Roman"/>
          <w:szCs w:val="26"/>
        </w:rPr>
        <w:t xml:space="preserve"> </w:t>
      </w:r>
      <w:proofErr w:type="spellStart"/>
      <w:r w:rsidR="007F7800" w:rsidRPr="00EC634F">
        <w:rPr>
          <w:rFonts w:cs="Times New Roman"/>
          <w:szCs w:val="26"/>
        </w:rPr>
        <w:t>tình</w:t>
      </w:r>
      <w:proofErr w:type="spellEnd"/>
      <w:r w:rsidR="007F7800" w:rsidRPr="00EC634F">
        <w:rPr>
          <w:rFonts w:cs="Times New Roman"/>
          <w:szCs w:val="26"/>
        </w:rPr>
        <w:t xml:space="preserve"> </w:t>
      </w:r>
      <w:proofErr w:type="spellStart"/>
      <w:r w:rsidR="007F7800" w:rsidRPr="00EC634F">
        <w:rPr>
          <w:rFonts w:cs="Times New Roman"/>
          <w:szCs w:val="26"/>
        </w:rPr>
        <w:t>trạng</w:t>
      </w:r>
      <w:proofErr w:type="spellEnd"/>
      <w:r w:rsidR="007F7800" w:rsidRPr="00EC634F">
        <w:rPr>
          <w:rFonts w:cs="Times New Roman"/>
          <w:szCs w:val="26"/>
        </w:rPr>
        <w:t xml:space="preserve"> </w:t>
      </w:r>
      <w:proofErr w:type="spellStart"/>
      <w:r w:rsidR="007F7800" w:rsidRPr="00EC634F">
        <w:rPr>
          <w:rFonts w:cs="Times New Roman"/>
          <w:szCs w:val="26"/>
        </w:rPr>
        <w:t>mô</w:t>
      </w:r>
      <w:proofErr w:type="spellEnd"/>
      <w:r w:rsidR="007F7800" w:rsidRPr="00EC634F">
        <w:rPr>
          <w:rFonts w:cs="Times New Roman"/>
          <w:szCs w:val="26"/>
        </w:rPr>
        <w:t xml:space="preserve"> </w:t>
      </w:r>
      <w:proofErr w:type="spellStart"/>
      <w:r w:rsidR="007F7800" w:rsidRPr="00EC634F">
        <w:rPr>
          <w:rFonts w:cs="Times New Roman"/>
          <w:szCs w:val="26"/>
        </w:rPr>
        <w:t>hình</w:t>
      </w:r>
      <w:proofErr w:type="spellEnd"/>
      <w:r w:rsidR="007F7800" w:rsidRPr="00EC634F">
        <w:rPr>
          <w:rFonts w:cs="Times New Roman"/>
          <w:szCs w:val="26"/>
        </w:rPr>
        <w:t xml:space="preserve"> </w:t>
      </w:r>
      <w:proofErr w:type="spellStart"/>
      <w:r w:rsidR="007F7800" w:rsidRPr="00EC634F">
        <w:rPr>
          <w:rFonts w:cs="Times New Roman"/>
          <w:szCs w:val="26"/>
        </w:rPr>
        <w:t>chỉ</w:t>
      </w:r>
      <w:proofErr w:type="spellEnd"/>
      <w:r w:rsidR="007F7800" w:rsidRPr="00EC634F">
        <w:rPr>
          <w:rFonts w:cs="Times New Roman"/>
          <w:szCs w:val="26"/>
        </w:rPr>
        <w:t xml:space="preserve"> </w:t>
      </w:r>
      <w:proofErr w:type="spellStart"/>
      <w:r w:rsidR="007F7800" w:rsidRPr="00EC634F">
        <w:rPr>
          <w:rFonts w:cs="Times New Roman"/>
          <w:szCs w:val="26"/>
        </w:rPr>
        <w:t>học</w:t>
      </w:r>
      <w:proofErr w:type="spellEnd"/>
      <w:r w:rsidR="007F7800" w:rsidRPr="00EC634F">
        <w:rPr>
          <w:rFonts w:cs="Times New Roman"/>
          <w:szCs w:val="26"/>
        </w:rPr>
        <w:t xml:space="preserve"> </w:t>
      </w:r>
      <w:proofErr w:type="spellStart"/>
      <w:r w:rsidR="007F7800" w:rsidRPr="00EC634F">
        <w:rPr>
          <w:rFonts w:cs="Times New Roman"/>
          <w:szCs w:val="26"/>
        </w:rPr>
        <w:t>được</w:t>
      </w:r>
      <w:proofErr w:type="spellEnd"/>
      <w:r w:rsidR="007F7800" w:rsidRPr="00EC634F">
        <w:rPr>
          <w:rFonts w:cs="Times New Roman"/>
          <w:szCs w:val="26"/>
        </w:rPr>
        <w:t xml:space="preserve"> </w:t>
      </w:r>
      <w:proofErr w:type="spellStart"/>
      <w:r w:rsidR="007F7800" w:rsidRPr="00EC634F">
        <w:rPr>
          <w:rFonts w:cs="Times New Roman"/>
          <w:szCs w:val="26"/>
        </w:rPr>
        <w:t>các</w:t>
      </w:r>
      <w:proofErr w:type="spellEnd"/>
      <w:r w:rsidR="007F7800" w:rsidRPr="00EC634F">
        <w:rPr>
          <w:rFonts w:cs="Times New Roman"/>
          <w:szCs w:val="26"/>
        </w:rPr>
        <w:t xml:space="preserve"> </w:t>
      </w:r>
      <w:proofErr w:type="spellStart"/>
      <w:r w:rsidR="007F7800" w:rsidRPr="00EC634F">
        <w:rPr>
          <w:rFonts w:cs="Times New Roman"/>
          <w:szCs w:val="26"/>
        </w:rPr>
        <w:t>đặc</w:t>
      </w:r>
      <w:proofErr w:type="spellEnd"/>
      <w:r w:rsidR="007F7800" w:rsidRPr="00EC634F">
        <w:rPr>
          <w:rFonts w:cs="Times New Roman"/>
          <w:szCs w:val="26"/>
        </w:rPr>
        <w:t xml:space="preserve"> </w:t>
      </w:r>
      <w:proofErr w:type="spellStart"/>
      <w:r w:rsidR="007F7800" w:rsidRPr="00EC634F">
        <w:rPr>
          <w:rFonts w:cs="Times New Roman"/>
          <w:szCs w:val="26"/>
        </w:rPr>
        <w:t>trưng</w:t>
      </w:r>
      <w:proofErr w:type="spellEnd"/>
      <w:r w:rsidR="007F7800" w:rsidRPr="00EC634F">
        <w:rPr>
          <w:rFonts w:cs="Times New Roman"/>
          <w:szCs w:val="26"/>
        </w:rPr>
        <w:t xml:space="preserve"> </w:t>
      </w:r>
      <w:proofErr w:type="spellStart"/>
      <w:r w:rsidR="007F7800" w:rsidRPr="00EC634F">
        <w:rPr>
          <w:rFonts w:cs="Times New Roman"/>
          <w:szCs w:val="26"/>
        </w:rPr>
        <w:t>của</w:t>
      </w:r>
      <w:proofErr w:type="spellEnd"/>
      <w:r w:rsidR="007F7800" w:rsidRPr="00EC634F">
        <w:rPr>
          <w:rFonts w:cs="Times New Roman"/>
          <w:szCs w:val="26"/>
        </w:rPr>
        <w:t xml:space="preserve"> </w:t>
      </w:r>
      <w:proofErr w:type="spellStart"/>
      <w:r w:rsidR="007F7800" w:rsidRPr="00EC634F">
        <w:rPr>
          <w:rFonts w:cs="Times New Roman"/>
          <w:szCs w:val="26"/>
        </w:rPr>
        <w:t>lớp</w:t>
      </w:r>
      <w:proofErr w:type="spellEnd"/>
      <w:r w:rsidR="007F7800" w:rsidRPr="00EC634F">
        <w:rPr>
          <w:rFonts w:cs="Times New Roman"/>
          <w:szCs w:val="26"/>
        </w:rPr>
        <w:t xml:space="preserve"> </w:t>
      </w:r>
      <w:proofErr w:type="spellStart"/>
      <w:r w:rsidR="007F7800" w:rsidRPr="00EC634F">
        <w:rPr>
          <w:rFonts w:cs="Times New Roman"/>
          <w:szCs w:val="26"/>
        </w:rPr>
        <w:t>phổ</w:t>
      </w:r>
      <w:proofErr w:type="spellEnd"/>
      <w:r w:rsidR="007F7800" w:rsidRPr="00EC634F">
        <w:rPr>
          <w:rFonts w:cs="Times New Roman"/>
          <w:szCs w:val="26"/>
        </w:rPr>
        <w:t xml:space="preserve"> </w:t>
      </w:r>
      <w:proofErr w:type="spellStart"/>
      <w:r w:rsidR="007F7800" w:rsidRPr="00EC634F">
        <w:rPr>
          <w:rFonts w:cs="Times New Roman"/>
          <w:szCs w:val="26"/>
        </w:rPr>
        <w:t>biến</w:t>
      </w:r>
      <w:proofErr w:type="spellEnd"/>
      <w:r w:rsidR="007F7800" w:rsidRPr="00EC634F">
        <w:rPr>
          <w:rFonts w:cs="Times New Roman"/>
          <w:szCs w:val="26"/>
        </w:rPr>
        <w:t xml:space="preserve"> </w:t>
      </w:r>
      <w:proofErr w:type="spellStart"/>
      <w:r w:rsidR="007F7800" w:rsidRPr="00EC634F">
        <w:rPr>
          <w:rFonts w:cs="Times New Roman"/>
          <w:szCs w:val="26"/>
        </w:rPr>
        <w:t>hơn</w:t>
      </w:r>
      <w:proofErr w:type="spellEnd"/>
      <w:r w:rsidR="007F7800" w:rsidRPr="00EC634F">
        <w:rPr>
          <w:rFonts w:cs="Times New Roman"/>
          <w:szCs w:val="26"/>
        </w:rPr>
        <w:t xml:space="preserve"> (overfitting </w:t>
      </w:r>
      <w:proofErr w:type="spellStart"/>
      <w:r w:rsidR="007F7800" w:rsidRPr="00EC634F">
        <w:rPr>
          <w:rFonts w:cs="Times New Roman"/>
          <w:szCs w:val="26"/>
        </w:rPr>
        <w:t>cho</w:t>
      </w:r>
      <w:proofErr w:type="spellEnd"/>
      <w:r w:rsidR="007F7800" w:rsidRPr="00EC634F">
        <w:rPr>
          <w:rFonts w:cs="Times New Roman"/>
          <w:szCs w:val="26"/>
        </w:rPr>
        <w:t xml:space="preserve"> </w:t>
      </w:r>
      <w:proofErr w:type="spellStart"/>
      <w:r w:rsidR="007F7800" w:rsidRPr="00EC634F">
        <w:rPr>
          <w:rFonts w:cs="Times New Roman"/>
          <w:szCs w:val="26"/>
        </w:rPr>
        <w:t>lớp</w:t>
      </w:r>
      <w:proofErr w:type="spellEnd"/>
      <w:r w:rsidR="007F7800" w:rsidRPr="00EC634F">
        <w:rPr>
          <w:rFonts w:cs="Times New Roman"/>
          <w:szCs w:val="26"/>
        </w:rPr>
        <w:t xml:space="preserve"> </w:t>
      </w:r>
      <w:proofErr w:type="spellStart"/>
      <w:r w:rsidR="007F7800" w:rsidRPr="00EC634F">
        <w:rPr>
          <w:rFonts w:cs="Times New Roman"/>
          <w:szCs w:val="26"/>
        </w:rPr>
        <w:t>chiếm</w:t>
      </w:r>
      <w:proofErr w:type="spellEnd"/>
      <w:r w:rsidR="007F7800" w:rsidRPr="00EC634F">
        <w:rPr>
          <w:rFonts w:cs="Times New Roman"/>
          <w:szCs w:val="26"/>
        </w:rPr>
        <w:t xml:space="preserve"> </w:t>
      </w:r>
      <w:proofErr w:type="spellStart"/>
      <w:r w:rsidR="007F7800" w:rsidRPr="00EC634F">
        <w:rPr>
          <w:rFonts w:cs="Times New Roman"/>
          <w:szCs w:val="26"/>
        </w:rPr>
        <w:t>ưu</w:t>
      </w:r>
      <w:proofErr w:type="spellEnd"/>
      <w:r w:rsidR="007F7800" w:rsidRPr="00EC634F">
        <w:rPr>
          <w:rFonts w:cs="Times New Roman"/>
          <w:szCs w:val="26"/>
        </w:rPr>
        <w:t xml:space="preserve"> </w:t>
      </w:r>
      <w:proofErr w:type="spellStart"/>
      <w:r w:rsidR="007F7800" w:rsidRPr="00EC634F">
        <w:rPr>
          <w:rFonts w:cs="Times New Roman"/>
          <w:szCs w:val="26"/>
        </w:rPr>
        <w:t>thế</w:t>
      </w:r>
      <w:proofErr w:type="spellEnd"/>
      <w:r w:rsidR="007F7800" w:rsidRPr="00EC634F">
        <w:rPr>
          <w:rFonts w:cs="Times New Roman"/>
          <w:szCs w:val="26"/>
        </w:rPr>
        <w:t>).</w:t>
      </w:r>
    </w:p>
    <w:p w14:paraId="0FF07B3C" w14:textId="77777777" w:rsidR="00EC634F" w:rsidRPr="00EC634F" w:rsidRDefault="00EF0276" w:rsidP="00EC634F">
      <w:pPr>
        <w:pStyle w:val="ListParagraph"/>
        <w:numPr>
          <w:ilvl w:val="0"/>
          <w:numId w:val="100"/>
        </w:numPr>
        <w:spacing w:line="360" w:lineRule="auto"/>
        <w:ind w:left="1170"/>
        <w:jc w:val="both"/>
        <w:rPr>
          <w:rFonts w:cs="Times New Roman"/>
          <w:b/>
          <w:bCs/>
          <w:szCs w:val="26"/>
          <w:lang w:val="vi-VN"/>
        </w:rPr>
      </w:pPr>
      <w:r w:rsidRPr="00EC634F">
        <w:rPr>
          <w:rFonts w:cs="Times New Roman"/>
          <w:b/>
          <w:bCs/>
          <w:szCs w:val="26"/>
          <w:lang w:val="vi-VN"/>
        </w:rPr>
        <w:t xml:space="preserve">Hoạt động: </w:t>
      </w:r>
    </w:p>
    <w:p w14:paraId="1927B2F1" w14:textId="77777777" w:rsidR="00EC634F" w:rsidRPr="00EC634F" w:rsidRDefault="00EF0276" w:rsidP="00EC634F">
      <w:pPr>
        <w:pStyle w:val="ListParagraph"/>
        <w:numPr>
          <w:ilvl w:val="1"/>
          <w:numId w:val="100"/>
        </w:numPr>
        <w:spacing w:line="360" w:lineRule="auto"/>
        <w:jc w:val="both"/>
        <w:rPr>
          <w:rFonts w:cs="Times New Roman"/>
          <w:b/>
          <w:bCs/>
          <w:szCs w:val="26"/>
          <w:lang w:val="vi-VN"/>
        </w:rPr>
      </w:pPr>
      <w:r w:rsidRPr="00EC634F">
        <w:rPr>
          <w:rFonts w:cs="Times New Roman"/>
          <w:b/>
          <w:bCs/>
          <w:szCs w:val="26"/>
        </w:rPr>
        <w:t xml:space="preserve">Chia </w:t>
      </w:r>
      <w:proofErr w:type="spellStart"/>
      <w:r w:rsidRPr="00EC634F">
        <w:rPr>
          <w:rFonts w:cs="Times New Roman"/>
          <w:b/>
          <w:bCs/>
          <w:szCs w:val="26"/>
        </w:rPr>
        <w:t>dữ</w:t>
      </w:r>
      <w:proofErr w:type="spellEnd"/>
      <w:r w:rsidRPr="00EC634F">
        <w:rPr>
          <w:rFonts w:cs="Times New Roman"/>
          <w:b/>
          <w:bCs/>
          <w:szCs w:val="26"/>
        </w:rPr>
        <w:t xml:space="preserve"> </w:t>
      </w:r>
      <w:proofErr w:type="spellStart"/>
      <w:r w:rsidRPr="00EC634F">
        <w:rPr>
          <w:rFonts w:cs="Times New Roman"/>
          <w:b/>
          <w:bCs/>
          <w:szCs w:val="26"/>
        </w:rPr>
        <w:t>liệu</w:t>
      </w:r>
      <w:proofErr w:type="spellEnd"/>
      <w:r w:rsidRPr="00EC634F">
        <w:rPr>
          <w:rFonts w:cs="Times New Roman"/>
          <w:b/>
          <w:bCs/>
          <w:szCs w:val="26"/>
        </w:rPr>
        <w:t xml:space="preserve">: </w:t>
      </w:r>
      <w:proofErr w:type="spellStart"/>
      <w:r w:rsidRPr="00EC634F">
        <w:rPr>
          <w:rFonts w:cs="Times New Roman"/>
          <w:szCs w:val="26"/>
        </w:rPr>
        <w:t>Dữ</w:t>
      </w:r>
      <w:proofErr w:type="spellEnd"/>
      <w:r w:rsidRPr="00EC634F">
        <w:rPr>
          <w:rFonts w:cs="Times New Roman"/>
          <w:szCs w:val="26"/>
        </w:rPr>
        <w:t xml:space="preserve"> </w:t>
      </w:r>
      <w:proofErr w:type="spellStart"/>
      <w:r w:rsidRPr="00EC634F">
        <w:rPr>
          <w:rFonts w:cs="Times New Roman"/>
          <w:szCs w:val="26"/>
        </w:rPr>
        <w:t>liệu</w:t>
      </w:r>
      <w:proofErr w:type="spellEnd"/>
      <w:r w:rsidRPr="00EC634F">
        <w:rPr>
          <w:rFonts w:cs="Times New Roman"/>
          <w:szCs w:val="26"/>
        </w:rPr>
        <w:t xml:space="preserve"> </w:t>
      </w:r>
      <w:proofErr w:type="spellStart"/>
      <w:r w:rsidRPr="00EC634F">
        <w:rPr>
          <w:rFonts w:cs="Times New Roman"/>
          <w:szCs w:val="26"/>
        </w:rPr>
        <w:t>được</w:t>
      </w:r>
      <w:proofErr w:type="spellEnd"/>
      <w:r w:rsidRPr="00EC634F">
        <w:rPr>
          <w:rFonts w:cs="Times New Roman"/>
          <w:szCs w:val="26"/>
        </w:rPr>
        <w:t xml:space="preserve"> chia </w:t>
      </w:r>
      <w:proofErr w:type="spellStart"/>
      <w:r w:rsidRPr="00EC634F">
        <w:rPr>
          <w:rFonts w:cs="Times New Roman"/>
          <w:szCs w:val="26"/>
        </w:rPr>
        <w:t>thành</w:t>
      </w:r>
      <w:proofErr w:type="spellEnd"/>
      <w:r w:rsidRPr="00EC634F">
        <w:rPr>
          <w:rFonts w:cs="Times New Roman"/>
          <w:szCs w:val="26"/>
        </w:rPr>
        <w:t xml:space="preserve"> 2 </w:t>
      </w:r>
      <w:proofErr w:type="spellStart"/>
      <w:r w:rsidRPr="00EC634F">
        <w:rPr>
          <w:rFonts w:cs="Times New Roman"/>
          <w:szCs w:val="26"/>
        </w:rPr>
        <w:t>tập</w:t>
      </w:r>
      <w:proofErr w:type="spellEnd"/>
      <w:r w:rsidRPr="00EC634F">
        <w:rPr>
          <w:rFonts w:cs="Times New Roman"/>
          <w:szCs w:val="26"/>
        </w:rPr>
        <w:t xml:space="preserve">: </w:t>
      </w:r>
      <w:proofErr w:type="spellStart"/>
      <w:r w:rsidRPr="00EC634F">
        <w:rPr>
          <w:rFonts w:cs="Times New Roman"/>
          <w:szCs w:val="26"/>
        </w:rPr>
        <w:t>tập</w:t>
      </w:r>
      <w:proofErr w:type="spellEnd"/>
      <w:r w:rsidRPr="00EC634F">
        <w:rPr>
          <w:rFonts w:cs="Times New Roman"/>
          <w:szCs w:val="26"/>
        </w:rPr>
        <w:t xml:space="preserve"> </w:t>
      </w:r>
      <w:proofErr w:type="spellStart"/>
      <w:r w:rsidRPr="00EC634F">
        <w:rPr>
          <w:rFonts w:cs="Times New Roman"/>
          <w:szCs w:val="26"/>
        </w:rPr>
        <w:t>huấn</w:t>
      </w:r>
      <w:proofErr w:type="spellEnd"/>
      <w:r w:rsidRPr="00EC634F">
        <w:rPr>
          <w:rFonts w:cs="Times New Roman"/>
          <w:szCs w:val="26"/>
        </w:rPr>
        <w:t xml:space="preserve"> </w:t>
      </w:r>
      <w:proofErr w:type="spellStart"/>
      <w:r w:rsidRPr="00EC634F">
        <w:rPr>
          <w:rFonts w:cs="Times New Roman"/>
          <w:szCs w:val="26"/>
        </w:rPr>
        <w:t>luyện</w:t>
      </w:r>
      <w:proofErr w:type="spellEnd"/>
      <w:r w:rsidRPr="00EC634F">
        <w:rPr>
          <w:rFonts w:cs="Times New Roman"/>
          <w:szCs w:val="26"/>
        </w:rPr>
        <w:t xml:space="preserve"> (train) </w:t>
      </w:r>
      <w:proofErr w:type="spellStart"/>
      <w:r w:rsidRPr="00EC634F">
        <w:rPr>
          <w:rFonts w:cs="Times New Roman"/>
          <w:szCs w:val="26"/>
        </w:rPr>
        <w:t>và</w:t>
      </w:r>
      <w:proofErr w:type="spellEnd"/>
      <w:r w:rsidRPr="00EC634F">
        <w:rPr>
          <w:rFonts w:cs="Times New Roman"/>
          <w:szCs w:val="26"/>
        </w:rPr>
        <w:t xml:space="preserve"> </w:t>
      </w:r>
      <w:proofErr w:type="spellStart"/>
      <w:r w:rsidRPr="00EC634F">
        <w:rPr>
          <w:rFonts w:cs="Times New Roman"/>
          <w:szCs w:val="26"/>
        </w:rPr>
        <w:t>tập</w:t>
      </w:r>
      <w:proofErr w:type="spellEnd"/>
      <w:r w:rsidRPr="00EC634F">
        <w:rPr>
          <w:rFonts w:cs="Times New Roman"/>
          <w:szCs w:val="26"/>
        </w:rPr>
        <w:t xml:space="preserve"> </w:t>
      </w:r>
      <w:proofErr w:type="spellStart"/>
      <w:r w:rsidRPr="00EC634F">
        <w:rPr>
          <w:rFonts w:cs="Times New Roman"/>
          <w:szCs w:val="26"/>
        </w:rPr>
        <w:t>kiểm</w:t>
      </w:r>
      <w:proofErr w:type="spellEnd"/>
      <w:r w:rsidRPr="00EC634F">
        <w:rPr>
          <w:rFonts w:cs="Times New Roman"/>
          <w:szCs w:val="26"/>
        </w:rPr>
        <w:t xml:space="preserve"> </w:t>
      </w:r>
      <w:proofErr w:type="spellStart"/>
      <w:r w:rsidRPr="00EC634F">
        <w:rPr>
          <w:rFonts w:cs="Times New Roman"/>
          <w:szCs w:val="26"/>
        </w:rPr>
        <w:t>tra</w:t>
      </w:r>
      <w:proofErr w:type="spellEnd"/>
      <w:r w:rsidRPr="00EC634F">
        <w:rPr>
          <w:rFonts w:cs="Times New Roman"/>
          <w:szCs w:val="26"/>
        </w:rPr>
        <w:t xml:space="preserve"> (test) </w:t>
      </w:r>
      <w:proofErr w:type="spellStart"/>
      <w:r w:rsidRPr="00EC634F">
        <w:rPr>
          <w:rFonts w:cs="Times New Roman"/>
          <w:szCs w:val="26"/>
        </w:rPr>
        <w:t>với</w:t>
      </w:r>
      <w:proofErr w:type="spellEnd"/>
      <w:r w:rsidRPr="00EC634F">
        <w:rPr>
          <w:rFonts w:cs="Times New Roman"/>
          <w:szCs w:val="26"/>
        </w:rPr>
        <w:t xml:space="preserve"> </w:t>
      </w:r>
      <w:proofErr w:type="spellStart"/>
      <w:r w:rsidRPr="00EC634F">
        <w:rPr>
          <w:rFonts w:cs="Times New Roman"/>
          <w:szCs w:val="26"/>
        </w:rPr>
        <w:t>tỷ</w:t>
      </w:r>
      <w:proofErr w:type="spellEnd"/>
      <w:r w:rsidRPr="00EC634F">
        <w:rPr>
          <w:rFonts w:cs="Times New Roman"/>
          <w:szCs w:val="26"/>
        </w:rPr>
        <w:t xml:space="preserve"> </w:t>
      </w:r>
      <w:proofErr w:type="spellStart"/>
      <w:r w:rsidRPr="00EC634F">
        <w:rPr>
          <w:rFonts w:cs="Times New Roman"/>
          <w:szCs w:val="26"/>
        </w:rPr>
        <w:t>lệ</w:t>
      </w:r>
      <w:proofErr w:type="spellEnd"/>
      <w:r w:rsidRPr="00EC634F">
        <w:rPr>
          <w:rFonts w:cs="Times New Roman"/>
          <w:szCs w:val="26"/>
        </w:rPr>
        <w:t xml:space="preserve"> 70%/30% </w:t>
      </w:r>
      <w:proofErr w:type="spellStart"/>
      <w:r w:rsidRPr="00EC634F">
        <w:rPr>
          <w:rFonts w:cs="Times New Roman"/>
          <w:szCs w:val="26"/>
        </w:rPr>
        <w:t>hoặc</w:t>
      </w:r>
      <w:proofErr w:type="spellEnd"/>
      <w:r w:rsidRPr="00EC634F">
        <w:rPr>
          <w:rFonts w:cs="Times New Roman"/>
          <w:szCs w:val="26"/>
        </w:rPr>
        <w:t xml:space="preserve"> 80%/20%.</w:t>
      </w:r>
    </w:p>
    <w:p w14:paraId="52528E18" w14:textId="2F20D211" w:rsidR="00EF0276" w:rsidRPr="00EC634F" w:rsidRDefault="00EF0276" w:rsidP="00EC634F">
      <w:pPr>
        <w:pStyle w:val="ListParagraph"/>
        <w:numPr>
          <w:ilvl w:val="1"/>
          <w:numId w:val="100"/>
        </w:numPr>
        <w:spacing w:line="360" w:lineRule="auto"/>
        <w:jc w:val="both"/>
        <w:rPr>
          <w:rFonts w:cs="Times New Roman"/>
          <w:b/>
          <w:bCs/>
          <w:szCs w:val="26"/>
          <w:lang w:val="vi-VN"/>
        </w:rPr>
      </w:pPr>
      <w:proofErr w:type="spellStart"/>
      <w:r w:rsidRPr="00EC634F">
        <w:rPr>
          <w:rFonts w:cs="Times New Roman"/>
          <w:b/>
          <w:bCs/>
          <w:szCs w:val="26"/>
        </w:rPr>
        <w:t>Cân</w:t>
      </w:r>
      <w:proofErr w:type="spellEnd"/>
      <w:r w:rsidRPr="00EC634F">
        <w:rPr>
          <w:rFonts w:cs="Times New Roman"/>
          <w:b/>
          <w:bCs/>
          <w:szCs w:val="26"/>
        </w:rPr>
        <w:t xml:space="preserve"> </w:t>
      </w:r>
      <w:proofErr w:type="spellStart"/>
      <w:r w:rsidRPr="00EC634F">
        <w:rPr>
          <w:rFonts w:cs="Times New Roman"/>
          <w:b/>
          <w:bCs/>
          <w:szCs w:val="26"/>
        </w:rPr>
        <w:t>bằng</w:t>
      </w:r>
      <w:proofErr w:type="spellEnd"/>
      <w:r w:rsidRPr="00EC634F">
        <w:rPr>
          <w:rFonts w:cs="Times New Roman"/>
          <w:b/>
          <w:bCs/>
          <w:szCs w:val="26"/>
        </w:rPr>
        <w:t xml:space="preserve"> </w:t>
      </w:r>
      <w:proofErr w:type="spellStart"/>
      <w:r w:rsidRPr="00EC634F">
        <w:rPr>
          <w:rFonts w:cs="Times New Roman"/>
          <w:b/>
          <w:bCs/>
          <w:szCs w:val="26"/>
        </w:rPr>
        <w:t>dữ</w:t>
      </w:r>
      <w:proofErr w:type="spellEnd"/>
      <w:r w:rsidRPr="00EC634F">
        <w:rPr>
          <w:rFonts w:cs="Times New Roman"/>
          <w:b/>
          <w:bCs/>
          <w:szCs w:val="26"/>
        </w:rPr>
        <w:t xml:space="preserve"> </w:t>
      </w:r>
      <w:proofErr w:type="spellStart"/>
      <w:r w:rsidRPr="00EC634F">
        <w:rPr>
          <w:rFonts w:cs="Times New Roman"/>
          <w:b/>
          <w:bCs/>
          <w:szCs w:val="26"/>
        </w:rPr>
        <w:t>liệu</w:t>
      </w:r>
      <w:proofErr w:type="spellEnd"/>
      <w:r w:rsidRPr="00EC634F">
        <w:rPr>
          <w:rFonts w:cs="Times New Roman"/>
          <w:b/>
          <w:bCs/>
          <w:szCs w:val="26"/>
        </w:rPr>
        <w:t>:</w:t>
      </w:r>
      <w:r w:rsidRPr="00EC634F">
        <w:rPr>
          <w:rFonts w:cs="Times New Roman"/>
          <w:szCs w:val="26"/>
        </w:rPr>
        <w:t xml:space="preserve"> </w:t>
      </w:r>
      <w:proofErr w:type="spellStart"/>
      <w:r w:rsidRPr="00EC634F">
        <w:rPr>
          <w:rFonts w:cs="Times New Roman"/>
          <w:szCs w:val="26"/>
        </w:rPr>
        <w:t>Áp</w:t>
      </w:r>
      <w:proofErr w:type="spellEnd"/>
      <w:r w:rsidRPr="00EC634F">
        <w:rPr>
          <w:rFonts w:cs="Times New Roman"/>
          <w:szCs w:val="26"/>
        </w:rPr>
        <w:t xml:space="preserve"> </w:t>
      </w:r>
      <w:proofErr w:type="spellStart"/>
      <w:r w:rsidRPr="00EC634F">
        <w:rPr>
          <w:rFonts w:cs="Times New Roman"/>
          <w:szCs w:val="26"/>
        </w:rPr>
        <w:t>dụng</w:t>
      </w:r>
      <w:proofErr w:type="spellEnd"/>
      <w:r w:rsidRPr="00EC634F">
        <w:rPr>
          <w:rFonts w:cs="Times New Roman"/>
          <w:szCs w:val="26"/>
        </w:rPr>
        <w:t xml:space="preserve"> </w:t>
      </w:r>
      <w:proofErr w:type="spellStart"/>
      <w:r w:rsidRPr="00EC634F">
        <w:rPr>
          <w:rFonts w:cs="Times New Roman"/>
          <w:szCs w:val="26"/>
        </w:rPr>
        <w:t>kỹ</w:t>
      </w:r>
      <w:proofErr w:type="spellEnd"/>
      <w:r w:rsidRPr="00EC634F">
        <w:rPr>
          <w:rFonts w:cs="Times New Roman"/>
          <w:szCs w:val="26"/>
        </w:rPr>
        <w:t xml:space="preserve"> </w:t>
      </w:r>
      <w:proofErr w:type="spellStart"/>
      <w:r w:rsidRPr="00EC634F">
        <w:rPr>
          <w:rFonts w:cs="Times New Roman"/>
          <w:szCs w:val="26"/>
        </w:rPr>
        <w:t>thuật</w:t>
      </w:r>
      <w:proofErr w:type="spellEnd"/>
      <w:r w:rsidRPr="00EC634F">
        <w:rPr>
          <w:rFonts w:cs="Times New Roman"/>
          <w:szCs w:val="26"/>
        </w:rPr>
        <w:t xml:space="preserve"> SMOTE (Synthetic Minority Over-sampling Technique) </w:t>
      </w:r>
      <w:proofErr w:type="spellStart"/>
      <w:r w:rsidRPr="00EC634F">
        <w:rPr>
          <w:rFonts w:cs="Times New Roman"/>
          <w:szCs w:val="26"/>
        </w:rPr>
        <w:t>để</w:t>
      </w:r>
      <w:proofErr w:type="spellEnd"/>
      <w:r w:rsidRPr="00EC634F">
        <w:rPr>
          <w:rFonts w:cs="Times New Roman"/>
          <w:szCs w:val="26"/>
        </w:rPr>
        <w:t xml:space="preserve"> </w:t>
      </w:r>
      <w:proofErr w:type="spellStart"/>
      <w:r w:rsidRPr="00EC634F">
        <w:rPr>
          <w:rFonts w:cs="Times New Roman"/>
          <w:szCs w:val="26"/>
        </w:rPr>
        <w:t>tạo</w:t>
      </w:r>
      <w:proofErr w:type="spellEnd"/>
      <w:r w:rsidRPr="00EC634F">
        <w:rPr>
          <w:rFonts w:cs="Times New Roman"/>
          <w:szCs w:val="26"/>
        </w:rPr>
        <w:t xml:space="preserve"> </w:t>
      </w:r>
      <w:proofErr w:type="spellStart"/>
      <w:r w:rsidRPr="00EC634F">
        <w:rPr>
          <w:rFonts w:cs="Times New Roman"/>
          <w:szCs w:val="26"/>
        </w:rPr>
        <w:t>ra</w:t>
      </w:r>
      <w:proofErr w:type="spellEnd"/>
      <w:r w:rsidRPr="00EC634F">
        <w:rPr>
          <w:rFonts w:cs="Times New Roman"/>
          <w:szCs w:val="26"/>
        </w:rPr>
        <w:t xml:space="preserve"> </w:t>
      </w:r>
      <w:proofErr w:type="spellStart"/>
      <w:r w:rsidRPr="00EC634F">
        <w:rPr>
          <w:rFonts w:cs="Times New Roman"/>
          <w:szCs w:val="26"/>
        </w:rPr>
        <w:t>các</w:t>
      </w:r>
      <w:proofErr w:type="spellEnd"/>
      <w:r w:rsidRPr="00EC634F">
        <w:rPr>
          <w:rFonts w:cs="Times New Roman"/>
          <w:szCs w:val="26"/>
        </w:rPr>
        <w:t xml:space="preserve"> </w:t>
      </w:r>
      <w:proofErr w:type="spellStart"/>
      <w:r w:rsidRPr="00EC634F">
        <w:rPr>
          <w:rFonts w:cs="Times New Roman"/>
          <w:szCs w:val="26"/>
        </w:rPr>
        <w:t>mẫu</w:t>
      </w:r>
      <w:proofErr w:type="spellEnd"/>
      <w:r w:rsidRPr="00EC634F">
        <w:rPr>
          <w:rFonts w:cs="Times New Roman"/>
          <w:szCs w:val="26"/>
        </w:rPr>
        <w:t xml:space="preserve"> </w:t>
      </w:r>
      <w:proofErr w:type="spellStart"/>
      <w:r w:rsidRPr="00EC634F">
        <w:rPr>
          <w:rFonts w:cs="Times New Roman"/>
          <w:szCs w:val="26"/>
        </w:rPr>
        <w:t>giả</w:t>
      </w:r>
      <w:proofErr w:type="spellEnd"/>
      <w:r w:rsidRPr="00EC634F">
        <w:rPr>
          <w:rFonts w:cs="Times New Roman"/>
          <w:szCs w:val="26"/>
        </w:rPr>
        <w:t xml:space="preserve"> </w:t>
      </w:r>
      <w:proofErr w:type="spellStart"/>
      <w:r w:rsidRPr="00EC634F">
        <w:rPr>
          <w:rFonts w:cs="Times New Roman"/>
          <w:szCs w:val="26"/>
        </w:rPr>
        <w:t>cho</w:t>
      </w:r>
      <w:proofErr w:type="spellEnd"/>
      <w:r w:rsidRPr="00EC634F">
        <w:rPr>
          <w:rFonts w:cs="Times New Roman"/>
          <w:szCs w:val="26"/>
        </w:rPr>
        <w:t xml:space="preserve"> </w:t>
      </w:r>
      <w:proofErr w:type="spellStart"/>
      <w:r w:rsidRPr="00EC634F">
        <w:rPr>
          <w:rFonts w:cs="Times New Roman"/>
          <w:szCs w:val="26"/>
        </w:rPr>
        <w:t>lớp</w:t>
      </w:r>
      <w:proofErr w:type="spellEnd"/>
      <w:r w:rsidRPr="00EC634F">
        <w:rPr>
          <w:rFonts w:cs="Times New Roman"/>
          <w:szCs w:val="26"/>
        </w:rPr>
        <w:t xml:space="preserve"> </w:t>
      </w:r>
      <w:proofErr w:type="spellStart"/>
      <w:r w:rsidRPr="00EC634F">
        <w:rPr>
          <w:rFonts w:cs="Times New Roman"/>
          <w:szCs w:val="26"/>
        </w:rPr>
        <w:t>ít</w:t>
      </w:r>
      <w:proofErr w:type="spellEnd"/>
      <w:r w:rsidRPr="00EC634F">
        <w:rPr>
          <w:rFonts w:cs="Times New Roman"/>
          <w:szCs w:val="26"/>
        </w:rPr>
        <w:t xml:space="preserve"> </w:t>
      </w:r>
      <w:proofErr w:type="spellStart"/>
      <w:r w:rsidRPr="00EC634F">
        <w:rPr>
          <w:rFonts w:cs="Times New Roman"/>
          <w:szCs w:val="26"/>
        </w:rPr>
        <w:t>xuất</w:t>
      </w:r>
      <w:proofErr w:type="spellEnd"/>
      <w:r w:rsidRPr="00EC634F">
        <w:rPr>
          <w:rFonts w:cs="Times New Roman"/>
          <w:szCs w:val="26"/>
        </w:rPr>
        <w:t xml:space="preserve"> </w:t>
      </w:r>
      <w:proofErr w:type="spellStart"/>
      <w:r w:rsidRPr="00EC634F">
        <w:rPr>
          <w:rFonts w:cs="Times New Roman"/>
          <w:szCs w:val="26"/>
        </w:rPr>
        <w:t>hiện</w:t>
      </w:r>
      <w:proofErr w:type="spellEnd"/>
      <w:r w:rsidRPr="00EC634F">
        <w:rPr>
          <w:rFonts w:cs="Times New Roman"/>
          <w:szCs w:val="26"/>
        </w:rPr>
        <w:t xml:space="preserve">, </w:t>
      </w:r>
      <w:proofErr w:type="spellStart"/>
      <w:r w:rsidRPr="00EC634F">
        <w:rPr>
          <w:rFonts w:cs="Times New Roman"/>
          <w:szCs w:val="26"/>
        </w:rPr>
        <w:t>giúp</w:t>
      </w:r>
      <w:proofErr w:type="spellEnd"/>
      <w:r w:rsidRPr="00EC634F">
        <w:rPr>
          <w:rFonts w:cs="Times New Roman"/>
          <w:szCs w:val="26"/>
        </w:rPr>
        <w:t xml:space="preserve"> </w:t>
      </w:r>
      <w:proofErr w:type="spellStart"/>
      <w:r w:rsidRPr="00EC634F">
        <w:rPr>
          <w:rFonts w:cs="Times New Roman"/>
          <w:szCs w:val="26"/>
        </w:rPr>
        <w:t>cân</w:t>
      </w:r>
      <w:proofErr w:type="spellEnd"/>
      <w:r w:rsidRPr="00EC634F">
        <w:rPr>
          <w:rFonts w:cs="Times New Roman"/>
          <w:szCs w:val="26"/>
        </w:rPr>
        <w:t xml:space="preserve"> </w:t>
      </w:r>
      <w:proofErr w:type="spellStart"/>
      <w:r w:rsidRPr="00EC634F">
        <w:rPr>
          <w:rFonts w:cs="Times New Roman"/>
          <w:szCs w:val="26"/>
        </w:rPr>
        <w:t>bằng</w:t>
      </w:r>
      <w:proofErr w:type="spellEnd"/>
      <w:r w:rsidRPr="00EC634F">
        <w:rPr>
          <w:rFonts w:cs="Times New Roman"/>
          <w:szCs w:val="26"/>
        </w:rPr>
        <w:t xml:space="preserve"> </w:t>
      </w:r>
      <w:proofErr w:type="spellStart"/>
      <w:r w:rsidRPr="00EC634F">
        <w:rPr>
          <w:rFonts w:cs="Times New Roman"/>
          <w:szCs w:val="26"/>
        </w:rPr>
        <w:t>các</w:t>
      </w:r>
      <w:proofErr w:type="spellEnd"/>
      <w:r w:rsidRPr="00EC634F">
        <w:rPr>
          <w:rFonts w:cs="Times New Roman"/>
          <w:szCs w:val="26"/>
        </w:rPr>
        <w:t xml:space="preserve"> </w:t>
      </w:r>
      <w:proofErr w:type="spellStart"/>
      <w:r w:rsidRPr="00EC634F">
        <w:rPr>
          <w:rFonts w:cs="Times New Roman"/>
          <w:szCs w:val="26"/>
        </w:rPr>
        <w:t>lớp</w:t>
      </w:r>
      <w:proofErr w:type="spellEnd"/>
      <w:r w:rsidRPr="00EC634F">
        <w:rPr>
          <w:rFonts w:cs="Times New Roman"/>
          <w:szCs w:val="26"/>
        </w:rPr>
        <w:t xml:space="preserve"> </w:t>
      </w:r>
      <w:proofErr w:type="spellStart"/>
      <w:r w:rsidRPr="00EC634F">
        <w:rPr>
          <w:rFonts w:cs="Times New Roman"/>
          <w:szCs w:val="26"/>
        </w:rPr>
        <w:t>trong</w:t>
      </w:r>
      <w:proofErr w:type="spellEnd"/>
      <w:r w:rsidRPr="00EC634F">
        <w:rPr>
          <w:rFonts w:cs="Times New Roman"/>
          <w:szCs w:val="26"/>
        </w:rPr>
        <w:t xml:space="preserve"> </w:t>
      </w:r>
      <w:proofErr w:type="spellStart"/>
      <w:r w:rsidRPr="00EC634F">
        <w:rPr>
          <w:rFonts w:cs="Times New Roman"/>
          <w:szCs w:val="26"/>
        </w:rPr>
        <w:t>bài</w:t>
      </w:r>
      <w:proofErr w:type="spellEnd"/>
      <w:r w:rsidRPr="00EC634F">
        <w:rPr>
          <w:rFonts w:cs="Times New Roman"/>
          <w:szCs w:val="26"/>
        </w:rPr>
        <w:t xml:space="preserve"> </w:t>
      </w:r>
      <w:proofErr w:type="spellStart"/>
      <w:r w:rsidRPr="00EC634F">
        <w:rPr>
          <w:rFonts w:cs="Times New Roman"/>
          <w:szCs w:val="26"/>
        </w:rPr>
        <w:t>toán</w:t>
      </w:r>
      <w:proofErr w:type="spellEnd"/>
      <w:r w:rsidRPr="00EC634F">
        <w:rPr>
          <w:rFonts w:cs="Times New Roman"/>
          <w:szCs w:val="26"/>
        </w:rPr>
        <w:t xml:space="preserve"> </w:t>
      </w:r>
      <w:proofErr w:type="spellStart"/>
      <w:r w:rsidRPr="00EC634F">
        <w:rPr>
          <w:rFonts w:cs="Times New Roman"/>
          <w:szCs w:val="26"/>
        </w:rPr>
        <w:t>phân</w:t>
      </w:r>
      <w:proofErr w:type="spellEnd"/>
      <w:r w:rsidRPr="00EC634F">
        <w:rPr>
          <w:rFonts w:cs="Times New Roman"/>
          <w:szCs w:val="26"/>
        </w:rPr>
        <w:t xml:space="preserve"> </w:t>
      </w:r>
      <w:proofErr w:type="spellStart"/>
      <w:r w:rsidRPr="00EC634F">
        <w:rPr>
          <w:rFonts w:cs="Times New Roman"/>
          <w:szCs w:val="26"/>
        </w:rPr>
        <w:t>loại</w:t>
      </w:r>
      <w:proofErr w:type="spellEnd"/>
      <w:r w:rsidRPr="00EC634F">
        <w:rPr>
          <w:rFonts w:cs="Times New Roman"/>
          <w:szCs w:val="26"/>
        </w:rPr>
        <w:t>.</w:t>
      </w:r>
    </w:p>
    <w:p w14:paraId="4B965779" w14:textId="5DCA7339" w:rsidR="00454E3B" w:rsidRPr="009A4C8F" w:rsidRDefault="00454E3B" w:rsidP="007940AB">
      <w:pPr>
        <w:ind w:left="1170"/>
        <w:jc w:val="both"/>
        <w:rPr>
          <w:rFonts w:cs="Times New Roman"/>
          <w:b/>
          <w:bCs/>
          <w:szCs w:val="26"/>
        </w:rPr>
      </w:pPr>
      <w:proofErr w:type="spellStart"/>
      <w:r w:rsidRPr="009A4C8F">
        <w:rPr>
          <w:rFonts w:cs="Times New Roman"/>
          <w:b/>
          <w:bCs/>
          <w:szCs w:val="26"/>
        </w:rPr>
        <w:t>Bước</w:t>
      </w:r>
      <w:proofErr w:type="spellEnd"/>
      <w:r w:rsidRPr="009A4C8F">
        <w:rPr>
          <w:rFonts w:cs="Times New Roman"/>
          <w:b/>
          <w:bCs/>
          <w:szCs w:val="26"/>
        </w:rPr>
        <w:t xml:space="preserve"> 4: </w:t>
      </w:r>
      <w:proofErr w:type="spellStart"/>
      <w:r w:rsidR="00E3262D" w:rsidRPr="00E3262D">
        <w:rPr>
          <w:rFonts w:cs="Times New Roman"/>
          <w:b/>
          <w:bCs/>
          <w:szCs w:val="26"/>
        </w:rPr>
        <w:t>Chuẩn</w:t>
      </w:r>
      <w:proofErr w:type="spellEnd"/>
      <w:r w:rsidR="00E3262D" w:rsidRPr="00E3262D">
        <w:rPr>
          <w:rFonts w:cs="Times New Roman"/>
          <w:b/>
          <w:bCs/>
          <w:szCs w:val="26"/>
        </w:rPr>
        <w:t xml:space="preserve"> </w:t>
      </w:r>
      <w:proofErr w:type="spellStart"/>
      <w:r w:rsidR="00E3262D" w:rsidRPr="00E3262D">
        <w:rPr>
          <w:rFonts w:cs="Times New Roman"/>
          <w:b/>
          <w:bCs/>
          <w:szCs w:val="26"/>
        </w:rPr>
        <w:t>hóa</w:t>
      </w:r>
      <w:proofErr w:type="spellEnd"/>
      <w:r w:rsidR="00E3262D" w:rsidRPr="00E3262D">
        <w:rPr>
          <w:rFonts w:cs="Times New Roman"/>
          <w:b/>
          <w:bCs/>
          <w:szCs w:val="26"/>
        </w:rPr>
        <w:t xml:space="preserve"> </w:t>
      </w:r>
      <w:proofErr w:type="spellStart"/>
      <w:r w:rsidR="00E3262D" w:rsidRPr="00E3262D">
        <w:rPr>
          <w:rFonts w:cs="Times New Roman"/>
          <w:b/>
          <w:bCs/>
          <w:szCs w:val="26"/>
        </w:rPr>
        <w:t>dữ</w:t>
      </w:r>
      <w:proofErr w:type="spellEnd"/>
      <w:r w:rsidR="00E3262D" w:rsidRPr="00E3262D">
        <w:rPr>
          <w:rFonts w:cs="Times New Roman"/>
          <w:b/>
          <w:bCs/>
          <w:szCs w:val="26"/>
        </w:rPr>
        <w:t xml:space="preserve"> </w:t>
      </w:r>
      <w:proofErr w:type="spellStart"/>
      <w:r w:rsidR="00E3262D" w:rsidRPr="00E3262D">
        <w:rPr>
          <w:rFonts w:cs="Times New Roman"/>
          <w:b/>
          <w:bCs/>
          <w:szCs w:val="26"/>
        </w:rPr>
        <w:t>liệu</w:t>
      </w:r>
      <w:proofErr w:type="spellEnd"/>
    </w:p>
    <w:p w14:paraId="5CC3B98E" w14:textId="77777777" w:rsidR="00EC634F" w:rsidRDefault="00454E3B" w:rsidP="00EC634F">
      <w:pPr>
        <w:pStyle w:val="ListParagraph"/>
        <w:numPr>
          <w:ilvl w:val="0"/>
          <w:numId w:val="101"/>
        </w:numPr>
        <w:spacing w:line="360" w:lineRule="auto"/>
        <w:ind w:left="1170"/>
        <w:jc w:val="both"/>
        <w:rPr>
          <w:rFonts w:cs="Times New Roman"/>
          <w:szCs w:val="26"/>
        </w:rPr>
      </w:pPr>
      <w:proofErr w:type="spellStart"/>
      <w:r w:rsidRPr="00EC634F">
        <w:rPr>
          <w:rFonts w:cs="Times New Roman"/>
          <w:b/>
          <w:bCs/>
          <w:szCs w:val="26"/>
        </w:rPr>
        <w:lastRenderedPageBreak/>
        <w:t>Mục</w:t>
      </w:r>
      <w:proofErr w:type="spellEnd"/>
      <w:r w:rsidRPr="00EC634F">
        <w:rPr>
          <w:rFonts w:cs="Times New Roman"/>
          <w:b/>
          <w:bCs/>
          <w:szCs w:val="26"/>
        </w:rPr>
        <w:t xml:space="preserve"> </w:t>
      </w:r>
      <w:proofErr w:type="spellStart"/>
      <w:r w:rsidRPr="00EC634F">
        <w:rPr>
          <w:rFonts w:cs="Times New Roman"/>
          <w:b/>
          <w:bCs/>
          <w:szCs w:val="26"/>
        </w:rPr>
        <w:t>tiêu</w:t>
      </w:r>
      <w:proofErr w:type="spellEnd"/>
      <w:r w:rsidRPr="00EC634F">
        <w:rPr>
          <w:rFonts w:cs="Times New Roman"/>
          <w:szCs w:val="26"/>
        </w:rPr>
        <w:t>:</w:t>
      </w:r>
      <w:r w:rsidR="00796D7B" w:rsidRPr="00EC634F">
        <w:rPr>
          <w:rFonts w:cs="Times New Roman"/>
          <w:szCs w:val="26"/>
          <w:lang w:val="vi-VN"/>
        </w:rPr>
        <w:t xml:space="preserve"> Đảm bảo tính đồng nhất và tăng hiệu quả huấn luyện. </w:t>
      </w:r>
    </w:p>
    <w:p w14:paraId="4E3EC9EE" w14:textId="458A113A" w:rsidR="00454E3B" w:rsidRPr="00EC634F" w:rsidRDefault="00454E3B" w:rsidP="00EC634F">
      <w:pPr>
        <w:pStyle w:val="ListParagraph"/>
        <w:numPr>
          <w:ilvl w:val="0"/>
          <w:numId w:val="101"/>
        </w:numPr>
        <w:spacing w:line="360" w:lineRule="auto"/>
        <w:ind w:left="1170"/>
        <w:jc w:val="both"/>
        <w:rPr>
          <w:rFonts w:cs="Times New Roman"/>
          <w:szCs w:val="26"/>
        </w:rPr>
      </w:pPr>
      <w:proofErr w:type="spellStart"/>
      <w:r w:rsidRPr="00EC634F">
        <w:rPr>
          <w:rFonts w:cs="Times New Roman"/>
          <w:b/>
          <w:bCs/>
          <w:szCs w:val="26"/>
        </w:rPr>
        <w:t>Hoạt</w:t>
      </w:r>
      <w:proofErr w:type="spellEnd"/>
      <w:r w:rsidRPr="00EC634F">
        <w:rPr>
          <w:rFonts w:cs="Times New Roman"/>
          <w:b/>
          <w:bCs/>
          <w:szCs w:val="26"/>
        </w:rPr>
        <w:t xml:space="preserve"> </w:t>
      </w:r>
      <w:proofErr w:type="spellStart"/>
      <w:r w:rsidRPr="00EC634F">
        <w:rPr>
          <w:rFonts w:cs="Times New Roman"/>
          <w:b/>
          <w:bCs/>
          <w:szCs w:val="26"/>
        </w:rPr>
        <w:t>động</w:t>
      </w:r>
      <w:proofErr w:type="spellEnd"/>
      <w:r w:rsidRPr="00EC634F">
        <w:rPr>
          <w:rFonts w:cs="Times New Roman"/>
          <w:szCs w:val="26"/>
        </w:rPr>
        <w:t>:</w:t>
      </w:r>
      <w:r w:rsidR="009045A2" w:rsidRPr="009045A2">
        <w:t xml:space="preserve"> </w:t>
      </w:r>
      <w:proofErr w:type="spellStart"/>
      <w:r w:rsidR="009045A2" w:rsidRPr="00EC634F">
        <w:rPr>
          <w:rFonts w:cs="Times New Roman"/>
          <w:szCs w:val="26"/>
        </w:rPr>
        <w:t>Sử</w:t>
      </w:r>
      <w:proofErr w:type="spellEnd"/>
      <w:r w:rsidR="009045A2" w:rsidRPr="00EC634F">
        <w:rPr>
          <w:rFonts w:cs="Times New Roman"/>
          <w:szCs w:val="26"/>
        </w:rPr>
        <w:t xml:space="preserve"> </w:t>
      </w:r>
      <w:proofErr w:type="spellStart"/>
      <w:r w:rsidR="009045A2" w:rsidRPr="00EC634F">
        <w:rPr>
          <w:rFonts w:cs="Times New Roman"/>
          <w:szCs w:val="26"/>
        </w:rPr>
        <w:t>dụng</w:t>
      </w:r>
      <w:proofErr w:type="spellEnd"/>
      <w:r w:rsidR="009045A2" w:rsidRPr="00EC634F">
        <w:rPr>
          <w:rFonts w:cs="Times New Roman"/>
          <w:szCs w:val="26"/>
        </w:rPr>
        <w:t xml:space="preserve"> </w:t>
      </w:r>
      <w:proofErr w:type="spellStart"/>
      <w:r w:rsidR="009045A2" w:rsidRPr="00EC634F">
        <w:rPr>
          <w:rFonts w:cs="Times New Roman"/>
          <w:szCs w:val="26"/>
        </w:rPr>
        <w:t>các</w:t>
      </w:r>
      <w:proofErr w:type="spellEnd"/>
      <w:r w:rsidR="009045A2" w:rsidRPr="00EC634F">
        <w:rPr>
          <w:rFonts w:cs="Times New Roman"/>
          <w:szCs w:val="26"/>
        </w:rPr>
        <w:t xml:space="preserve"> </w:t>
      </w:r>
      <w:proofErr w:type="spellStart"/>
      <w:r w:rsidR="009045A2" w:rsidRPr="00EC634F">
        <w:rPr>
          <w:rFonts w:cs="Times New Roman"/>
          <w:szCs w:val="26"/>
        </w:rPr>
        <w:t>kỹ</w:t>
      </w:r>
      <w:proofErr w:type="spellEnd"/>
      <w:r w:rsidR="009045A2" w:rsidRPr="00EC634F">
        <w:rPr>
          <w:rFonts w:cs="Times New Roman"/>
          <w:szCs w:val="26"/>
        </w:rPr>
        <w:t xml:space="preserve"> </w:t>
      </w:r>
      <w:proofErr w:type="spellStart"/>
      <w:r w:rsidR="009045A2" w:rsidRPr="00EC634F">
        <w:rPr>
          <w:rFonts w:cs="Times New Roman"/>
          <w:szCs w:val="26"/>
        </w:rPr>
        <w:t>thuật</w:t>
      </w:r>
      <w:proofErr w:type="spellEnd"/>
      <w:r w:rsidR="009045A2" w:rsidRPr="00EC634F">
        <w:rPr>
          <w:rFonts w:cs="Times New Roman"/>
          <w:szCs w:val="26"/>
        </w:rPr>
        <w:t xml:space="preserve"> </w:t>
      </w:r>
      <w:proofErr w:type="spellStart"/>
      <w:r w:rsidR="009045A2" w:rsidRPr="00EC634F">
        <w:rPr>
          <w:rFonts w:cs="Times New Roman"/>
          <w:szCs w:val="26"/>
        </w:rPr>
        <w:t>chuẩn</w:t>
      </w:r>
      <w:proofErr w:type="spellEnd"/>
      <w:r w:rsidR="009045A2" w:rsidRPr="00EC634F">
        <w:rPr>
          <w:rFonts w:cs="Times New Roman"/>
          <w:szCs w:val="26"/>
        </w:rPr>
        <w:t xml:space="preserve"> </w:t>
      </w:r>
      <w:proofErr w:type="spellStart"/>
      <w:r w:rsidR="009045A2" w:rsidRPr="00EC634F">
        <w:rPr>
          <w:rFonts w:cs="Times New Roman"/>
          <w:szCs w:val="26"/>
        </w:rPr>
        <w:t>hóa</w:t>
      </w:r>
      <w:proofErr w:type="spellEnd"/>
      <w:r w:rsidR="009045A2" w:rsidRPr="00EC634F">
        <w:rPr>
          <w:rFonts w:cs="Times New Roman"/>
          <w:szCs w:val="26"/>
        </w:rPr>
        <w:t xml:space="preserve"> </w:t>
      </w:r>
      <w:proofErr w:type="spellStart"/>
      <w:r w:rsidR="009045A2" w:rsidRPr="00EC634F">
        <w:rPr>
          <w:rFonts w:cs="Times New Roman"/>
          <w:szCs w:val="26"/>
        </w:rPr>
        <w:t>như</w:t>
      </w:r>
      <w:proofErr w:type="spellEnd"/>
      <w:r w:rsidR="009045A2" w:rsidRPr="00EC634F">
        <w:rPr>
          <w:rFonts w:cs="Times New Roman"/>
          <w:szCs w:val="26"/>
        </w:rPr>
        <w:t xml:space="preserve"> </w:t>
      </w:r>
      <w:proofErr w:type="spellStart"/>
      <w:r w:rsidR="009045A2" w:rsidRPr="00EC634F">
        <w:rPr>
          <w:rFonts w:cs="Times New Roman"/>
          <w:szCs w:val="26"/>
        </w:rPr>
        <w:t>StandardScaler</w:t>
      </w:r>
      <w:proofErr w:type="spellEnd"/>
      <w:r w:rsidR="009045A2" w:rsidRPr="00EC634F">
        <w:rPr>
          <w:rFonts w:cs="Times New Roman"/>
          <w:szCs w:val="26"/>
        </w:rPr>
        <w:t xml:space="preserve"> </w:t>
      </w:r>
      <w:proofErr w:type="spellStart"/>
      <w:r w:rsidR="009045A2" w:rsidRPr="00EC634F">
        <w:rPr>
          <w:rFonts w:cs="Times New Roman"/>
          <w:szCs w:val="26"/>
        </w:rPr>
        <w:t>để</w:t>
      </w:r>
      <w:proofErr w:type="spellEnd"/>
      <w:r w:rsidR="009045A2" w:rsidRPr="00EC634F">
        <w:rPr>
          <w:rFonts w:cs="Times New Roman"/>
          <w:szCs w:val="26"/>
        </w:rPr>
        <w:t xml:space="preserve"> </w:t>
      </w:r>
      <w:proofErr w:type="spellStart"/>
      <w:r w:rsidR="009045A2" w:rsidRPr="00EC634F">
        <w:rPr>
          <w:rFonts w:cs="Times New Roman"/>
          <w:szCs w:val="26"/>
        </w:rPr>
        <w:t>chuẩn</w:t>
      </w:r>
      <w:proofErr w:type="spellEnd"/>
      <w:r w:rsidR="009045A2" w:rsidRPr="00EC634F">
        <w:rPr>
          <w:rFonts w:cs="Times New Roman"/>
          <w:szCs w:val="26"/>
        </w:rPr>
        <w:t xml:space="preserve"> </w:t>
      </w:r>
      <w:proofErr w:type="spellStart"/>
      <w:r w:rsidR="009045A2" w:rsidRPr="00EC634F">
        <w:rPr>
          <w:rFonts w:cs="Times New Roman"/>
          <w:szCs w:val="26"/>
        </w:rPr>
        <w:t>hóa</w:t>
      </w:r>
      <w:proofErr w:type="spellEnd"/>
      <w:r w:rsidR="009045A2" w:rsidRPr="00EC634F">
        <w:rPr>
          <w:rFonts w:cs="Times New Roman"/>
          <w:szCs w:val="26"/>
        </w:rPr>
        <w:t xml:space="preserve"> </w:t>
      </w:r>
      <w:proofErr w:type="spellStart"/>
      <w:r w:rsidR="009045A2" w:rsidRPr="00EC634F">
        <w:rPr>
          <w:rFonts w:cs="Times New Roman"/>
          <w:szCs w:val="26"/>
        </w:rPr>
        <w:t>dữ</w:t>
      </w:r>
      <w:proofErr w:type="spellEnd"/>
      <w:r w:rsidR="009045A2" w:rsidRPr="00EC634F">
        <w:rPr>
          <w:rFonts w:cs="Times New Roman"/>
          <w:szCs w:val="26"/>
        </w:rPr>
        <w:t xml:space="preserve"> </w:t>
      </w:r>
      <w:proofErr w:type="spellStart"/>
      <w:r w:rsidR="009045A2" w:rsidRPr="00EC634F">
        <w:rPr>
          <w:rFonts w:cs="Times New Roman"/>
          <w:szCs w:val="26"/>
        </w:rPr>
        <w:t>liệu</w:t>
      </w:r>
      <w:proofErr w:type="spellEnd"/>
      <w:r w:rsidR="009045A2" w:rsidRPr="00EC634F">
        <w:rPr>
          <w:rFonts w:cs="Times New Roman"/>
          <w:szCs w:val="26"/>
        </w:rPr>
        <w:t xml:space="preserve"> </w:t>
      </w:r>
      <w:proofErr w:type="spellStart"/>
      <w:r w:rsidR="009045A2" w:rsidRPr="00EC634F">
        <w:rPr>
          <w:rFonts w:cs="Times New Roman"/>
          <w:szCs w:val="26"/>
        </w:rPr>
        <w:t>huấn</w:t>
      </w:r>
      <w:proofErr w:type="spellEnd"/>
      <w:r w:rsidR="009045A2" w:rsidRPr="00EC634F">
        <w:rPr>
          <w:rFonts w:cs="Times New Roman"/>
          <w:szCs w:val="26"/>
        </w:rPr>
        <w:t xml:space="preserve"> </w:t>
      </w:r>
      <w:proofErr w:type="spellStart"/>
      <w:r w:rsidR="009045A2" w:rsidRPr="00EC634F">
        <w:rPr>
          <w:rFonts w:cs="Times New Roman"/>
          <w:szCs w:val="26"/>
        </w:rPr>
        <w:t>luyện</w:t>
      </w:r>
      <w:proofErr w:type="spellEnd"/>
      <w:r w:rsidR="009045A2" w:rsidRPr="00EC634F">
        <w:rPr>
          <w:rFonts w:cs="Times New Roman"/>
          <w:szCs w:val="26"/>
        </w:rPr>
        <w:t xml:space="preserve"> </w:t>
      </w:r>
      <w:proofErr w:type="spellStart"/>
      <w:r w:rsidR="009045A2" w:rsidRPr="00EC634F">
        <w:rPr>
          <w:rFonts w:cs="Times New Roman"/>
          <w:szCs w:val="26"/>
        </w:rPr>
        <w:t>và</w:t>
      </w:r>
      <w:proofErr w:type="spellEnd"/>
      <w:r w:rsidR="009045A2" w:rsidRPr="00EC634F">
        <w:rPr>
          <w:rFonts w:cs="Times New Roman"/>
          <w:szCs w:val="26"/>
        </w:rPr>
        <w:t xml:space="preserve"> </w:t>
      </w:r>
      <w:proofErr w:type="spellStart"/>
      <w:r w:rsidR="009045A2" w:rsidRPr="00EC634F">
        <w:rPr>
          <w:rFonts w:cs="Times New Roman"/>
          <w:szCs w:val="26"/>
        </w:rPr>
        <w:t>kiểm</w:t>
      </w:r>
      <w:proofErr w:type="spellEnd"/>
      <w:r w:rsidR="009045A2" w:rsidRPr="00EC634F">
        <w:rPr>
          <w:rFonts w:cs="Times New Roman"/>
          <w:szCs w:val="26"/>
        </w:rPr>
        <w:t xml:space="preserve"> </w:t>
      </w:r>
      <w:proofErr w:type="spellStart"/>
      <w:r w:rsidR="009045A2" w:rsidRPr="00EC634F">
        <w:rPr>
          <w:rFonts w:cs="Times New Roman"/>
          <w:szCs w:val="26"/>
        </w:rPr>
        <w:t>tra</w:t>
      </w:r>
      <w:proofErr w:type="spellEnd"/>
      <w:r w:rsidR="009045A2" w:rsidRPr="00EC634F">
        <w:rPr>
          <w:rFonts w:cs="Times New Roman"/>
          <w:szCs w:val="26"/>
        </w:rPr>
        <w:t xml:space="preserve">. </w:t>
      </w:r>
      <w:proofErr w:type="spellStart"/>
      <w:r w:rsidR="009045A2" w:rsidRPr="00EC634F">
        <w:rPr>
          <w:rFonts w:cs="Times New Roman"/>
          <w:szCs w:val="26"/>
        </w:rPr>
        <w:t>Việc</w:t>
      </w:r>
      <w:proofErr w:type="spellEnd"/>
      <w:r w:rsidR="009045A2" w:rsidRPr="00EC634F">
        <w:rPr>
          <w:rFonts w:cs="Times New Roman"/>
          <w:szCs w:val="26"/>
        </w:rPr>
        <w:t xml:space="preserve"> </w:t>
      </w:r>
      <w:proofErr w:type="spellStart"/>
      <w:r w:rsidR="009045A2" w:rsidRPr="00EC634F">
        <w:rPr>
          <w:rFonts w:cs="Times New Roman"/>
          <w:szCs w:val="26"/>
        </w:rPr>
        <w:t>này</w:t>
      </w:r>
      <w:proofErr w:type="spellEnd"/>
      <w:r w:rsidR="009045A2" w:rsidRPr="00EC634F">
        <w:rPr>
          <w:rFonts w:cs="Times New Roman"/>
          <w:szCs w:val="26"/>
        </w:rPr>
        <w:t xml:space="preserve"> </w:t>
      </w:r>
      <w:proofErr w:type="spellStart"/>
      <w:r w:rsidR="009045A2" w:rsidRPr="00EC634F">
        <w:rPr>
          <w:rFonts w:cs="Times New Roman"/>
          <w:szCs w:val="26"/>
        </w:rPr>
        <w:t>giúp</w:t>
      </w:r>
      <w:proofErr w:type="spellEnd"/>
      <w:r w:rsidR="009045A2" w:rsidRPr="00EC634F">
        <w:rPr>
          <w:rFonts w:cs="Times New Roman"/>
          <w:szCs w:val="26"/>
        </w:rPr>
        <w:t xml:space="preserve"> </w:t>
      </w:r>
      <w:proofErr w:type="spellStart"/>
      <w:r w:rsidR="009045A2" w:rsidRPr="00EC634F">
        <w:rPr>
          <w:rFonts w:cs="Times New Roman"/>
          <w:szCs w:val="26"/>
        </w:rPr>
        <w:t>các</w:t>
      </w:r>
      <w:proofErr w:type="spellEnd"/>
      <w:r w:rsidR="009045A2" w:rsidRPr="00EC634F">
        <w:rPr>
          <w:rFonts w:cs="Times New Roman"/>
          <w:szCs w:val="26"/>
        </w:rPr>
        <w:t xml:space="preserve"> </w:t>
      </w:r>
      <w:proofErr w:type="spellStart"/>
      <w:r w:rsidR="009045A2" w:rsidRPr="00EC634F">
        <w:rPr>
          <w:rFonts w:cs="Times New Roman"/>
          <w:szCs w:val="26"/>
        </w:rPr>
        <w:t>thuật</w:t>
      </w:r>
      <w:proofErr w:type="spellEnd"/>
      <w:r w:rsidR="009045A2" w:rsidRPr="00EC634F">
        <w:rPr>
          <w:rFonts w:cs="Times New Roman"/>
          <w:szCs w:val="26"/>
        </w:rPr>
        <w:t xml:space="preserve"> </w:t>
      </w:r>
      <w:proofErr w:type="spellStart"/>
      <w:r w:rsidR="009045A2" w:rsidRPr="00EC634F">
        <w:rPr>
          <w:rFonts w:cs="Times New Roman"/>
          <w:szCs w:val="26"/>
        </w:rPr>
        <w:t>toán</w:t>
      </w:r>
      <w:proofErr w:type="spellEnd"/>
      <w:r w:rsidR="009045A2" w:rsidRPr="00EC634F">
        <w:rPr>
          <w:rFonts w:cs="Times New Roman"/>
          <w:szCs w:val="26"/>
        </w:rPr>
        <w:t xml:space="preserve"> </w:t>
      </w:r>
      <w:proofErr w:type="spellStart"/>
      <w:r w:rsidR="009045A2" w:rsidRPr="00EC634F">
        <w:rPr>
          <w:rFonts w:cs="Times New Roman"/>
          <w:szCs w:val="26"/>
        </w:rPr>
        <w:t>học</w:t>
      </w:r>
      <w:proofErr w:type="spellEnd"/>
      <w:r w:rsidR="009045A2" w:rsidRPr="00EC634F">
        <w:rPr>
          <w:rFonts w:cs="Times New Roman"/>
          <w:szCs w:val="26"/>
        </w:rPr>
        <w:t xml:space="preserve"> </w:t>
      </w:r>
      <w:proofErr w:type="spellStart"/>
      <w:r w:rsidR="009045A2" w:rsidRPr="00EC634F">
        <w:rPr>
          <w:rFonts w:cs="Times New Roman"/>
          <w:szCs w:val="26"/>
        </w:rPr>
        <w:t>máy</w:t>
      </w:r>
      <w:proofErr w:type="spellEnd"/>
      <w:r w:rsidR="009045A2" w:rsidRPr="00EC634F">
        <w:rPr>
          <w:rFonts w:cs="Times New Roman"/>
          <w:szCs w:val="26"/>
        </w:rPr>
        <w:t xml:space="preserve"> </w:t>
      </w:r>
      <w:proofErr w:type="spellStart"/>
      <w:r w:rsidR="009045A2" w:rsidRPr="00EC634F">
        <w:rPr>
          <w:rFonts w:cs="Times New Roman"/>
          <w:szCs w:val="26"/>
        </w:rPr>
        <w:t>hoạt</w:t>
      </w:r>
      <w:proofErr w:type="spellEnd"/>
      <w:r w:rsidR="009045A2" w:rsidRPr="00EC634F">
        <w:rPr>
          <w:rFonts w:cs="Times New Roman"/>
          <w:szCs w:val="26"/>
        </w:rPr>
        <w:t xml:space="preserve"> </w:t>
      </w:r>
      <w:proofErr w:type="spellStart"/>
      <w:r w:rsidR="009045A2" w:rsidRPr="00EC634F">
        <w:rPr>
          <w:rFonts w:cs="Times New Roman"/>
          <w:szCs w:val="26"/>
        </w:rPr>
        <w:t>động</w:t>
      </w:r>
      <w:proofErr w:type="spellEnd"/>
      <w:r w:rsidR="009045A2" w:rsidRPr="00EC634F">
        <w:rPr>
          <w:rFonts w:cs="Times New Roman"/>
          <w:szCs w:val="26"/>
        </w:rPr>
        <w:t xml:space="preserve"> </w:t>
      </w:r>
      <w:proofErr w:type="spellStart"/>
      <w:r w:rsidR="009045A2" w:rsidRPr="00EC634F">
        <w:rPr>
          <w:rFonts w:cs="Times New Roman"/>
          <w:szCs w:val="26"/>
        </w:rPr>
        <w:t>hiệu</w:t>
      </w:r>
      <w:proofErr w:type="spellEnd"/>
      <w:r w:rsidR="009045A2" w:rsidRPr="00EC634F">
        <w:rPr>
          <w:rFonts w:cs="Times New Roman"/>
          <w:szCs w:val="26"/>
        </w:rPr>
        <w:t xml:space="preserve"> </w:t>
      </w:r>
      <w:proofErr w:type="spellStart"/>
      <w:r w:rsidR="009045A2" w:rsidRPr="00EC634F">
        <w:rPr>
          <w:rFonts w:cs="Times New Roman"/>
          <w:szCs w:val="26"/>
        </w:rPr>
        <w:t>quả</w:t>
      </w:r>
      <w:proofErr w:type="spellEnd"/>
      <w:r w:rsidR="009045A2" w:rsidRPr="00EC634F">
        <w:rPr>
          <w:rFonts w:cs="Times New Roman"/>
          <w:szCs w:val="26"/>
        </w:rPr>
        <w:t xml:space="preserve"> </w:t>
      </w:r>
      <w:proofErr w:type="spellStart"/>
      <w:r w:rsidR="009045A2" w:rsidRPr="00EC634F">
        <w:rPr>
          <w:rFonts w:cs="Times New Roman"/>
          <w:szCs w:val="26"/>
        </w:rPr>
        <w:t>hơn</w:t>
      </w:r>
      <w:proofErr w:type="spellEnd"/>
      <w:r w:rsidR="009045A2" w:rsidRPr="00EC634F">
        <w:rPr>
          <w:rFonts w:cs="Times New Roman"/>
          <w:szCs w:val="26"/>
        </w:rPr>
        <w:t xml:space="preserve">, </w:t>
      </w:r>
      <w:proofErr w:type="spellStart"/>
      <w:r w:rsidR="009045A2" w:rsidRPr="00EC634F">
        <w:rPr>
          <w:rFonts w:cs="Times New Roman"/>
          <w:szCs w:val="26"/>
        </w:rPr>
        <w:t>đặc</w:t>
      </w:r>
      <w:proofErr w:type="spellEnd"/>
      <w:r w:rsidR="009045A2" w:rsidRPr="00EC634F">
        <w:rPr>
          <w:rFonts w:cs="Times New Roman"/>
          <w:szCs w:val="26"/>
        </w:rPr>
        <w:t xml:space="preserve"> </w:t>
      </w:r>
      <w:proofErr w:type="spellStart"/>
      <w:r w:rsidR="009045A2" w:rsidRPr="00EC634F">
        <w:rPr>
          <w:rFonts w:cs="Times New Roman"/>
          <w:szCs w:val="26"/>
        </w:rPr>
        <w:t>biệt</w:t>
      </w:r>
      <w:proofErr w:type="spellEnd"/>
      <w:r w:rsidR="009045A2" w:rsidRPr="00EC634F">
        <w:rPr>
          <w:rFonts w:cs="Times New Roman"/>
          <w:szCs w:val="26"/>
        </w:rPr>
        <w:t xml:space="preserve"> </w:t>
      </w:r>
      <w:proofErr w:type="spellStart"/>
      <w:r w:rsidR="009045A2" w:rsidRPr="00EC634F">
        <w:rPr>
          <w:rFonts w:cs="Times New Roman"/>
          <w:szCs w:val="26"/>
        </w:rPr>
        <w:t>là</w:t>
      </w:r>
      <w:proofErr w:type="spellEnd"/>
      <w:r w:rsidR="009045A2" w:rsidRPr="00EC634F">
        <w:rPr>
          <w:rFonts w:cs="Times New Roman"/>
          <w:szCs w:val="26"/>
        </w:rPr>
        <w:t xml:space="preserve"> </w:t>
      </w:r>
      <w:proofErr w:type="spellStart"/>
      <w:r w:rsidR="009045A2" w:rsidRPr="00EC634F">
        <w:rPr>
          <w:rFonts w:cs="Times New Roman"/>
          <w:szCs w:val="26"/>
        </w:rPr>
        <w:t>đối</w:t>
      </w:r>
      <w:proofErr w:type="spellEnd"/>
      <w:r w:rsidR="009045A2" w:rsidRPr="00EC634F">
        <w:rPr>
          <w:rFonts w:cs="Times New Roman"/>
          <w:szCs w:val="26"/>
        </w:rPr>
        <w:t xml:space="preserve"> </w:t>
      </w:r>
      <w:proofErr w:type="spellStart"/>
      <w:r w:rsidR="009045A2" w:rsidRPr="00EC634F">
        <w:rPr>
          <w:rFonts w:cs="Times New Roman"/>
          <w:szCs w:val="26"/>
        </w:rPr>
        <w:t>với</w:t>
      </w:r>
      <w:proofErr w:type="spellEnd"/>
      <w:r w:rsidR="009045A2" w:rsidRPr="00EC634F">
        <w:rPr>
          <w:rFonts w:cs="Times New Roman"/>
          <w:szCs w:val="26"/>
        </w:rPr>
        <w:t xml:space="preserve"> </w:t>
      </w:r>
      <w:proofErr w:type="spellStart"/>
      <w:r w:rsidR="009045A2" w:rsidRPr="00EC634F">
        <w:rPr>
          <w:rFonts w:cs="Times New Roman"/>
          <w:szCs w:val="26"/>
        </w:rPr>
        <w:t>các</w:t>
      </w:r>
      <w:proofErr w:type="spellEnd"/>
      <w:r w:rsidR="009045A2" w:rsidRPr="00EC634F">
        <w:rPr>
          <w:rFonts w:cs="Times New Roman"/>
          <w:szCs w:val="26"/>
        </w:rPr>
        <w:t xml:space="preserve"> </w:t>
      </w:r>
      <w:proofErr w:type="spellStart"/>
      <w:r w:rsidR="009045A2" w:rsidRPr="00EC634F">
        <w:rPr>
          <w:rFonts w:cs="Times New Roman"/>
          <w:szCs w:val="26"/>
        </w:rPr>
        <w:t>thuật</w:t>
      </w:r>
      <w:proofErr w:type="spellEnd"/>
      <w:r w:rsidR="009045A2" w:rsidRPr="00EC634F">
        <w:rPr>
          <w:rFonts w:cs="Times New Roman"/>
          <w:szCs w:val="26"/>
        </w:rPr>
        <w:t xml:space="preserve"> </w:t>
      </w:r>
      <w:proofErr w:type="spellStart"/>
      <w:r w:rsidR="009045A2" w:rsidRPr="00EC634F">
        <w:rPr>
          <w:rFonts w:cs="Times New Roman"/>
          <w:szCs w:val="26"/>
        </w:rPr>
        <w:t>toán</w:t>
      </w:r>
      <w:proofErr w:type="spellEnd"/>
      <w:r w:rsidR="009045A2" w:rsidRPr="00EC634F">
        <w:rPr>
          <w:rFonts w:cs="Times New Roman"/>
          <w:szCs w:val="26"/>
        </w:rPr>
        <w:t xml:space="preserve"> </w:t>
      </w:r>
      <w:proofErr w:type="spellStart"/>
      <w:r w:rsidR="009045A2" w:rsidRPr="00EC634F">
        <w:rPr>
          <w:rFonts w:cs="Times New Roman"/>
          <w:szCs w:val="26"/>
        </w:rPr>
        <w:t>như</w:t>
      </w:r>
      <w:proofErr w:type="spellEnd"/>
      <w:r w:rsidR="009045A2" w:rsidRPr="00EC634F">
        <w:rPr>
          <w:rFonts w:cs="Times New Roman"/>
          <w:szCs w:val="26"/>
        </w:rPr>
        <w:t xml:space="preserve"> Logistic Regression </w:t>
      </w:r>
      <w:proofErr w:type="spellStart"/>
      <w:r w:rsidR="009045A2" w:rsidRPr="00EC634F">
        <w:rPr>
          <w:rFonts w:cs="Times New Roman"/>
          <w:szCs w:val="26"/>
        </w:rPr>
        <w:t>hoặc</w:t>
      </w:r>
      <w:proofErr w:type="spellEnd"/>
      <w:r w:rsidR="009045A2" w:rsidRPr="00EC634F">
        <w:rPr>
          <w:rFonts w:cs="Times New Roman"/>
          <w:szCs w:val="26"/>
        </w:rPr>
        <w:t xml:space="preserve"> Neural Networks.</w:t>
      </w:r>
    </w:p>
    <w:p w14:paraId="091B2D76" w14:textId="4901ACF8" w:rsidR="00454E3B" w:rsidRPr="00791882" w:rsidRDefault="00454E3B" w:rsidP="00EC634F">
      <w:pPr>
        <w:ind w:left="810"/>
        <w:jc w:val="both"/>
        <w:rPr>
          <w:rFonts w:cs="Times New Roman"/>
          <w:b/>
          <w:lang w:val="vi-VN"/>
        </w:rPr>
      </w:pPr>
      <w:proofErr w:type="spellStart"/>
      <w:r w:rsidRPr="56FE68A5">
        <w:rPr>
          <w:rFonts w:cs="Times New Roman"/>
          <w:b/>
        </w:rPr>
        <w:t>Bước</w:t>
      </w:r>
      <w:proofErr w:type="spellEnd"/>
      <w:r w:rsidRPr="56FE68A5">
        <w:rPr>
          <w:rFonts w:cs="Times New Roman"/>
          <w:b/>
        </w:rPr>
        <w:t xml:space="preserve"> 5: </w:t>
      </w:r>
      <w:proofErr w:type="spellStart"/>
      <w:r w:rsidR="00791882">
        <w:rPr>
          <w:rFonts w:cs="Times New Roman"/>
          <w:b/>
        </w:rPr>
        <w:t>Xây</w:t>
      </w:r>
      <w:proofErr w:type="spellEnd"/>
      <w:r w:rsidR="00791882">
        <w:rPr>
          <w:rFonts w:cs="Times New Roman"/>
          <w:b/>
          <w:lang w:val="vi-VN"/>
        </w:rPr>
        <w:t xml:space="preserve"> dựng mô </w:t>
      </w:r>
      <w:proofErr w:type="gramStart"/>
      <w:r w:rsidR="00791882">
        <w:rPr>
          <w:rFonts w:cs="Times New Roman"/>
          <w:b/>
          <w:lang w:val="vi-VN"/>
        </w:rPr>
        <w:t>hình :</w:t>
      </w:r>
      <w:proofErr w:type="gramEnd"/>
      <w:r w:rsidR="00791882">
        <w:rPr>
          <w:rFonts w:cs="Times New Roman"/>
          <w:b/>
          <w:lang w:val="vi-VN"/>
        </w:rPr>
        <w:t xml:space="preserve"> </w:t>
      </w:r>
    </w:p>
    <w:p w14:paraId="72ABC455" w14:textId="575FFAA4" w:rsidR="00454E3B" w:rsidRPr="00EC634F" w:rsidRDefault="00454E3B" w:rsidP="00E27975">
      <w:pPr>
        <w:pStyle w:val="ListParagraph"/>
        <w:numPr>
          <w:ilvl w:val="0"/>
          <w:numId w:val="102"/>
        </w:numPr>
        <w:spacing w:line="360" w:lineRule="auto"/>
        <w:ind w:left="1170"/>
        <w:jc w:val="both"/>
        <w:rPr>
          <w:rFonts w:cs="Times New Roman"/>
          <w:szCs w:val="26"/>
        </w:rPr>
      </w:pPr>
      <w:proofErr w:type="spellStart"/>
      <w:r w:rsidRPr="00EC634F">
        <w:rPr>
          <w:rFonts w:cs="Times New Roman"/>
          <w:b/>
          <w:bCs/>
          <w:szCs w:val="26"/>
        </w:rPr>
        <w:t>Mục</w:t>
      </w:r>
      <w:proofErr w:type="spellEnd"/>
      <w:r w:rsidRPr="00EC634F">
        <w:rPr>
          <w:rFonts w:cs="Times New Roman"/>
          <w:b/>
          <w:bCs/>
          <w:szCs w:val="26"/>
        </w:rPr>
        <w:t xml:space="preserve"> </w:t>
      </w:r>
      <w:proofErr w:type="spellStart"/>
      <w:r w:rsidRPr="00EC634F">
        <w:rPr>
          <w:rFonts w:cs="Times New Roman"/>
          <w:b/>
          <w:bCs/>
          <w:szCs w:val="26"/>
        </w:rPr>
        <w:t>tiêu</w:t>
      </w:r>
      <w:proofErr w:type="spellEnd"/>
      <w:r w:rsidRPr="00EC634F">
        <w:rPr>
          <w:rFonts w:cs="Times New Roman"/>
          <w:szCs w:val="26"/>
        </w:rPr>
        <w:t>:</w:t>
      </w:r>
      <w:r w:rsidR="00711CB0" w:rsidRPr="00EC634F">
        <w:rPr>
          <w:rFonts w:cs="Times New Roman"/>
          <w:szCs w:val="26"/>
          <w:lang w:val="vi-VN"/>
        </w:rPr>
        <w:t xml:space="preserve"> Lựa chọn thuật toán phù </w:t>
      </w:r>
      <w:proofErr w:type="gramStart"/>
      <w:r w:rsidR="00711CB0" w:rsidRPr="00EC634F">
        <w:rPr>
          <w:rFonts w:cs="Times New Roman"/>
          <w:szCs w:val="26"/>
          <w:lang w:val="vi-VN"/>
        </w:rPr>
        <w:t xml:space="preserve">hợp </w:t>
      </w:r>
      <w:r w:rsidRPr="00EC634F">
        <w:rPr>
          <w:rFonts w:cs="Times New Roman"/>
          <w:szCs w:val="26"/>
        </w:rPr>
        <w:t>.</w:t>
      </w:r>
      <w:proofErr w:type="gramEnd"/>
    </w:p>
    <w:p w14:paraId="636E2603" w14:textId="77777777" w:rsidR="00E27975" w:rsidRDefault="00454E3B" w:rsidP="00E27975">
      <w:pPr>
        <w:pStyle w:val="ListParagraph"/>
        <w:numPr>
          <w:ilvl w:val="0"/>
          <w:numId w:val="102"/>
        </w:numPr>
        <w:spacing w:line="360" w:lineRule="auto"/>
        <w:ind w:left="1170"/>
        <w:jc w:val="both"/>
        <w:rPr>
          <w:rFonts w:cs="Times New Roman"/>
          <w:szCs w:val="26"/>
        </w:rPr>
      </w:pPr>
      <w:proofErr w:type="spellStart"/>
      <w:r w:rsidRPr="00E27975">
        <w:rPr>
          <w:rFonts w:cs="Times New Roman"/>
          <w:b/>
          <w:bCs/>
          <w:szCs w:val="26"/>
        </w:rPr>
        <w:t>Hoạt</w:t>
      </w:r>
      <w:proofErr w:type="spellEnd"/>
      <w:r w:rsidRPr="00E27975">
        <w:rPr>
          <w:rFonts w:cs="Times New Roman"/>
          <w:b/>
          <w:bCs/>
          <w:szCs w:val="26"/>
        </w:rPr>
        <w:t xml:space="preserve"> </w:t>
      </w:r>
      <w:proofErr w:type="spellStart"/>
      <w:r w:rsidRPr="00E27975">
        <w:rPr>
          <w:rFonts w:cs="Times New Roman"/>
          <w:b/>
          <w:bCs/>
          <w:szCs w:val="26"/>
        </w:rPr>
        <w:t>động</w:t>
      </w:r>
      <w:proofErr w:type="spellEnd"/>
      <w:r w:rsidRPr="00E27975">
        <w:rPr>
          <w:rFonts w:cs="Times New Roman"/>
          <w:szCs w:val="26"/>
        </w:rPr>
        <w:t>:</w:t>
      </w:r>
    </w:p>
    <w:p w14:paraId="5822593D" w14:textId="77777777" w:rsidR="00E27975" w:rsidRDefault="001979DD" w:rsidP="00E27975">
      <w:pPr>
        <w:pStyle w:val="ListParagraph"/>
        <w:numPr>
          <w:ilvl w:val="1"/>
          <w:numId w:val="102"/>
        </w:numPr>
        <w:spacing w:line="360" w:lineRule="auto"/>
        <w:jc w:val="both"/>
        <w:rPr>
          <w:rFonts w:cs="Times New Roman"/>
          <w:szCs w:val="26"/>
        </w:rPr>
      </w:pPr>
      <w:r w:rsidRPr="00E27975">
        <w:rPr>
          <w:rFonts w:cs="Times New Roman"/>
          <w:szCs w:val="26"/>
        </w:rPr>
        <w:t>Logistic Regression:</w:t>
      </w:r>
      <w:r w:rsidRPr="00E27975">
        <w:rPr>
          <w:rFonts w:cs="Times New Roman"/>
          <w:szCs w:val="26"/>
          <w:lang w:val="vi-VN"/>
        </w:rPr>
        <w:t xml:space="preserve"> </w:t>
      </w:r>
      <w:proofErr w:type="spellStart"/>
      <w:r w:rsidRPr="00E27975">
        <w:rPr>
          <w:rFonts w:cs="Times New Roman"/>
          <w:szCs w:val="26"/>
        </w:rPr>
        <w:t>Sử</w:t>
      </w:r>
      <w:proofErr w:type="spellEnd"/>
      <w:r w:rsidRPr="00E27975">
        <w:rPr>
          <w:rFonts w:cs="Times New Roman"/>
          <w:szCs w:val="26"/>
        </w:rPr>
        <w:t xml:space="preserve"> </w:t>
      </w:r>
      <w:proofErr w:type="spellStart"/>
      <w:r w:rsidRPr="00E27975">
        <w:rPr>
          <w:rFonts w:cs="Times New Roman"/>
          <w:szCs w:val="26"/>
        </w:rPr>
        <w:t>dụng</w:t>
      </w:r>
      <w:proofErr w:type="spellEnd"/>
      <w:r w:rsidRPr="00E27975">
        <w:rPr>
          <w:rFonts w:cs="Times New Roman"/>
          <w:szCs w:val="26"/>
        </w:rPr>
        <w:t xml:space="preserve"> </w:t>
      </w:r>
      <w:proofErr w:type="spellStart"/>
      <w:r w:rsidRPr="00E27975">
        <w:rPr>
          <w:rFonts w:cs="Times New Roman"/>
          <w:szCs w:val="26"/>
        </w:rPr>
        <w:t>mô</w:t>
      </w:r>
      <w:proofErr w:type="spellEnd"/>
      <w:r w:rsidRPr="00E27975">
        <w:rPr>
          <w:rFonts w:cs="Times New Roman"/>
          <w:szCs w:val="26"/>
        </w:rPr>
        <w:t xml:space="preserve"> </w:t>
      </w:r>
      <w:proofErr w:type="spellStart"/>
      <w:r w:rsidRPr="00E27975">
        <w:rPr>
          <w:rFonts w:cs="Times New Roman"/>
          <w:szCs w:val="26"/>
        </w:rPr>
        <w:t>hình</w:t>
      </w:r>
      <w:proofErr w:type="spellEnd"/>
      <w:r w:rsidRPr="00E27975">
        <w:rPr>
          <w:rFonts w:cs="Times New Roman"/>
          <w:szCs w:val="26"/>
        </w:rPr>
        <w:t xml:space="preserve"> </w:t>
      </w:r>
      <w:proofErr w:type="spellStart"/>
      <w:r w:rsidRPr="00E27975">
        <w:rPr>
          <w:rFonts w:cs="Times New Roman"/>
          <w:szCs w:val="26"/>
        </w:rPr>
        <w:t>phân</w:t>
      </w:r>
      <w:proofErr w:type="spellEnd"/>
      <w:r w:rsidRPr="00E27975">
        <w:rPr>
          <w:rFonts w:cs="Times New Roman"/>
          <w:szCs w:val="26"/>
        </w:rPr>
        <w:t xml:space="preserve"> </w:t>
      </w:r>
      <w:proofErr w:type="spellStart"/>
      <w:r w:rsidRPr="00E27975">
        <w:rPr>
          <w:rFonts w:cs="Times New Roman"/>
          <w:szCs w:val="26"/>
        </w:rPr>
        <w:t>loại</w:t>
      </w:r>
      <w:proofErr w:type="spellEnd"/>
      <w:r w:rsidRPr="00E27975">
        <w:rPr>
          <w:rFonts w:cs="Times New Roman"/>
          <w:szCs w:val="26"/>
        </w:rPr>
        <w:t xml:space="preserve"> </w:t>
      </w:r>
      <w:proofErr w:type="spellStart"/>
      <w:r w:rsidRPr="00E27975">
        <w:rPr>
          <w:rFonts w:cs="Times New Roman"/>
          <w:szCs w:val="26"/>
        </w:rPr>
        <w:t>tuyến</w:t>
      </w:r>
      <w:proofErr w:type="spellEnd"/>
      <w:r w:rsidRPr="00E27975">
        <w:rPr>
          <w:rFonts w:cs="Times New Roman"/>
          <w:szCs w:val="26"/>
        </w:rPr>
        <w:t xml:space="preserve"> </w:t>
      </w:r>
      <w:proofErr w:type="spellStart"/>
      <w:r w:rsidRPr="00E27975">
        <w:rPr>
          <w:rFonts w:cs="Times New Roman"/>
          <w:szCs w:val="26"/>
        </w:rPr>
        <w:t>tính</w:t>
      </w:r>
      <w:proofErr w:type="spellEnd"/>
      <w:r w:rsidRPr="00E27975">
        <w:rPr>
          <w:rFonts w:cs="Times New Roman"/>
          <w:szCs w:val="26"/>
        </w:rPr>
        <w:t xml:space="preserve"> </w:t>
      </w:r>
      <w:proofErr w:type="spellStart"/>
      <w:r w:rsidRPr="00E27975">
        <w:rPr>
          <w:rFonts w:cs="Times New Roman"/>
          <w:szCs w:val="26"/>
        </w:rPr>
        <w:t>với</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tham</w:t>
      </w:r>
      <w:proofErr w:type="spellEnd"/>
      <w:r w:rsidRPr="00E27975">
        <w:rPr>
          <w:rFonts w:cs="Times New Roman"/>
          <w:szCs w:val="26"/>
        </w:rPr>
        <w:t xml:space="preserve"> </w:t>
      </w:r>
      <w:proofErr w:type="spellStart"/>
      <w:r w:rsidRPr="00E27975">
        <w:rPr>
          <w:rFonts w:cs="Times New Roman"/>
          <w:szCs w:val="26"/>
        </w:rPr>
        <w:t>số</w:t>
      </w:r>
      <w:proofErr w:type="spellEnd"/>
      <w:r w:rsidRPr="00E27975">
        <w:rPr>
          <w:rFonts w:cs="Times New Roman"/>
          <w:szCs w:val="26"/>
        </w:rPr>
        <w:t xml:space="preserve"> </w:t>
      </w:r>
      <w:proofErr w:type="spellStart"/>
      <w:r w:rsidRPr="00E27975">
        <w:rPr>
          <w:rFonts w:cs="Times New Roman"/>
          <w:szCs w:val="26"/>
        </w:rPr>
        <w:t>như</w:t>
      </w:r>
      <w:proofErr w:type="spellEnd"/>
      <w:r w:rsidRPr="00E27975">
        <w:rPr>
          <w:rFonts w:cs="Times New Roman"/>
          <w:szCs w:val="26"/>
        </w:rPr>
        <w:t xml:space="preserve"> penalty, C, solver </w:t>
      </w:r>
      <w:proofErr w:type="spellStart"/>
      <w:r w:rsidRPr="00E27975">
        <w:rPr>
          <w:rFonts w:cs="Times New Roman"/>
          <w:szCs w:val="26"/>
        </w:rPr>
        <w:t>để</w:t>
      </w:r>
      <w:proofErr w:type="spellEnd"/>
      <w:r w:rsidRPr="00E27975">
        <w:rPr>
          <w:rFonts w:cs="Times New Roman"/>
          <w:szCs w:val="26"/>
        </w:rPr>
        <w:t xml:space="preserve"> </w:t>
      </w:r>
      <w:proofErr w:type="spellStart"/>
      <w:r w:rsidRPr="00E27975">
        <w:rPr>
          <w:rFonts w:cs="Times New Roman"/>
          <w:szCs w:val="26"/>
        </w:rPr>
        <w:t>tối</w:t>
      </w:r>
      <w:proofErr w:type="spellEnd"/>
      <w:r w:rsidRPr="00E27975">
        <w:rPr>
          <w:rFonts w:cs="Times New Roman"/>
          <w:szCs w:val="26"/>
        </w:rPr>
        <w:t xml:space="preserve"> </w:t>
      </w:r>
      <w:proofErr w:type="spellStart"/>
      <w:r w:rsidRPr="00E27975">
        <w:rPr>
          <w:rFonts w:cs="Times New Roman"/>
          <w:szCs w:val="26"/>
        </w:rPr>
        <w:t>ưu</w:t>
      </w:r>
      <w:proofErr w:type="spellEnd"/>
      <w:r w:rsidRPr="00E27975">
        <w:rPr>
          <w:rFonts w:cs="Times New Roman"/>
          <w:szCs w:val="26"/>
        </w:rPr>
        <w:t xml:space="preserve"> </w:t>
      </w:r>
      <w:proofErr w:type="spellStart"/>
      <w:r w:rsidRPr="00E27975">
        <w:rPr>
          <w:rFonts w:cs="Times New Roman"/>
          <w:szCs w:val="26"/>
        </w:rPr>
        <w:t>mô</w:t>
      </w:r>
      <w:proofErr w:type="spellEnd"/>
      <w:r w:rsidRPr="00E27975">
        <w:rPr>
          <w:rFonts w:cs="Times New Roman"/>
          <w:szCs w:val="26"/>
        </w:rPr>
        <w:t xml:space="preserve"> </w:t>
      </w:r>
      <w:proofErr w:type="spellStart"/>
      <w:r w:rsidRPr="00E27975">
        <w:rPr>
          <w:rFonts w:cs="Times New Roman"/>
          <w:szCs w:val="26"/>
        </w:rPr>
        <w:t>hình</w:t>
      </w:r>
      <w:proofErr w:type="spellEnd"/>
      <w:r w:rsidRPr="00E27975">
        <w:rPr>
          <w:rFonts w:cs="Times New Roman"/>
          <w:szCs w:val="26"/>
        </w:rPr>
        <w:t>.</w:t>
      </w:r>
    </w:p>
    <w:p w14:paraId="4D9EC7FD" w14:textId="77777777" w:rsidR="00E27975" w:rsidRDefault="001979DD" w:rsidP="00E27975">
      <w:pPr>
        <w:pStyle w:val="ListParagraph"/>
        <w:numPr>
          <w:ilvl w:val="1"/>
          <w:numId w:val="102"/>
        </w:numPr>
        <w:spacing w:line="360" w:lineRule="auto"/>
        <w:jc w:val="both"/>
        <w:rPr>
          <w:rFonts w:cs="Times New Roman"/>
          <w:szCs w:val="26"/>
        </w:rPr>
      </w:pPr>
      <w:r w:rsidRPr="00E27975">
        <w:rPr>
          <w:rFonts w:cs="Times New Roman"/>
          <w:szCs w:val="26"/>
        </w:rPr>
        <w:t>Neural Network:</w:t>
      </w:r>
      <w:r w:rsidRPr="00E27975">
        <w:rPr>
          <w:rFonts w:cs="Times New Roman"/>
          <w:szCs w:val="26"/>
          <w:lang w:val="vi-VN"/>
        </w:rPr>
        <w:t xml:space="preserve"> </w:t>
      </w:r>
      <w:proofErr w:type="spellStart"/>
      <w:r w:rsidRPr="00E27975">
        <w:rPr>
          <w:rFonts w:cs="Times New Roman"/>
          <w:szCs w:val="26"/>
        </w:rPr>
        <w:t>Xây</w:t>
      </w:r>
      <w:proofErr w:type="spellEnd"/>
      <w:r w:rsidRPr="00E27975">
        <w:rPr>
          <w:rFonts w:cs="Times New Roman"/>
          <w:szCs w:val="26"/>
        </w:rPr>
        <w:t xml:space="preserve"> </w:t>
      </w:r>
      <w:proofErr w:type="spellStart"/>
      <w:r w:rsidRPr="00E27975">
        <w:rPr>
          <w:rFonts w:cs="Times New Roman"/>
          <w:szCs w:val="26"/>
        </w:rPr>
        <w:t>dựng</w:t>
      </w:r>
      <w:proofErr w:type="spellEnd"/>
      <w:r w:rsidRPr="00E27975">
        <w:rPr>
          <w:rFonts w:cs="Times New Roman"/>
          <w:szCs w:val="26"/>
        </w:rPr>
        <w:t xml:space="preserve"> </w:t>
      </w:r>
      <w:proofErr w:type="spellStart"/>
      <w:r w:rsidRPr="00E27975">
        <w:rPr>
          <w:rFonts w:cs="Times New Roman"/>
          <w:szCs w:val="26"/>
        </w:rPr>
        <w:t>mạng</w:t>
      </w:r>
      <w:proofErr w:type="spellEnd"/>
      <w:r w:rsidRPr="00E27975">
        <w:rPr>
          <w:rFonts w:cs="Times New Roman"/>
          <w:szCs w:val="26"/>
        </w:rPr>
        <w:t xml:space="preserve"> </w:t>
      </w:r>
      <w:proofErr w:type="spellStart"/>
      <w:r w:rsidRPr="00E27975">
        <w:rPr>
          <w:rFonts w:cs="Times New Roman"/>
          <w:szCs w:val="26"/>
        </w:rPr>
        <w:t>nơ-ron</w:t>
      </w:r>
      <w:proofErr w:type="spellEnd"/>
      <w:r w:rsidRPr="00E27975">
        <w:rPr>
          <w:rFonts w:cs="Times New Roman"/>
          <w:szCs w:val="26"/>
        </w:rPr>
        <w:t xml:space="preserve"> </w:t>
      </w:r>
      <w:proofErr w:type="spellStart"/>
      <w:r w:rsidRPr="00E27975">
        <w:rPr>
          <w:rFonts w:cs="Times New Roman"/>
          <w:szCs w:val="26"/>
        </w:rPr>
        <w:t>sâu</w:t>
      </w:r>
      <w:proofErr w:type="spellEnd"/>
      <w:r w:rsidRPr="00E27975">
        <w:rPr>
          <w:rFonts w:cs="Times New Roman"/>
          <w:szCs w:val="26"/>
        </w:rPr>
        <w:t xml:space="preserve"> (Deep Neural Network) </w:t>
      </w:r>
      <w:proofErr w:type="spellStart"/>
      <w:r w:rsidRPr="00E27975">
        <w:rPr>
          <w:rFonts w:cs="Times New Roman"/>
          <w:szCs w:val="26"/>
        </w:rPr>
        <w:t>với</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lớp</w:t>
      </w:r>
      <w:proofErr w:type="spellEnd"/>
      <w:r w:rsidRPr="00E27975">
        <w:rPr>
          <w:rFonts w:cs="Times New Roman"/>
          <w:szCs w:val="26"/>
        </w:rPr>
        <w:t xml:space="preserve"> </w:t>
      </w:r>
      <w:proofErr w:type="spellStart"/>
      <w:r w:rsidRPr="00E27975">
        <w:rPr>
          <w:rFonts w:cs="Times New Roman"/>
          <w:szCs w:val="26"/>
        </w:rPr>
        <w:t>ẩn</w:t>
      </w:r>
      <w:proofErr w:type="spellEnd"/>
      <w:r w:rsidRPr="00E27975">
        <w:rPr>
          <w:rFonts w:cs="Times New Roman"/>
          <w:szCs w:val="26"/>
        </w:rPr>
        <w:t xml:space="preserve"> </w:t>
      </w:r>
      <w:proofErr w:type="spellStart"/>
      <w:r w:rsidRPr="00E27975">
        <w:rPr>
          <w:rFonts w:cs="Times New Roman"/>
          <w:szCs w:val="26"/>
        </w:rPr>
        <w:t>và</w:t>
      </w:r>
      <w:proofErr w:type="spellEnd"/>
      <w:r w:rsidRPr="00E27975">
        <w:rPr>
          <w:rFonts w:cs="Times New Roman"/>
          <w:szCs w:val="26"/>
        </w:rPr>
        <w:t xml:space="preserve"> </w:t>
      </w:r>
      <w:proofErr w:type="spellStart"/>
      <w:r w:rsidRPr="00E27975">
        <w:rPr>
          <w:rFonts w:cs="Times New Roman"/>
          <w:szCs w:val="26"/>
        </w:rPr>
        <w:t>đầu</w:t>
      </w:r>
      <w:proofErr w:type="spellEnd"/>
      <w:r w:rsidRPr="00E27975">
        <w:rPr>
          <w:rFonts w:cs="Times New Roman"/>
          <w:szCs w:val="26"/>
        </w:rPr>
        <w:t xml:space="preserve"> </w:t>
      </w:r>
      <w:proofErr w:type="spellStart"/>
      <w:r w:rsidRPr="00E27975">
        <w:rPr>
          <w:rFonts w:cs="Times New Roman"/>
          <w:szCs w:val="26"/>
        </w:rPr>
        <w:t>ra</w:t>
      </w:r>
      <w:proofErr w:type="spellEnd"/>
      <w:r w:rsidRPr="00E27975">
        <w:rPr>
          <w:rFonts w:cs="Times New Roman"/>
          <w:szCs w:val="26"/>
        </w:rPr>
        <w:t xml:space="preserve"> </w:t>
      </w:r>
      <w:proofErr w:type="spellStart"/>
      <w:r w:rsidRPr="00E27975">
        <w:rPr>
          <w:rFonts w:cs="Times New Roman"/>
          <w:szCs w:val="26"/>
        </w:rPr>
        <w:t>sử</w:t>
      </w:r>
      <w:proofErr w:type="spellEnd"/>
      <w:r w:rsidRPr="00E27975">
        <w:rPr>
          <w:rFonts w:cs="Times New Roman"/>
          <w:szCs w:val="26"/>
        </w:rPr>
        <w:t xml:space="preserve"> </w:t>
      </w:r>
      <w:proofErr w:type="spellStart"/>
      <w:r w:rsidRPr="00E27975">
        <w:rPr>
          <w:rFonts w:cs="Times New Roman"/>
          <w:szCs w:val="26"/>
        </w:rPr>
        <w:t>dụng</w:t>
      </w:r>
      <w:proofErr w:type="spellEnd"/>
      <w:r w:rsidRPr="00E27975">
        <w:rPr>
          <w:rFonts w:cs="Times New Roman"/>
          <w:szCs w:val="26"/>
        </w:rPr>
        <w:t xml:space="preserve"> </w:t>
      </w:r>
      <w:proofErr w:type="spellStart"/>
      <w:r w:rsidRPr="00E27975">
        <w:rPr>
          <w:rFonts w:cs="Times New Roman"/>
          <w:szCs w:val="26"/>
        </w:rPr>
        <w:t>hàm</w:t>
      </w:r>
      <w:proofErr w:type="spellEnd"/>
      <w:r w:rsidRPr="00E27975">
        <w:rPr>
          <w:rFonts w:cs="Times New Roman"/>
          <w:szCs w:val="26"/>
        </w:rPr>
        <w:t xml:space="preserve"> </w:t>
      </w:r>
      <w:proofErr w:type="spellStart"/>
      <w:r w:rsidRPr="00E27975">
        <w:rPr>
          <w:rFonts w:cs="Times New Roman"/>
          <w:szCs w:val="26"/>
        </w:rPr>
        <w:t>kích</w:t>
      </w:r>
      <w:proofErr w:type="spellEnd"/>
      <w:r w:rsidRPr="00E27975">
        <w:rPr>
          <w:rFonts w:cs="Times New Roman"/>
          <w:szCs w:val="26"/>
        </w:rPr>
        <w:t xml:space="preserve"> </w:t>
      </w:r>
      <w:proofErr w:type="spellStart"/>
      <w:r w:rsidRPr="00E27975">
        <w:rPr>
          <w:rFonts w:cs="Times New Roman"/>
          <w:szCs w:val="26"/>
        </w:rPr>
        <w:t>hoạt</w:t>
      </w:r>
      <w:proofErr w:type="spellEnd"/>
      <w:r w:rsidRPr="00E27975">
        <w:rPr>
          <w:rFonts w:cs="Times New Roman"/>
          <w:szCs w:val="26"/>
        </w:rPr>
        <w:t xml:space="preserve"> </w:t>
      </w:r>
      <w:proofErr w:type="spellStart"/>
      <w:r w:rsidRPr="00E27975">
        <w:rPr>
          <w:rFonts w:cs="Times New Roman"/>
          <w:szCs w:val="26"/>
        </w:rPr>
        <w:t>như</w:t>
      </w:r>
      <w:proofErr w:type="spellEnd"/>
      <w:r w:rsidRPr="00E27975">
        <w:rPr>
          <w:rFonts w:cs="Times New Roman"/>
          <w:szCs w:val="26"/>
        </w:rPr>
        <w:t xml:space="preserve"> </w:t>
      </w:r>
      <w:proofErr w:type="spellStart"/>
      <w:r w:rsidRPr="00E27975">
        <w:rPr>
          <w:rFonts w:cs="Times New Roman"/>
          <w:szCs w:val="26"/>
        </w:rPr>
        <w:t>ReLU</w:t>
      </w:r>
      <w:proofErr w:type="spellEnd"/>
      <w:r w:rsidRPr="00E27975">
        <w:rPr>
          <w:rFonts w:cs="Times New Roman"/>
          <w:szCs w:val="26"/>
        </w:rPr>
        <w:t xml:space="preserve"> (</w:t>
      </w:r>
      <w:proofErr w:type="spellStart"/>
      <w:r w:rsidRPr="00E27975">
        <w:rPr>
          <w:rFonts w:cs="Times New Roman"/>
          <w:szCs w:val="26"/>
        </w:rPr>
        <w:t>cho</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lớp</w:t>
      </w:r>
      <w:proofErr w:type="spellEnd"/>
      <w:r w:rsidRPr="00E27975">
        <w:rPr>
          <w:rFonts w:cs="Times New Roman"/>
          <w:szCs w:val="26"/>
        </w:rPr>
        <w:t xml:space="preserve"> </w:t>
      </w:r>
      <w:proofErr w:type="spellStart"/>
      <w:r w:rsidRPr="00E27975">
        <w:rPr>
          <w:rFonts w:cs="Times New Roman"/>
          <w:szCs w:val="26"/>
        </w:rPr>
        <w:t>ẩn</w:t>
      </w:r>
      <w:proofErr w:type="spellEnd"/>
      <w:r w:rsidRPr="00E27975">
        <w:rPr>
          <w:rFonts w:cs="Times New Roman"/>
          <w:szCs w:val="26"/>
        </w:rPr>
        <w:t xml:space="preserve">) </w:t>
      </w:r>
      <w:proofErr w:type="spellStart"/>
      <w:r w:rsidRPr="00E27975">
        <w:rPr>
          <w:rFonts w:cs="Times New Roman"/>
          <w:szCs w:val="26"/>
        </w:rPr>
        <w:t>và</w:t>
      </w:r>
      <w:proofErr w:type="spellEnd"/>
      <w:r w:rsidRPr="00E27975">
        <w:rPr>
          <w:rFonts w:cs="Times New Roman"/>
          <w:szCs w:val="26"/>
        </w:rPr>
        <w:t xml:space="preserve"> Sigmoid (</w:t>
      </w:r>
      <w:proofErr w:type="spellStart"/>
      <w:r w:rsidRPr="00E27975">
        <w:rPr>
          <w:rFonts w:cs="Times New Roman"/>
          <w:szCs w:val="26"/>
        </w:rPr>
        <w:t>cho</w:t>
      </w:r>
      <w:proofErr w:type="spellEnd"/>
      <w:r w:rsidRPr="00E27975">
        <w:rPr>
          <w:rFonts w:cs="Times New Roman"/>
          <w:szCs w:val="26"/>
        </w:rPr>
        <w:t xml:space="preserve"> </w:t>
      </w:r>
      <w:proofErr w:type="spellStart"/>
      <w:r w:rsidRPr="00E27975">
        <w:rPr>
          <w:rFonts w:cs="Times New Roman"/>
          <w:szCs w:val="26"/>
        </w:rPr>
        <w:t>lớp</w:t>
      </w:r>
      <w:proofErr w:type="spellEnd"/>
      <w:r w:rsidRPr="00E27975">
        <w:rPr>
          <w:rFonts w:cs="Times New Roman"/>
          <w:szCs w:val="26"/>
        </w:rPr>
        <w:t xml:space="preserve"> </w:t>
      </w:r>
      <w:proofErr w:type="spellStart"/>
      <w:r w:rsidRPr="00E27975">
        <w:rPr>
          <w:rFonts w:cs="Times New Roman"/>
          <w:szCs w:val="26"/>
        </w:rPr>
        <w:t>đầu</w:t>
      </w:r>
      <w:proofErr w:type="spellEnd"/>
      <w:r w:rsidRPr="00E27975">
        <w:rPr>
          <w:rFonts w:cs="Times New Roman"/>
          <w:szCs w:val="26"/>
        </w:rPr>
        <w:t xml:space="preserve"> </w:t>
      </w:r>
      <w:proofErr w:type="spellStart"/>
      <w:r w:rsidRPr="00E27975">
        <w:rPr>
          <w:rFonts w:cs="Times New Roman"/>
          <w:szCs w:val="26"/>
        </w:rPr>
        <w:t>ra</w:t>
      </w:r>
      <w:proofErr w:type="spellEnd"/>
      <w:r w:rsidRPr="00E27975">
        <w:rPr>
          <w:rFonts w:cs="Times New Roman"/>
          <w:szCs w:val="26"/>
        </w:rPr>
        <w:t>).</w:t>
      </w:r>
    </w:p>
    <w:p w14:paraId="5337FC64" w14:textId="2049E339" w:rsidR="00454E3B" w:rsidRPr="00E27975" w:rsidRDefault="001979DD" w:rsidP="00E27975">
      <w:pPr>
        <w:pStyle w:val="ListParagraph"/>
        <w:numPr>
          <w:ilvl w:val="1"/>
          <w:numId w:val="102"/>
        </w:numPr>
        <w:spacing w:line="360" w:lineRule="auto"/>
        <w:jc w:val="both"/>
        <w:rPr>
          <w:rFonts w:cs="Times New Roman"/>
          <w:szCs w:val="26"/>
        </w:rPr>
      </w:pPr>
      <w:r w:rsidRPr="00E27975">
        <w:rPr>
          <w:rFonts w:cs="Times New Roman"/>
          <w:szCs w:val="26"/>
        </w:rPr>
        <w:t>Random Forest:</w:t>
      </w:r>
      <w:r w:rsidRPr="00E27975">
        <w:rPr>
          <w:rFonts w:cs="Times New Roman"/>
          <w:szCs w:val="26"/>
          <w:lang w:val="vi-VN"/>
        </w:rPr>
        <w:t xml:space="preserve"> </w:t>
      </w:r>
      <w:proofErr w:type="spellStart"/>
      <w:r w:rsidRPr="00E27975">
        <w:rPr>
          <w:rFonts w:cs="Times New Roman"/>
          <w:szCs w:val="26"/>
        </w:rPr>
        <w:t>Xây</w:t>
      </w:r>
      <w:proofErr w:type="spellEnd"/>
      <w:r w:rsidRPr="00E27975">
        <w:rPr>
          <w:rFonts w:cs="Times New Roman"/>
          <w:szCs w:val="26"/>
        </w:rPr>
        <w:t xml:space="preserve"> </w:t>
      </w:r>
      <w:proofErr w:type="spellStart"/>
      <w:r w:rsidRPr="00E27975">
        <w:rPr>
          <w:rFonts w:cs="Times New Roman"/>
          <w:szCs w:val="26"/>
        </w:rPr>
        <w:t>dựng</w:t>
      </w:r>
      <w:proofErr w:type="spellEnd"/>
      <w:r w:rsidRPr="00E27975">
        <w:rPr>
          <w:rFonts w:cs="Times New Roman"/>
          <w:szCs w:val="26"/>
        </w:rPr>
        <w:t xml:space="preserve"> </w:t>
      </w:r>
      <w:proofErr w:type="spellStart"/>
      <w:r w:rsidRPr="00E27975">
        <w:rPr>
          <w:rFonts w:cs="Times New Roman"/>
          <w:szCs w:val="26"/>
        </w:rPr>
        <w:t>mô</w:t>
      </w:r>
      <w:proofErr w:type="spellEnd"/>
      <w:r w:rsidRPr="00E27975">
        <w:rPr>
          <w:rFonts w:cs="Times New Roman"/>
          <w:szCs w:val="26"/>
        </w:rPr>
        <w:t xml:space="preserve"> </w:t>
      </w:r>
      <w:proofErr w:type="spellStart"/>
      <w:r w:rsidRPr="00E27975">
        <w:rPr>
          <w:rFonts w:cs="Times New Roman"/>
          <w:szCs w:val="26"/>
        </w:rPr>
        <w:t>hình</w:t>
      </w:r>
      <w:proofErr w:type="spellEnd"/>
      <w:r w:rsidRPr="00E27975">
        <w:rPr>
          <w:rFonts w:cs="Times New Roman"/>
          <w:szCs w:val="26"/>
        </w:rPr>
        <w:t xml:space="preserve"> </w:t>
      </w:r>
      <w:proofErr w:type="spellStart"/>
      <w:r w:rsidRPr="00E27975">
        <w:rPr>
          <w:rFonts w:cs="Times New Roman"/>
          <w:szCs w:val="26"/>
        </w:rPr>
        <w:t>với</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cây</w:t>
      </w:r>
      <w:proofErr w:type="spellEnd"/>
      <w:r w:rsidRPr="00E27975">
        <w:rPr>
          <w:rFonts w:cs="Times New Roman"/>
          <w:szCs w:val="26"/>
        </w:rPr>
        <w:t xml:space="preserve"> </w:t>
      </w:r>
      <w:proofErr w:type="spellStart"/>
      <w:r w:rsidRPr="00E27975">
        <w:rPr>
          <w:rFonts w:cs="Times New Roman"/>
          <w:szCs w:val="26"/>
        </w:rPr>
        <w:t>quyết</w:t>
      </w:r>
      <w:proofErr w:type="spellEnd"/>
      <w:r w:rsidRPr="00E27975">
        <w:rPr>
          <w:rFonts w:cs="Times New Roman"/>
          <w:szCs w:val="26"/>
        </w:rPr>
        <w:t xml:space="preserve"> </w:t>
      </w:r>
      <w:proofErr w:type="spellStart"/>
      <w:r w:rsidRPr="00E27975">
        <w:rPr>
          <w:rFonts w:cs="Times New Roman"/>
          <w:szCs w:val="26"/>
        </w:rPr>
        <w:t>định</w:t>
      </w:r>
      <w:proofErr w:type="spellEnd"/>
      <w:r w:rsidRPr="00E27975">
        <w:rPr>
          <w:rFonts w:cs="Times New Roman"/>
          <w:szCs w:val="26"/>
        </w:rPr>
        <w:t xml:space="preserve">, </w:t>
      </w:r>
      <w:proofErr w:type="spellStart"/>
      <w:r w:rsidRPr="00E27975">
        <w:rPr>
          <w:rFonts w:cs="Times New Roman"/>
          <w:szCs w:val="26"/>
        </w:rPr>
        <w:t>tối</w:t>
      </w:r>
      <w:proofErr w:type="spellEnd"/>
      <w:r w:rsidRPr="00E27975">
        <w:rPr>
          <w:rFonts w:cs="Times New Roman"/>
          <w:szCs w:val="26"/>
        </w:rPr>
        <w:t xml:space="preserve"> </w:t>
      </w:r>
      <w:proofErr w:type="spellStart"/>
      <w:r w:rsidRPr="00E27975">
        <w:rPr>
          <w:rFonts w:cs="Times New Roman"/>
          <w:szCs w:val="26"/>
        </w:rPr>
        <w:t>ưu</w:t>
      </w:r>
      <w:proofErr w:type="spellEnd"/>
      <w:r w:rsidRPr="00E27975">
        <w:rPr>
          <w:rFonts w:cs="Times New Roman"/>
          <w:szCs w:val="26"/>
        </w:rPr>
        <w:t xml:space="preserve"> </w:t>
      </w:r>
      <w:proofErr w:type="spellStart"/>
      <w:r w:rsidRPr="00E27975">
        <w:rPr>
          <w:rFonts w:cs="Times New Roman"/>
          <w:szCs w:val="26"/>
        </w:rPr>
        <w:t>hóa</w:t>
      </w:r>
      <w:proofErr w:type="spellEnd"/>
      <w:r w:rsidRPr="00E27975">
        <w:rPr>
          <w:rFonts w:cs="Times New Roman"/>
          <w:szCs w:val="26"/>
        </w:rPr>
        <w:t xml:space="preserve"> </w:t>
      </w:r>
      <w:proofErr w:type="spellStart"/>
      <w:r w:rsidRPr="00E27975">
        <w:rPr>
          <w:rFonts w:cs="Times New Roman"/>
          <w:szCs w:val="26"/>
        </w:rPr>
        <w:t>các</w:t>
      </w:r>
      <w:proofErr w:type="spellEnd"/>
      <w:r w:rsidRPr="00E27975">
        <w:rPr>
          <w:rFonts w:cs="Times New Roman"/>
          <w:szCs w:val="26"/>
        </w:rPr>
        <w:t xml:space="preserve"> </w:t>
      </w:r>
      <w:proofErr w:type="spellStart"/>
      <w:r w:rsidRPr="00E27975">
        <w:rPr>
          <w:rFonts w:cs="Times New Roman"/>
          <w:szCs w:val="26"/>
        </w:rPr>
        <w:t>tham</w:t>
      </w:r>
      <w:proofErr w:type="spellEnd"/>
      <w:r w:rsidRPr="00E27975">
        <w:rPr>
          <w:rFonts w:cs="Times New Roman"/>
          <w:szCs w:val="26"/>
        </w:rPr>
        <w:t xml:space="preserve"> </w:t>
      </w:r>
      <w:proofErr w:type="spellStart"/>
      <w:r w:rsidRPr="00E27975">
        <w:rPr>
          <w:rFonts w:cs="Times New Roman"/>
          <w:szCs w:val="26"/>
        </w:rPr>
        <w:t>số</w:t>
      </w:r>
      <w:proofErr w:type="spellEnd"/>
      <w:r w:rsidRPr="00E27975">
        <w:rPr>
          <w:rFonts w:cs="Times New Roman"/>
          <w:szCs w:val="26"/>
        </w:rPr>
        <w:t xml:space="preserve"> </w:t>
      </w:r>
      <w:proofErr w:type="spellStart"/>
      <w:r w:rsidRPr="00E27975">
        <w:rPr>
          <w:rFonts w:cs="Times New Roman"/>
          <w:szCs w:val="26"/>
        </w:rPr>
        <w:t>như</w:t>
      </w:r>
      <w:proofErr w:type="spellEnd"/>
      <w:r w:rsidRPr="00E27975">
        <w:rPr>
          <w:rFonts w:cs="Times New Roman"/>
          <w:szCs w:val="26"/>
        </w:rPr>
        <w:t xml:space="preserve"> </w:t>
      </w:r>
      <w:proofErr w:type="spellStart"/>
      <w:r w:rsidRPr="00E27975">
        <w:rPr>
          <w:rFonts w:cs="Times New Roman"/>
          <w:szCs w:val="26"/>
        </w:rPr>
        <w:t>số</w:t>
      </w:r>
      <w:proofErr w:type="spellEnd"/>
      <w:r w:rsidRPr="00E27975">
        <w:rPr>
          <w:rFonts w:cs="Times New Roman"/>
          <w:szCs w:val="26"/>
        </w:rPr>
        <w:t xml:space="preserve"> </w:t>
      </w:r>
      <w:proofErr w:type="spellStart"/>
      <w:r w:rsidRPr="00E27975">
        <w:rPr>
          <w:rFonts w:cs="Times New Roman"/>
          <w:szCs w:val="26"/>
        </w:rPr>
        <w:t>lượng</w:t>
      </w:r>
      <w:proofErr w:type="spellEnd"/>
      <w:r w:rsidRPr="00E27975">
        <w:rPr>
          <w:rFonts w:cs="Times New Roman"/>
          <w:szCs w:val="26"/>
        </w:rPr>
        <w:t xml:space="preserve"> </w:t>
      </w:r>
      <w:proofErr w:type="spellStart"/>
      <w:r w:rsidRPr="00E27975">
        <w:rPr>
          <w:rFonts w:cs="Times New Roman"/>
          <w:szCs w:val="26"/>
        </w:rPr>
        <w:t>cây</w:t>
      </w:r>
      <w:proofErr w:type="spellEnd"/>
      <w:r w:rsidRPr="00E27975">
        <w:rPr>
          <w:rFonts w:cs="Times New Roman"/>
          <w:szCs w:val="26"/>
        </w:rPr>
        <w:t xml:space="preserve"> (</w:t>
      </w:r>
      <w:proofErr w:type="spellStart"/>
      <w:r w:rsidRPr="00E27975">
        <w:rPr>
          <w:rFonts w:cs="Times New Roman"/>
          <w:szCs w:val="26"/>
        </w:rPr>
        <w:t>n_estimators</w:t>
      </w:r>
      <w:proofErr w:type="spellEnd"/>
      <w:r w:rsidRPr="00E27975">
        <w:rPr>
          <w:rFonts w:cs="Times New Roman"/>
          <w:szCs w:val="26"/>
        </w:rPr>
        <w:t xml:space="preserve">), </w:t>
      </w:r>
      <w:proofErr w:type="spellStart"/>
      <w:r w:rsidRPr="00E27975">
        <w:rPr>
          <w:rFonts w:cs="Times New Roman"/>
          <w:szCs w:val="26"/>
        </w:rPr>
        <w:t>độ</w:t>
      </w:r>
      <w:proofErr w:type="spellEnd"/>
      <w:r w:rsidRPr="00E27975">
        <w:rPr>
          <w:rFonts w:cs="Times New Roman"/>
          <w:szCs w:val="26"/>
        </w:rPr>
        <w:t xml:space="preserve"> </w:t>
      </w:r>
      <w:proofErr w:type="spellStart"/>
      <w:r w:rsidRPr="00E27975">
        <w:rPr>
          <w:rFonts w:cs="Times New Roman"/>
          <w:szCs w:val="26"/>
        </w:rPr>
        <w:t>sâu</w:t>
      </w:r>
      <w:proofErr w:type="spellEnd"/>
      <w:r w:rsidRPr="00E27975">
        <w:rPr>
          <w:rFonts w:cs="Times New Roman"/>
          <w:szCs w:val="26"/>
        </w:rPr>
        <w:t xml:space="preserve"> </w:t>
      </w:r>
      <w:proofErr w:type="spellStart"/>
      <w:r w:rsidRPr="00E27975">
        <w:rPr>
          <w:rFonts w:cs="Times New Roman"/>
          <w:szCs w:val="26"/>
        </w:rPr>
        <w:t>của</w:t>
      </w:r>
      <w:proofErr w:type="spellEnd"/>
      <w:r w:rsidRPr="00E27975">
        <w:rPr>
          <w:rFonts w:cs="Times New Roman"/>
          <w:szCs w:val="26"/>
        </w:rPr>
        <w:t xml:space="preserve"> </w:t>
      </w:r>
      <w:proofErr w:type="spellStart"/>
      <w:r w:rsidRPr="00E27975">
        <w:rPr>
          <w:rFonts w:cs="Times New Roman"/>
          <w:szCs w:val="26"/>
        </w:rPr>
        <w:t>cây</w:t>
      </w:r>
      <w:proofErr w:type="spellEnd"/>
      <w:r w:rsidRPr="00E27975">
        <w:rPr>
          <w:rFonts w:cs="Times New Roman"/>
          <w:szCs w:val="26"/>
        </w:rPr>
        <w:t xml:space="preserve"> (</w:t>
      </w:r>
      <w:proofErr w:type="spellStart"/>
      <w:r w:rsidRPr="00E27975">
        <w:rPr>
          <w:rFonts w:cs="Times New Roman"/>
          <w:szCs w:val="26"/>
        </w:rPr>
        <w:t>max_depth</w:t>
      </w:r>
      <w:proofErr w:type="spellEnd"/>
      <w:r w:rsidRPr="00E27975">
        <w:rPr>
          <w:rFonts w:cs="Times New Roman"/>
          <w:szCs w:val="26"/>
        </w:rPr>
        <w:t xml:space="preserve">), </w:t>
      </w:r>
      <w:proofErr w:type="spellStart"/>
      <w:r w:rsidRPr="00E27975">
        <w:rPr>
          <w:rFonts w:cs="Times New Roman"/>
          <w:szCs w:val="26"/>
        </w:rPr>
        <w:t>và</w:t>
      </w:r>
      <w:proofErr w:type="spellEnd"/>
      <w:r w:rsidRPr="00E27975">
        <w:rPr>
          <w:rFonts w:cs="Times New Roman"/>
          <w:szCs w:val="26"/>
        </w:rPr>
        <w:t xml:space="preserve"> </w:t>
      </w:r>
      <w:proofErr w:type="spellStart"/>
      <w:r w:rsidRPr="00E27975">
        <w:rPr>
          <w:rFonts w:cs="Times New Roman"/>
          <w:szCs w:val="26"/>
        </w:rPr>
        <w:t>số</w:t>
      </w:r>
      <w:proofErr w:type="spellEnd"/>
      <w:r w:rsidRPr="00E27975">
        <w:rPr>
          <w:rFonts w:cs="Times New Roman"/>
          <w:szCs w:val="26"/>
        </w:rPr>
        <w:t xml:space="preserve"> </w:t>
      </w:r>
      <w:proofErr w:type="spellStart"/>
      <w:r w:rsidRPr="00E27975">
        <w:rPr>
          <w:rFonts w:cs="Times New Roman"/>
          <w:szCs w:val="26"/>
        </w:rPr>
        <w:t>mẫu</w:t>
      </w:r>
      <w:proofErr w:type="spellEnd"/>
      <w:r w:rsidRPr="00E27975">
        <w:rPr>
          <w:rFonts w:cs="Times New Roman"/>
          <w:szCs w:val="26"/>
        </w:rPr>
        <w:t xml:space="preserve"> </w:t>
      </w:r>
      <w:proofErr w:type="spellStart"/>
      <w:r w:rsidRPr="00E27975">
        <w:rPr>
          <w:rFonts w:cs="Times New Roman"/>
          <w:szCs w:val="26"/>
        </w:rPr>
        <w:t>tối</w:t>
      </w:r>
      <w:proofErr w:type="spellEnd"/>
      <w:r w:rsidRPr="00E27975">
        <w:rPr>
          <w:rFonts w:cs="Times New Roman"/>
          <w:szCs w:val="26"/>
        </w:rPr>
        <w:t xml:space="preserve"> </w:t>
      </w:r>
      <w:proofErr w:type="spellStart"/>
      <w:r w:rsidRPr="00E27975">
        <w:rPr>
          <w:rFonts w:cs="Times New Roman"/>
          <w:szCs w:val="26"/>
        </w:rPr>
        <w:t>thiểu</w:t>
      </w:r>
      <w:proofErr w:type="spellEnd"/>
      <w:r w:rsidRPr="00E27975">
        <w:rPr>
          <w:rFonts w:cs="Times New Roman"/>
          <w:szCs w:val="26"/>
        </w:rPr>
        <w:t xml:space="preserve"> </w:t>
      </w:r>
      <w:proofErr w:type="spellStart"/>
      <w:r w:rsidRPr="00E27975">
        <w:rPr>
          <w:rFonts w:cs="Times New Roman"/>
          <w:szCs w:val="26"/>
        </w:rPr>
        <w:t>tại</w:t>
      </w:r>
      <w:proofErr w:type="spellEnd"/>
      <w:r w:rsidRPr="00E27975">
        <w:rPr>
          <w:rFonts w:cs="Times New Roman"/>
          <w:szCs w:val="26"/>
        </w:rPr>
        <w:t xml:space="preserve"> </w:t>
      </w:r>
      <w:proofErr w:type="spellStart"/>
      <w:r w:rsidRPr="00E27975">
        <w:rPr>
          <w:rFonts w:cs="Times New Roman"/>
          <w:szCs w:val="26"/>
        </w:rPr>
        <w:t>mỗi</w:t>
      </w:r>
      <w:proofErr w:type="spellEnd"/>
      <w:r w:rsidRPr="00E27975">
        <w:rPr>
          <w:rFonts w:cs="Times New Roman"/>
          <w:szCs w:val="26"/>
        </w:rPr>
        <w:t xml:space="preserve"> </w:t>
      </w:r>
      <w:proofErr w:type="spellStart"/>
      <w:r w:rsidRPr="00E27975">
        <w:rPr>
          <w:rFonts w:cs="Times New Roman"/>
          <w:szCs w:val="26"/>
        </w:rPr>
        <w:t>lá</w:t>
      </w:r>
      <w:proofErr w:type="spellEnd"/>
      <w:r w:rsidRPr="00E27975">
        <w:rPr>
          <w:rFonts w:cs="Times New Roman"/>
          <w:szCs w:val="26"/>
        </w:rPr>
        <w:t xml:space="preserve"> </w:t>
      </w:r>
      <w:proofErr w:type="spellStart"/>
      <w:r w:rsidRPr="00E27975">
        <w:rPr>
          <w:rFonts w:cs="Times New Roman"/>
          <w:szCs w:val="26"/>
        </w:rPr>
        <w:t>cây</w:t>
      </w:r>
      <w:proofErr w:type="spellEnd"/>
      <w:r w:rsidRPr="00E27975">
        <w:rPr>
          <w:rFonts w:cs="Times New Roman"/>
          <w:szCs w:val="26"/>
        </w:rPr>
        <w:t xml:space="preserve"> (</w:t>
      </w:r>
      <w:proofErr w:type="spellStart"/>
      <w:r w:rsidRPr="00E27975">
        <w:rPr>
          <w:rFonts w:cs="Times New Roman"/>
          <w:szCs w:val="26"/>
        </w:rPr>
        <w:t>min_samples_leaf</w:t>
      </w:r>
      <w:proofErr w:type="spellEnd"/>
      <w:r w:rsidRPr="00E27975">
        <w:rPr>
          <w:rFonts w:cs="Times New Roman"/>
          <w:szCs w:val="26"/>
        </w:rPr>
        <w:t>).</w:t>
      </w:r>
    </w:p>
    <w:p w14:paraId="2B09F599" w14:textId="77777777" w:rsidR="002A702C" w:rsidRDefault="002A702C" w:rsidP="007940AB">
      <w:pPr>
        <w:ind w:left="1170"/>
        <w:jc w:val="both"/>
        <w:rPr>
          <w:ins w:id="22" w:author="{AC465A24-76A9-4156-B4C4-A58B67880FC0}" w:date="2024-12-10T20:37:00Z" w16du:dateUtc="2024-12-10T13:37:00Z"/>
          <w:rFonts w:cs="Times New Roman"/>
          <w:b/>
          <w:bCs/>
          <w:szCs w:val="26"/>
        </w:rPr>
      </w:pPr>
    </w:p>
    <w:p w14:paraId="25DA719B" w14:textId="52A008CE" w:rsidR="00454E3B" w:rsidRPr="009A4C8F" w:rsidRDefault="00454E3B" w:rsidP="00E27975">
      <w:pPr>
        <w:jc w:val="both"/>
        <w:rPr>
          <w:rFonts w:cs="Times New Roman"/>
          <w:b/>
          <w:bCs/>
          <w:szCs w:val="26"/>
        </w:rPr>
      </w:pPr>
      <w:proofErr w:type="spellStart"/>
      <w:r w:rsidRPr="009A4C8F">
        <w:rPr>
          <w:rFonts w:cs="Times New Roman"/>
          <w:b/>
          <w:bCs/>
          <w:szCs w:val="26"/>
        </w:rPr>
        <w:t>Bước</w:t>
      </w:r>
      <w:proofErr w:type="spellEnd"/>
      <w:r w:rsidRPr="009A4C8F">
        <w:rPr>
          <w:rFonts w:cs="Times New Roman"/>
          <w:b/>
          <w:bCs/>
          <w:szCs w:val="26"/>
        </w:rPr>
        <w:t xml:space="preserve"> 6: </w:t>
      </w:r>
      <w:proofErr w:type="spellStart"/>
      <w:r w:rsidR="002824B2" w:rsidRPr="002824B2">
        <w:rPr>
          <w:rFonts w:cs="Times New Roman"/>
          <w:b/>
          <w:bCs/>
          <w:szCs w:val="26"/>
        </w:rPr>
        <w:t>Huấn</w:t>
      </w:r>
      <w:proofErr w:type="spellEnd"/>
      <w:r w:rsidR="002824B2" w:rsidRPr="002824B2">
        <w:rPr>
          <w:rFonts w:cs="Times New Roman"/>
          <w:b/>
          <w:bCs/>
          <w:szCs w:val="26"/>
        </w:rPr>
        <w:t xml:space="preserve"> </w:t>
      </w:r>
      <w:proofErr w:type="spellStart"/>
      <w:r w:rsidR="002824B2" w:rsidRPr="002824B2">
        <w:rPr>
          <w:rFonts w:cs="Times New Roman"/>
          <w:b/>
          <w:bCs/>
          <w:szCs w:val="26"/>
        </w:rPr>
        <w:t>luyện</w:t>
      </w:r>
      <w:proofErr w:type="spellEnd"/>
      <w:r w:rsidR="002824B2" w:rsidRPr="002824B2">
        <w:rPr>
          <w:rFonts w:cs="Times New Roman"/>
          <w:b/>
          <w:bCs/>
          <w:szCs w:val="26"/>
        </w:rPr>
        <w:t xml:space="preserve"> </w:t>
      </w:r>
      <w:proofErr w:type="spellStart"/>
      <w:r w:rsidR="002824B2" w:rsidRPr="002824B2">
        <w:rPr>
          <w:rFonts w:cs="Times New Roman"/>
          <w:b/>
          <w:bCs/>
          <w:szCs w:val="26"/>
        </w:rPr>
        <w:t>mô</w:t>
      </w:r>
      <w:proofErr w:type="spellEnd"/>
      <w:r w:rsidR="002824B2" w:rsidRPr="002824B2">
        <w:rPr>
          <w:rFonts w:cs="Times New Roman"/>
          <w:b/>
          <w:bCs/>
          <w:szCs w:val="26"/>
        </w:rPr>
        <w:t xml:space="preserve"> </w:t>
      </w:r>
      <w:proofErr w:type="spellStart"/>
      <w:r w:rsidR="002824B2" w:rsidRPr="002824B2">
        <w:rPr>
          <w:rFonts w:cs="Times New Roman"/>
          <w:b/>
          <w:bCs/>
          <w:szCs w:val="26"/>
        </w:rPr>
        <w:t>hình</w:t>
      </w:r>
      <w:proofErr w:type="spellEnd"/>
    </w:p>
    <w:p w14:paraId="484502A7" w14:textId="13EB84DB" w:rsidR="00454E3B" w:rsidRPr="009A4C8F" w:rsidRDefault="00454E3B" w:rsidP="003968A7">
      <w:pPr>
        <w:numPr>
          <w:ilvl w:val="0"/>
          <w:numId w:val="60"/>
        </w:numPr>
        <w:ind w:left="1170"/>
        <w:jc w:val="both"/>
        <w:rPr>
          <w:rFonts w:cs="Times New Roman"/>
          <w:szCs w:val="26"/>
        </w:rPr>
      </w:pPr>
      <w:proofErr w:type="spellStart"/>
      <w:r w:rsidRPr="009A4C8F">
        <w:rPr>
          <w:rFonts w:cs="Times New Roman"/>
          <w:b/>
          <w:bCs/>
          <w:szCs w:val="26"/>
        </w:rPr>
        <w:t>Mục</w:t>
      </w:r>
      <w:proofErr w:type="spellEnd"/>
      <w:r w:rsidRPr="009A4C8F">
        <w:rPr>
          <w:rFonts w:cs="Times New Roman"/>
          <w:b/>
          <w:bCs/>
          <w:szCs w:val="26"/>
        </w:rPr>
        <w:t xml:space="preserve"> </w:t>
      </w:r>
      <w:proofErr w:type="spellStart"/>
      <w:proofErr w:type="gramStart"/>
      <w:r w:rsidRPr="009A4C8F">
        <w:rPr>
          <w:rFonts w:cs="Times New Roman"/>
          <w:b/>
          <w:bCs/>
          <w:szCs w:val="26"/>
        </w:rPr>
        <w:t>tiêu</w:t>
      </w:r>
      <w:r w:rsidRPr="009A4C8F">
        <w:rPr>
          <w:rFonts w:cs="Times New Roman"/>
          <w:szCs w:val="26"/>
        </w:rPr>
        <w:t>:</w:t>
      </w:r>
      <w:r w:rsidR="007E11A6">
        <w:rPr>
          <w:rFonts w:cs="Times New Roman"/>
          <w:szCs w:val="26"/>
        </w:rPr>
        <w:t>Tối</w:t>
      </w:r>
      <w:proofErr w:type="spellEnd"/>
      <w:proofErr w:type="gramEnd"/>
      <w:r w:rsidR="007E11A6">
        <w:rPr>
          <w:rFonts w:cs="Times New Roman"/>
          <w:szCs w:val="26"/>
          <w:lang w:val="vi-VN"/>
        </w:rPr>
        <w:t xml:space="preserve"> ưu hóa mô hình và học các đặc trưng quan trọng</w:t>
      </w:r>
      <w:r w:rsidRPr="009A4C8F">
        <w:rPr>
          <w:rFonts w:cs="Times New Roman"/>
          <w:szCs w:val="26"/>
        </w:rPr>
        <w:t>.</w:t>
      </w:r>
    </w:p>
    <w:p w14:paraId="1A83951D" w14:textId="1E3340D9" w:rsidR="00454E3B" w:rsidRPr="009A4C8F" w:rsidRDefault="00454E3B" w:rsidP="00E27975">
      <w:pPr>
        <w:numPr>
          <w:ilvl w:val="0"/>
          <w:numId w:val="60"/>
        </w:numPr>
        <w:spacing w:line="360" w:lineRule="auto"/>
        <w:ind w:left="1170"/>
        <w:jc w:val="both"/>
        <w:rPr>
          <w:rFonts w:cs="Times New Roman"/>
          <w:szCs w:val="26"/>
        </w:rPr>
      </w:pPr>
      <w:proofErr w:type="spellStart"/>
      <w:r w:rsidRPr="009A4C8F">
        <w:rPr>
          <w:rFonts w:cs="Times New Roman"/>
          <w:b/>
          <w:bCs/>
          <w:szCs w:val="26"/>
        </w:rPr>
        <w:t>Hoạt</w:t>
      </w:r>
      <w:proofErr w:type="spellEnd"/>
      <w:r w:rsidRPr="009A4C8F">
        <w:rPr>
          <w:rFonts w:cs="Times New Roman"/>
          <w:b/>
          <w:bCs/>
          <w:szCs w:val="26"/>
        </w:rPr>
        <w:t xml:space="preserve"> </w:t>
      </w:r>
      <w:proofErr w:type="spellStart"/>
      <w:r w:rsidRPr="009A4C8F">
        <w:rPr>
          <w:rFonts w:cs="Times New Roman"/>
          <w:b/>
          <w:bCs/>
          <w:szCs w:val="26"/>
        </w:rPr>
        <w:t>động</w:t>
      </w:r>
      <w:proofErr w:type="spellEnd"/>
      <w:r w:rsidRPr="009A4C8F">
        <w:rPr>
          <w:rFonts w:cs="Times New Roman"/>
          <w:szCs w:val="26"/>
        </w:rPr>
        <w:t>:</w:t>
      </w:r>
      <w:r w:rsidR="00B74C26">
        <w:rPr>
          <w:rFonts w:cs="Times New Roman"/>
          <w:szCs w:val="26"/>
          <w:lang w:val="vi-VN"/>
        </w:rPr>
        <w:t xml:space="preserve"> </w:t>
      </w:r>
      <w:proofErr w:type="spellStart"/>
      <w:r w:rsidR="00B74C26" w:rsidRPr="00B74C26">
        <w:rPr>
          <w:rFonts w:cs="Times New Roman"/>
          <w:szCs w:val="26"/>
        </w:rPr>
        <w:t>Sử</w:t>
      </w:r>
      <w:proofErr w:type="spellEnd"/>
      <w:r w:rsidR="00B74C26" w:rsidRPr="00B74C26">
        <w:rPr>
          <w:rFonts w:cs="Times New Roman"/>
          <w:szCs w:val="26"/>
        </w:rPr>
        <w:t xml:space="preserve"> </w:t>
      </w:r>
      <w:proofErr w:type="spellStart"/>
      <w:r w:rsidR="00B74C26" w:rsidRPr="00B74C26">
        <w:rPr>
          <w:rFonts w:cs="Times New Roman"/>
          <w:szCs w:val="26"/>
        </w:rPr>
        <w:t>dụng</w:t>
      </w:r>
      <w:proofErr w:type="spellEnd"/>
      <w:r w:rsidR="00B74C26" w:rsidRPr="00B74C26">
        <w:rPr>
          <w:rFonts w:cs="Times New Roman"/>
          <w:szCs w:val="26"/>
        </w:rPr>
        <w:t xml:space="preserve"> </w:t>
      </w:r>
      <w:proofErr w:type="spellStart"/>
      <w:r w:rsidR="00B74C26" w:rsidRPr="00B74C26">
        <w:rPr>
          <w:rFonts w:cs="Times New Roman"/>
          <w:szCs w:val="26"/>
        </w:rPr>
        <w:t>dữ</w:t>
      </w:r>
      <w:proofErr w:type="spellEnd"/>
      <w:r w:rsidR="00B74C26" w:rsidRPr="00B74C26">
        <w:rPr>
          <w:rFonts w:cs="Times New Roman"/>
          <w:szCs w:val="26"/>
        </w:rPr>
        <w:t xml:space="preserve"> </w:t>
      </w:r>
      <w:proofErr w:type="spellStart"/>
      <w:r w:rsidR="00B74C26" w:rsidRPr="00B74C26">
        <w:rPr>
          <w:rFonts w:cs="Times New Roman"/>
          <w:szCs w:val="26"/>
        </w:rPr>
        <w:t>liệu</w:t>
      </w:r>
      <w:proofErr w:type="spellEnd"/>
      <w:r w:rsidR="00B74C26" w:rsidRPr="00B74C26">
        <w:rPr>
          <w:rFonts w:cs="Times New Roman"/>
          <w:szCs w:val="26"/>
        </w:rPr>
        <w:t xml:space="preserve"> </w:t>
      </w:r>
      <w:proofErr w:type="spellStart"/>
      <w:r w:rsidR="00B74C26" w:rsidRPr="00B74C26">
        <w:rPr>
          <w:rFonts w:cs="Times New Roman"/>
          <w:szCs w:val="26"/>
        </w:rPr>
        <w:t>huấn</w:t>
      </w:r>
      <w:proofErr w:type="spellEnd"/>
      <w:r w:rsidR="00B74C26" w:rsidRPr="00B74C26">
        <w:rPr>
          <w:rFonts w:cs="Times New Roman"/>
          <w:szCs w:val="26"/>
        </w:rPr>
        <w:t xml:space="preserve"> </w:t>
      </w:r>
      <w:proofErr w:type="spellStart"/>
      <w:r w:rsidR="00B74C26" w:rsidRPr="00B74C26">
        <w:rPr>
          <w:rFonts w:cs="Times New Roman"/>
          <w:szCs w:val="26"/>
        </w:rPr>
        <w:t>luyện</w:t>
      </w:r>
      <w:proofErr w:type="spellEnd"/>
      <w:r w:rsidR="00B74C26" w:rsidRPr="00B74C26">
        <w:rPr>
          <w:rFonts w:cs="Times New Roman"/>
          <w:szCs w:val="26"/>
        </w:rPr>
        <w:t xml:space="preserve"> </w:t>
      </w:r>
      <w:proofErr w:type="spellStart"/>
      <w:r w:rsidR="00B74C26" w:rsidRPr="00B74C26">
        <w:rPr>
          <w:rFonts w:cs="Times New Roman"/>
          <w:szCs w:val="26"/>
        </w:rPr>
        <w:t>đã</w:t>
      </w:r>
      <w:proofErr w:type="spellEnd"/>
      <w:r w:rsidR="00B74C26" w:rsidRPr="00B74C26">
        <w:rPr>
          <w:rFonts w:cs="Times New Roman"/>
          <w:szCs w:val="26"/>
        </w:rPr>
        <w:t xml:space="preserve"> </w:t>
      </w:r>
      <w:proofErr w:type="spellStart"/>
      <w:r w:rsidR="00B74C26" w:rsidRPr="00B74C26">
        <w:rPr>
          <w:rFonts w:cs="Times New Roman"/>
          <w:szCs w:val="26"/>
        </w:rPr>
        <w:t>được</w:t>
      </w:r>
      <w:proofErr w:type="spellEnd"/>
      <w:r w:rsidR="00B74C26" w:rsidRPr="00B74C26">
        <w:rPr>
          <w:rFonts w:cs="Times New Roman"/>
          <w:szCs w:val="26"/>
        </w:rPr>
        <w:t xml:space="preserve"> </w:t>
      </w:r>
      <w:proofErr w:type="spellStart"/>
      <w:r w:rsidR="00B74C26" w:rsidRPr="00B74C26">
        <w:rPr>
          <w:rFonts w:cs="Times New Roman"/>
          <w:szCs w:val="26"/>
        </w:rPr>
        <w:t>chuẩn</w:t>
      </w:r>
      <w:proofErr w:type="spellEnd"/>
      <w:r w:rsidR="00B74C26" w:rsidRPr="00B74C26">
        <w:rPr>
          <w:rFonts w:cs="Times New Roman"/>
          <w:szCs w:val="26"/>
        </w:rPr>
        <w:t xml:space="preserve"> </w:t>
      </w:r>
      <w:proofErr w:type="spellStart"/>
      <w:r w:rsidR="00B74C26" w:rsidRPr="00B74C26">
        <w:rPr>
          <w:rFonts w:cs="Times New Roman"/>
          <w:szCs w:val="26"/>
        </w:rPr>
        <w:t>hóa</w:t>
      </w:r>
      <w:proofErr w:type="spellEnd"/>
      <w:r w:rsidR="00B74C26" w:rsidRPr="00B74C26">
        <w:rPr>
          <w:rFonts w:cs="Times New Roman"/>
          <w:szCs w:val="26"/>
        </w:rPr>
        <w:t xml:space="preserve"> </w:t>
      </w:r>
      <w:proofErr w:type="spellStart"/>
      <w:r w:rsidR="00B74C26" w:rsidRPr="00B74C26">
        <w:rPr>
          <w:rFonts w:cs="Times New Roman"/>
          <w:szCs w:val="26"/>
        </w:rPr>
        <w:t>và</w:t>
      </w:r>
      <w:proofErr w:type="spellEnd"/>
      <w:r w:rsidR="00B74C26" w:rsidRPr="00B74C26">
        <w:rPr>
          <w:rFonts w:cs="Times New Roman"/>
          <w:szCs w:val="26"/>
        </w:rPr>
        <w:t xml:space="preserve"> </w:t>
      </w:r>
      <w:proofErr w:type="spellStart"/>
      <w:r w:rsidR="00B74C26" w:rsidRPr="00B74C26">
        <w:rPr>
          <w:rFonts w:cs="Times New Roman"/>
          <w:szCs w:val="26"/>
        </w:rPr>
        <w:t>cân</w:t>
      </w:r>
      <w:proofErr w:type="spellEnd"/>
      <w:r w:rsidR="00B74C26" w:rsidRPr="00B74C26">
        <w:rPr>
          <w:rFonts w:cs="Times New Roman"/>
          <w:szCs w:val="26"/>
        </w:rPr>
        <w:t xml:space="preserve"> </w:t>
      </w:r>
      <w:proofErr w:type="spellStart"/>
      <w:r w:rsidR="00B74C26" w:rsidRPr="00B74C26">
        <w:rPr>
          <w:rFonts w:cs="Times New Roman"/>
          <w:szCs w:val="26"/>
        </w:rPr>
        <w:t>bằng</w:t>
      </w:r>
      <w:proofErr w:type="spellEnd"/>
      <w:r w:rsidR="00B74C26" w:rsidRPr="00B74C26">
        <w:rPr>
          <w:rFonts w:cs="Times New Roman"/>
          <w:szCs w:val="26"/>
        </w:rPr>
        <w:t xml:space="preserve"> (</w:t>
      </w:r>
      <w:proofErr w:type="spellStart"/>
      <w:r w:rsidR="00B74C26" w:rsidRPr="00B74C26">
        <w:rPr>
          <w:rFonts w:cs="Times New Roman"/>
          <w:szCs w:val="26"/>
        </w:rPr>
        <w:t>nếu</w:t>
      </w:r>
      <w:proofErr w:type="spellEnd"/>
      <w:r w:rsidR="00B74C26" w:rsidRPr="00B74C26">
        <w:rPr>
          <w:rFonts w:cs="Times New Roman"/>
          <w:szCs w:val="26"/>
        </w:rPr>
        <w:t xml:space="preserve"> </w:t>
      </w:r>
      <w:proofErr w:type="spellStart"/>
      <w:r w:rsidR="00B74C26" w:rsidRPr="00B74C26">
        <w:rPr>
          <w:rFonts w:cs="Times New Roman"/>
          <w:szCs w:val="26"/>
        </w:rPr>
        <w:t>có</w:t>
      </w:r>
      <w:proofErr w:type="spellEnd"/>
      <w:r w:rsidR="00B74C26" w:rsidRPr="00B74C26">
        <w:rPr>
          <w:rFonts w:cs="Times New Roman"/>
          <w:szCs w:val="26"/>
        </w:rPr>
        <w:t xml:space="preserve"> SMOTE) </w:t>
      </w:r>
      <w:proofErr w:type="spellStart"/>
      <w:r w:rsidR="00B74C26" w:rsidRPr="00B74C26">
        <w:rPr>
          <w:rFonts w:cs="Times New Roman"/>
          <w:szCs w:val="26"/>
        </w:rPr>
        <w:t>để</w:t>
      </w:r>
      <w:proofErr w:type="spellEnd"/>
      <w:r w:rsidR="00B74C26" w:rsidRPr="00B74C26">
        <w:rPr>
          <w:rFonts w:cs="Times New Roman"/>
          <w:szCs w:val="26"/>
        </w:rPr>
        <w:t xml:space="preserve"> </w:t>
      </w:r>
      <w:proofErr w:type="spellStart"/>
      <w:r w:rsidR="00B74C26" w:rsidRPr="00B74C26">
        <w:rPr>
          <w:rFonts w:cs="Times New Roman"/>
          <w:szCs w:val="26"/>
        </w:rPr>
        <w:t>huấn</w:t>
      </w:r>
      <w:proofErr w:type="spellEnd"/>
      <w:r w:rsidR="00B74C26" w:rsidRPr="00B74C26">
        <w:rPr>
          <w:rFonts w:cs="Times New Roman"/>
          <w:szCs w:val="26"/>
        </w:rPr>
        <w:t xml:space="preserve"> </w:t>
      </w:r>
      <w:proofErr w:type="spellStart"/>
      <w:r w:rsidR="00B74C26" w:rsidRPr="00B74C26">
        <w:rPr>
          <w:rFonts w:cs="Times New Roman"/>
          <w:szCs w:val="26"/>
        </w:rPr>
        <w:t>luyện</w:t>
      </w:r>
      <w:proofErr w:type="spellEnd"/>
      <w:r w:rsidR="00B74C26" w:rsidRPr="00B74C26">
        <w:rPr>
          <w:rFonts w:cs="Times New Roman"/>
          <w:szCs w:val="26"/>
        </w:rPr>
        <w:t xml:space="preserve"> </w:t>
      </w:r>
      <w:proofErr w:type="spellStart"/>
      <w:r w:rsidR="00B74C26" w:rsidRPr="00B74C26">
        <w:rPr>
          <w:rFonts w:cs="Times New Roman"/>
          <w:szCs w:val="26"/>
        </w:rPr>
        <w:t>các</w:t>
      </w:r>
      <w:proofErr w:type="spellEnd"/>
      <w:r w:rsidR="00B74C26" w:rsidRPr="00B74C26">
        <w:rPr>
          <w:rFonts w:cs="Times New Roman"/>
          <w:szCs w:val="26"/>
        </w:rPr>
        <w:t xml:space="preserve"> </w:t>
      </w:r>
      <w:proofErr w:type="spellStart"/>
      <w:r w:rsidR="00B74C26" w:rsidRPr="00B74C26">
        <w:rPr>
          <w:rFonts w:cs="Times New Roman"/>
          <w:szCs w:val="26"/>
        </w:rPr>
        <w:t>mô</w:t>
      </w:r>
      <w:proofErr w:type="spellEnd"/>
      <w:r w:rsidR="00B74C26" w:rsidRPr="00B74C26">
        <w:rPr>
          <w:rFonts w:cs="Times New Roman"/>
          <w:szCs w:val="26"/>
        </w:rPr>
        <w:t xml:space="preserve"> </w:t>
      </w:r>
      <w:proofErr w:type="spellStart"/>
      <w:r w:rsidR="00B74C26" w:rsidRPr="00B74C26">
        <w:rPr>
          <w:rFonts w:cs="Times New Roman"/>
          <w:szCs w:val="26"/>
        </w:rPr>
        <w:t>hình</w:t>
      </w:r>
      <w:proofErr w:type="spellEnd"/>
      <w:r w:rsidR="00B74C26" w:rsidRPr="00B74C26">
        <w:rPr>
          <w:rFonts w:cs="Times New Roman"/>
          <w:szCs w:val="26"/>
        </w:rPr>
        <w:t xml:space="preserve">. </w:t>
      </w:r>
      <w:proofErr w:type="spellStart"/>
      <w:r w:rsidR="00B74C26" w:rsidRPr="00B74C26">
        <w:rPr>
          <w:rFonts w:cs="Times New Roman"/>
          <w:szCs w:val="26"/>
        </w:rPr>
        <w:t>Quá</w:t>
      </w:r>
      <w:proofErr w:type="spellEnd"/>
      <w:r w:rsidR="00B74C26" w:rsidRPr="00B74C26">
        <w:rPr>
          <w:rFonts w:cs="Times New Roman"/>
          <w:szCs w:val="26"/>
        </w:rPr>
        <w:t xml:space="preserve"> </w:t>
      </w:r>
      <w:proofErr w:type="spellStart"/>
      <w:r w:rsidR="00B74C26" w:rsidRPr="00B74C26">
        <w:rPr>
          <w:rFonts w:cs="Times New Roman"/>
          <w:szCs w:val="26"/>
        </w:rPr>
        <w:t>trình</w:t>
      </w:r>
      <w:proofErr w:type="spellEnd"/>
      <w:r w:rsidR="00B74C26" w:rsidRPr="00B74C26">
        <w:rPr>
          <w:rFonts w:cs="Times New Roman"/>
          <w:szCs w:val="26"/>
        </w:rPr>
        <w:t xml:space="preserve"> </w:t>
      </w:r>
      <w:proofErr w:type="spellStart"/>
      <w:r w:rsidR="00B74C26" w:rsidRPr="00B74C26">
        <w:rPr>
          <w:rFonts w:cs="Times New Roman"/>
          <w:szCs w:val="26"/>
        </w:rPr>
        <w:t>này</w:t>
      </w:r>
      <w:proofErr w:type="spellEnd"/>
      <w:r w:rsidR="00B74C26" w:rsidRPr="00B74C26">
        <w:rPr>
          <w:rFonts w:cs="Times New Roman"/>
          <w:szCs w:val="26"/>
        </w:rPr>
        <w:t xml:space="preserve"> </w:t>
      </w:r>
      <w:proofErr w:type="spellStart"/>
      <w:r w:rsidR="00B74C26" w:rsidRPr="00B74C26">
        <w:rPr>
          <w:rFonts w:cs="Times New Roman"/>
          <w:szCs w:val="26"/>
        </w:rPr>
        <w:t>sẽ</w:t>
      </w:r>
      <w:proofErr w:type="spellEnd"/>
      <w:r w:rsidR="00B74C26" w:rsidRPr="00B74C26">
        <w:rPr>
          <w:rFonts w:cs="Times New Roman"/>
          <w:szCs w:val="26"/>
        </w:rPr>
        <w:t xml:space="preserve"> bao </w:t>
      </w:r>
      <w:proofErr w:type="spellStart"/>
      <w:r w:rsidR="00B74C26" w:rsidRPr="00B74C26">
        <w:rPr>
          <w:rFonts w:cs="Times New Roman"/>
          <w:szCs w:val="26"/>
        </w:rPr>
        <w:t>gồm</w:t>
      </w:r>
      <w:proofErr w:type="spellEnd"/>
      <w:r w:rsidR="00B74C26" w:rsidRPr="00B74C26">
        <w:rPr>
          <w:rFonts w:cs="Times New Roman"/>
          <w:szCs w:val="26"/>
        </w:rPr>
        <w:t xml:space="preserve"> </w:t>
      </w:r>
      <w:proofErr w:type="spellStart"/>
      <w:r w:rsidR="00B74C26" w:rsidRPr="00B74C26">
        <w:rPr>
          <w:rFonts w:cs="Times New Roman"/>
          <w:szCs w:val="26"/>
        </w:rPr>
        <w:t>việc</w:t>
      </w:r>
      <w:proofErr w:type="spellEnd"/>
      <w:r w:rsidR="00B74C26" w:rsidRPr="00B74C26">
        <w:rPr>
          <w:rFonts w:cs="Times New Roman"/>
          <w:szCs w:val="26"/>
        </w:rPr>
        <w:t xml:space="preserve"> </w:t>
      </w:r>
      <w:proofErr w:type="spellStart"/>
      <w:r w:rsidR="00B74C26" w:rsidRPr="00B74C26">
        <w:rPr>
          <w:rFonts w:cs="Times New Roman"/>
          <w:szCs w:val="26"/>
        </w:rPr>
        <w:t>điều</w:t>
      </w:r>
      <w:proofErr w:type="spellEnd"/>
      <w:r w:rsidR="00B74C26" w:rsidRPr="00B74C26">
        <w:rPr>
          <w:rFonts w:cs="Times New Roman"/>
          <w:szCs w:val="26"/>
        </w:rPr>
        <w:t xml:space="preserve"> </w:t>
      </w:r>
      <w:proofErr w:type="spellStart"/>
      <w:r w:rsidR="00B74C26" w:rsidRPr="00B74C26">
        <w:rPr>
          <w:rFonts w:cs="Times New Roman"/>
          <w:szCs w:val="26"/>
        </w:rPr>
        <w:t>chỉnh</w:t>
      </w:r>
      <w:proofErr w:type="spellEnd"/>
      <w:r w:rsidR="00B74C26" w:rsidRPr="00B74C26">
        <w:rPr>
          <w:rFonts w:cs="Times New Roman"/>
          <w:szCs w:val="26"/>
        </w:rPr>
        <w:t xml:space="preserve"> </w:t>
      </w:r>
      <w:proofErr w:type="spellStart"/>
      <w:r w:rsidR="00B74C26" w:rsidRPr="00B74C26">
        <w:rPr>
          <w:rFonts w:cs="Times New Roman"/>
          <w:szCs w:val="26"/>
        </w:rPr>
        <w:t>các</w:t>
      </w:r>
      <w:proofErr w:type="spellEnd"/>
      <w:r w:rsidR="00B74C26" w:rsidRPr="00B74C26">
        <w:rPr>
          <w:rFonts w:cs="Times New Roman"/>
          <w:szCs w:val="26"/>
        </w:rPr>
        <w:t xml:space="preserve"> </w:t>
      </w:r>
      <w:proofErr w:type="spellStart"/>
      <w:r w:rsidR="00B74C26" w:rsidRPr="00B74C26">
        <w:rPr>
          <w:rFonts w:cs="Times New Roman"/>
          <w:szCs w:val="26"/>
        </w:rPr>
        <w:t>tham</w:t>
      </w:r>
      <w:proofErr w:type="spellEnd"/>
      <w:r w:rsidR="00B74C26" w:rsidRPr="00B74C26">
        <w:rPr>
          <w:rFonts w:cs="Times New Roman"/>
          <w:szCs w:val="26"/>
        </w:rPr>
        <w:t xml:space="preserve"> </w:t>
      </w:r>
      <w:proofErr w:type="spellStart"/>
      <w:r w:rsidR="00B74C26" w:rsidRPr="00B74C26">
        <w:rPr>
          <w:rFonts w:cs="Times New Roman"/>
          <w:szCs w:val="26"/>
        </w:rPr>
        <w:t>số</w:t>
      </w:r>
      <w:proofErr w:type="spellEnd"/>
      <w:r w:rsidR="00B74C26" w:rsidRPr="00B74C26">
        <w:rPr>
          <w:rFonts w:cs="Times New Roman"/>
          <w:szCs w:val="26"/>
        </w:rPr>
        <w:t xml:space="preserve"> </w:t>
      </w:r>
      <w:proofErr w:type="spellStart"/>
      <w:r w:rsidR="00B74C26" w:rsidRPr="00B74C26">
        <w:rPr>
          <w:rFonts w:cs="Times New Roman"/>
          <w:szCs w:val="26"/>
        </w:rPr>
        <w:t>để</w:t>
      </w:r>
      <w:proofErr w:type="spellEnd"/>
      <w:r w:rsidR="00B74C26" w:rsidRPr="00B74C26">
        <w:rPr>
          <w:rFonts w:cs="Times New Roman"/>
          <w:szCs w:val="26"/>
        </w:rPr>
        <w:t xml:space="preserve"> </w:t>
      </w:r>
      <w:proofErr w:type="spellStart"/>
      <w:r w:rsidR="00B74C26" w:rsidRPr="00B74C26">
        <w:rPr>
          <w:rFonts w:cs="Times New Roman"/>
          <w:szCs w:val="26"/>
        </w:rPr>
        <w:t>tối</w:t>
      </w:r>
      <w:proofErr w:type="spellEnd"/>
      <w:r w:rsidR="00B74C26" w:rsidRPr="00B74C26">
        <w:rPr>
          <w:rFonts w:cs="Times New Roman"/>
          <w:szCs w:val="26"/>
        </w:rPr>
        <w:t xml:space="preserve"> </w:t>
      </w:r>
      <w:proofErr w:type="spellStart"/>
      <w:r w:rsidR="00B74C26" w:rsidRPr="00B74C26">
        <w:rPr>
          <w:rFonts w:cs="Times New Roman"/>
          <w:szCs w:val="26"/>
        </w:rPr>
        <w:t>ưu</w:t>
      </w:r>
      <w:proofErr w:type="spellEnd"/>
      <w:r w:rsidR="00B74C26" w:rsidRPr="00B74C26">
        <w:rPr>
          <w:rFonts w:cs="Times New Roman"/>
          <w:szCs w:val="26"/>
        </w:rPr>
        <w:t xml:space="preserve"> </w:t>
      </w:r>
      <w:proofErr w:type="spellStart"/>
      <w:r w:rsidR="00B74C26" w:rsidRPr="00B74C26">
        <w:rPr>
          <w:rFonts w:cs="Times New Roman"/>
          <w:szCs w:val="26"/>
        </w:rPr>
        <w:t>hóa</w:t>
      </w:r>
      <w:proofErr w:type="spellEnd"/>
      <w:r w:rsidR="00B74C26" w:rsidRPr="00B74C26">
        <w:rPr>
          <w:rFonts w:cs="Times New Roman"/>
          <w:szCs w:val="26"/>
        </w:rPr>
        <w:t xml:space="preserve"> </w:t>
      </w:r>
      <w:proofErr w:type="spellStart"/>
      <w:r w:rsidR="00B74C26" w:rsidRPr="00B74C26">
        <w:rPr>
          <w:rFonts w:cs="Times New Roman"/>
          <w:szCs w:val="26"/>
        </w:rPr>
        <w:t>hiệu</w:t>
      </w:r>
      <w:proofErr w:type="spellEnd"/>
      <w:r w:rsidR="00B74C26" w:rsidRPr="00B74C26">
        <w:rPr>
          <w:rFonts w:cs="Times New Roman"/>
          <w:szCs w:val="26"/>
        </w:rPr>
        <w:t xml:space="preserve"> </w:t>
      </w:r>
      <w:proofErr w:type="spellStart"/>
      <w:r w:rsidR="00B74C26" w:rsidRPr="00B74C26">
        <w:rPr>
          <w:rFonts w:cs="Times New Roman"/>
          <w:szCs w:val="26"/>
        </w:rPr>
        <w:t>suất</w:t>
      </w:r>
      <w:proofErr w:type="spellEnd"/>
      <w:r w:rsidR="00B74C26" w:rsidRPr="00B74C26">
        <w:rPr>
          <w:rFonts w:cs="Times New Roman"/>
          <w:szCs w:val="26"/>
        </w:rPr>
        <w:t xml:space="preserve"> </w:t>
      </w:r>
      <w:proofErr w:type="spellStart"/>
      <w:r w:rsidR="00B74C26" w:rsidRPr="00B74C26">
        <w:rPr>
          <w:rFonts w:cs="Times New Roman"/>
          <w:szCs w:val="26"/>
        </w:rPr>
        <w:t>của</w:t>
      </w:r>
      <w:proofErr w:type="spellEnd"/>
      <w:r w:rsidR="00B74C26" w:rsidRPr="00B74C26">
        <w:rPr>
          <w:rFonts w:cs="Times New Roman"/>
          <w:szCs w:val="26"/>
        </w:rPr>
        <w:t xml:space="preserve"> </w:t>
      </w:r>
      <w:proofErr w:type="spellStart"/>
      <w:r w:rsidR="00B74C26" w:rsidRPr="00B74C26">
        <w:rPr>
          <w:rFonts w:cs="Times New Roman"/>
          <w:szCs w:val="26"/>
        </w:rPr>
        <w:t>mô</w:t>
      </w:r>
      <w:proofErr w:type="spellEnd"/>
      <w:r w:rsidR="00B74C26" w:rsidRPr="00B74C26">
        <w:rPr>
          <w:rFonts w:cs="Times New Roman"/>
          <w:szCs w:val="26"/>
        </w:rPr>
        <w:t xml:space="preserve"> </w:t>
      </w:r>
      <w:proofErr w:type="spellStart"/>
      <w:r w:rsidR="00B74C26" w:rsidRPr="00B74C26">
        <w:rPr>
          <w:rFonts w:cs="Times New Roman"/>
          <w:szCs w:val="26"/>
        </w:rPr>
        <w:t>hình</w:t>
      </w:r>
      <w:proofErr w:type="spellEnd"/>
      <w:r w:rsidR="00B74C26" w:rsidRPr="00B74C26">
        <w:rPr>
          <w:rFonts w:cs="Times New Roman"/>
          <w:szCs w:val="26"/>
        </w:rPr>
        <w:t>.</w:t>
      </w:r>
    </w:p>
    <w:p w14:paraId="1D6B0ED2" w14:textId="12CAD42A" w:rsidR="00454E3B" w:rsidRPr="009A4C8F" w:rsidRDefault="00454E3B" w:rsidP="007940AB">
      <w:pPr>
        <w:ind w:left="1170"/>
        <w:jc w:val="both"/>
        <w:rPr>
          <w:rFonts w:cs="Times New Roman"/>
          <w:b/>
          <w:bCs/>
          <w:szCs w:val="26"/>
        </w:rPr>
      </w:pPr>
      <w:proofErr w:type="spellStart"/>
      <w:r w:rsidRPr="009A4C8F">
        <w:rPr>
          <w:rFonts w:cs="Times New Roman"/>
          <w:b/>
          <w:bCs/>
          <w:szCs w:val="26"/>
        </w:rPr>
        <w:t>Bước</w:t>
      </w:r>
      <w:proofErr w:type="spellEnd"/>
      <w:r w:rsidRPr="009A4C8F">
        <w:rPr>
          <w:rFonts w:cs="Times New Roman"/>
          <w:b/>
          <w:bCs/>
          <w:szCs w:val="26"/>
        </w:rPr>
        <w:t xml:space="preserve"> 7: </w:t>
      </w:r>
      <w:proofErr w:type="spellStart"/>
      <w:r w:rsidR="00280B11" w:rsidRPr="00280B11">
        <w:rPr>
          <w:rFonts w:cs="Times New Roman"/>
          <w:b/>
          <w:bCs/>
          <w:szCs w:val="26"/>
        </w:rPr>
        <w:t>Dự</w:t>
      </w:r>
      <w:proofErr w:type="spellEnd"/>
      <w:r w:rsidR="00280B11" w:rsidRPr="00280B11">
        <w:rPr>
          <w:rFonts w:cs="Times New Roman"/>
          <w:b/>
          <w:bCs/>
          <w:szCs w:val="26"/>
        </w:rPr>
        <w:t xml:space="preserve"> </w:t>
      </w:r>
      <w:proofErr w:type="spellStart"/>
      <w:r w:rsidR="00280B11" w:rsidRPr="00280B11">
        <w:rPr>
          <w:rFonts w:cs="Times New Roman"/>
          <w:b/>
          <w:bCs/>
          <w:szCs w:val="26"/>
        </w:rPr>
        <w:t>đoán</w:t>
      </w:r>
      <w:proofErr w:type="spellEnd"/>
      <w:r w:rsidR="00280B11" w:rsidRPr="00280B11">
        <w:rPr>
          <w:rFonts w:cs="Times New Roman"/>
          <w:b/>
          <w:bCs/>
          <w:szCs w:val="26"/>
        </w:rPr>
        <w:t xml:space="preserve"> </w:t>
      </w:r>
      <w:proofErr w:type="spellStart"/>
      <w:r w:rsidR="00280B11" w:rsidRPr="00280B11">
        <w:rPr>
          <w:rFonts w:cs="Times New Roman"/>
          <w:b/>
          <w:bCs/>
          <w:szCs w:val="26"/>
        </w:rPr>
        <w:t>và</w:t>
      </w:r>
      <w:proofErr w:type="spellEnd"/>
      <w:r w:rsidR="00280B11" w:rsidRPr="00280B11">
        <w:rPr>
          <w:rFonts w:cs="Times New Roman"/>
          <w:b/>
          <w:bCs/>
          <w:szCs w:val="26"/>
        </w:rPr>
        <w:t xml:space="preserve"> </w:t>
      </w:r>
      <w:proofErr w:type="spellStart"/>
      <w:r w:rsidR="00280B11" w:rsidRPr="00280B11">
        <w:rPr>
          <w:rFonts w:cs="Times New Roman"/>
          <w:b/>
          <w:bCs/>
          <w:szCs w:val="26"/>
        </w:rPr>
        <w:t>đánh</w:t>
      </w:r>
      <w:proofErr w:type="spellEnd"/>
      <w:r w:rsidR="00280B11" w:rsidRPr="00280B11">
        <w:rPr>
          <w:rFonts w:cs="Times New Roman"/>
          <w:b/>
          <w:bCs/>
          <w:szCs w:val="26"/>
        </w:rPr>
        <w:t xml:space="preserve"> </w:t>
      </w:r>
      <w:proofErr w:type="spellStart"/>
      <w:r w:rsidR="00280B11" w:rsidRPr="00280B11">
        <w:rPr>
          <w:rFonts w:cs="Times New Roman"/>
          <w:b/>
          <w:bCs/>
          <w:szCs w:val="26"/>
        </w:rPr>
        <w:t>giá</w:t>
      </w:r>
      <w:proofErr w:type="spellEnd"/>
      <w:r w:rsidR="00280B11" w:rsidRPr="00280B11">
        <w:rPr>
          <w:rFonts w:cs="Times New Roman"/>
          <w:b/>
          <w:bCs/>
          <w:szCs w:val="26"/>
        </w:rPr>
        <w:t xml:space="preserve"> </w:t>
      </w:r>
      <w:proofErr w:type="spellStart"/>
      <w:r w:rsidR="00280B11" w:rsidRPr="00280B11">
        <w:rPr>
          <w:rFonts w:cs="Times New Roman"/>
          <w:b/>
          <w:bCs/>
          <w:szCs w:val="26"/>
        </w:rPr>
        <w:t>mô</w:t>
      </w:r>
      <w:proofErr w:type="spellEnd"/>
      <w:r w:rsidR="00280B11" w:rsidRPr="00280B11">
        <w:rPr>
          <w:rFonts w:cs="Times New Roman"/>
          <w:b/>
          <w:bCs/>
          <w:szCs w:val="26"/>
        </w:rPr>
        <w:t xml:space="preserve"> </w:t>
      </w:r>
      <w:proofErr w:type="spellStart"/>
      <w:r w:rsidR="00280B11" w:rsidRPr="00280B11">
        <w:rPr>
          <w:rFonts w:cs="Times New Roman"/>
          <w:b/>
          <w:bCs/>
          <w:szCs w:val="26"/>
        </w:rPr>
        <w:t>hình</w:t>
      </w:r>
      <w:proofErr w:type="spellEnd"/>
    </w:p>
    <w:p w14:paraId="2F24418B" w14:textId="21B9CAF8" w:rsidR="00454E3B" w:rsidRPr="009A4C8F" w:rsidRDefault="00454E3B" w:rsidP="003968A7">
      <w:pPr>
        <w:numPr>
          <w:ilvl w:val="0"/>
          <w:numId w:val="61"/>
        </w:numPr>
        <w:ind w:left="1170"/>
        <w:jc w:val="both"/>
        <w:rPr>
          <w:rFonts w:cs="Times New Roman"/>
          <w:szCs w:val="26"/>
        </w:rPr>
      </w:pPr>
      <w:proofErr w:type="spellStart"/>
      <w:r w:rsidRPr="009A4C8F">
        <w:rPr>
          <w:rFonts w:cs="Times New Roman"/>
          <w:b/>
          <w:bCs/>
          <w:szCs w:val="26"/>
        </w:rPr>
        <w:t>Mục</w:t>
      </w:r>
      <w:proofErr w:type="spellEnd"/>
      <w:r w:rsidRPr="009A4C8F">
        <w:rPr>
          <w:rFonts w:cs="Times New Roman"/>
          <w:b/>
          <w:bCs/>
          <w:szCs w:val="26"/>
        </w:rPr>
        <w:t xml:space="preserve"> </w:t>
      </w:r>
      <w:proofErr w:type="spellStart"/>
      <w:r w:rsidRPr="009A4C8F">
        <w:rPr>
          <w:rFonts w:cs="Times New Roman"/>
          <w:b/>
          <w:bCs/>
          <w:szCs w:val="26"/>
        </w:rPr>
        <w:t>tiêu</w:t>
      </w:r>
      <w:proofErr w:type="spellEnd"/>
      <w:r w:rsidRPr="009A4C8F">
        <w:rPr>
          <w:rFonts w:cs="Times New Roman"/>
          <w:szCs w:val="26"/>
        </w:rPr>
        <w:t>:</w:t>
      </w:r>
      <w:r w:rsidR="009523DD">
        <w:rPr>
          <w:rFonts w:cs="Times New Roman"/>
          <w:szCs w:val="26"/>
          <w:lang w:val="vi-VN"/>
        </w:rPr>
        <w:t xml:space="preserve"> Đánh giá khả năng dự đoán và đo lường hiệu quả mô hình. </w:t>
      </w:r>
    </w:p>
    <w:p w14:paraId="1CF32E44" w14:textId="77777777" w:rsidR="00454E3B" w:rsidRPr="009A4C8F" w:rsidRDefault="00454E3B" w:rsidP="003968A7">
      <w:pPr>
        <w:numPr>
          <w:ilvl w:val="0"/>
          <w:numId w:val="61"/>
        </w:numPr>
        <w:ind w:left="1170"/>
        <w:jc w:val="both"/>
        <w:rPr>
          <w:rFonts w:cs="Times New Roman"/>
          <w:szCs w:val="26"/>
        </w:rPr>
      </w:pPr>
      <w:proofErr w:type="spellStart"/>
      <w:r w:rsidRPr="009A4C8F">
        <w:rPr>
          <w:rFonts w:cs="Times New Roman"/>
          <w:b/>
          <w:bCs/>
          <w:szCs w:val="26"/>
        </w:rPr>
        <w:t>Hoạt</w:t>
      </w:r>
      <w:proofErr w:type="spellEnd"/>
      <w:r w:rsidRPr="009A4C8F">
        <w:rPr>
          <w:rFonts w:cs="Times New Roman"/>
          <w:b/>
          <w:bCs/>
          <w:szCs w:val="26"/>
        </w:rPr>
        <w:t xml:space="preserve"> </w:t>
      </w:r>
      <w:proofErr w:type="spellStart"/>
      <w:r w:rsidRPr="009A4C8F">
        <w:rPr>
          <w:rFonts w:cs="Times New Roman"/>
          <w:b/>
          <w:bCs/>
          <w:szCs w:val="26"/>
        </w:rPr>
        <w:t>động</w:t>
      </w:r>
      <w:proofErr w:type="spellEnd"/>
      <w:r w:rsidRPr="009A4C8F">
        <w:rPr>
          <w:rFonts w:cs="Times New Roman"/>
          <w:szCs w:val="26"/>
        </w:rPr>
        <w:t>:</w:t>
      </w:r>
    </w:p>
    <w:p w14:paraId="6FEAB3D1" w14:textId="6A36E292" w:rsidR="00454E3B" w:rsidRPr="009A4C8F" w:rsidRDefault="009D00C2" w:rsidP="00E27975">
      <w:pPr>
        <w:numPr>
          <w:ilvl w:val="2"/>
          <w:numId w:val="63"/>
        </w:numPr>
        <w:spacing w:line="360" w:lineRule="auto"/>
        <w:jc w:val="both"/>
        <w:rPr>
          <w:rFonts w:cs="Times New Roman"/>
          <w:szCs w:val="26"/>
        </w:rPr>
      </w:pPr>
      <w:proofErr w:type="spellStart"/>
      <w:r w:rsidRPr="009D00C2">
        <w:rPr>
          <w:rFonts w:cs="Times New Roman"/>
          <w:b/>
          <w:bCs/>
          <w:szCs w:val="26"/>
        </w:rPr>
        <w:t>Dự</w:t>
      </w:r>
      <w:proofErr w:type="spellEnd"/>
      <w:r w:rsidRPr="009D00C2">
        <w:rPr>
          <w:rFonts w:cs="Times New Roman"/>
          <w:b/>
          <w:bCs/>
          <w:szCs w:val="26"/>
        </w:rPr>
        <w:t xml:space="preserve"> </w:t>
      </w:r>
      <w:proofErr w:type="spellStart"/>
      <w:r w:rsidRPr="009D00C2">
        <w:rPr>
          <w:rFonts w:cs="Times New Roman"/>
          <w:b/>
          <w:bCs/>
          <w:szCs w:val="26"/>
        </w:rPr>
        <w:t>đoán</w:t>
      </w:r>
      <w:proofErr w:type="spellEnd"/>
      <w:r w:rsidRPr="009D00C2">
        <w:rPr>
          <w:rFonts w:cs="Times New Roman"/>
          <w:szCs w:val="26"/>
        </w:rPr>
        <w:t xml:space="preserve">: </w:t>
      </w:r>
      <w:proofErr w:type="spellStart"/>
      <w:r w:rsidRPr="009D00C2">
        <w:rPr>
          <w:rFonts w:cs="Times New Roman"/>
          <w:szCs w:val="26"/>
        </w:rPr>
        <w:t>Sử</w:t>
      </w:r>
      <w:proofErr w:type="spellEnd"/>
      <w:r w:rsidR="00454E3B" w:rsidRPr="009A4C8F">
        <w:rPr>
          <w:rFonts w:cs="Times New Roman"/>
          <w:szCs w:val="26"/>
        </w:rPr>
        <w:t xml:space="preserve"> </w:t>
      </w:r>
      <w:proofErr w:type="spellStart"/>
      <w:r w:rsidR="00454E3B" w:rsidRPr="009A4C8F">
        <w:rPr>
          <w:rFonts w:cs="Times New Roman"/>
          <w:szCs w:val="26"/>
        </w:rPr>
        <w:t>dụng</w:t>
      </w:r>
      <w:proofErr w:type="spellEnd"/>
      <w:r w:rsidR="00454E3B" w:rsidRPr="009A4C8F">
        <w:rPr>
          <w:rFonts w:cs="Times New Roman"/>
          <w:szCs w:val="26"/>
        </w:rPr>
        <w:t xml:space="preserve"> </w:t>
      </w:r>
      <w:proofErr w:type="spellStart"/>
      <w:r w:rsidR="00454E3B" w:rsidRPr="009A4C8F">
        <w:rPr>
          <w:rFonts w:cs="Times New Roman"/>
          <w:szCs w:val="26"/>
        </w:rPr>
        <w:t>mô</w:t>
      </w:r>
      <w:proofErr w:type="spellEnd"/>
      <w:r w:rsidR="00454E3B" w:rsidRPr="009A4C8F">
        <w:rPr>
          <w:rFonts w:cs="Times New Roman"/>
          <w:szCs w:val="26"/>
        </w:rPr>
        <w:t xml:space="preserve"> </w:t>
      </w:r>
      <w:proofErr w:type="spellStart"/>
      <w:r w:rsidR="00454E3B" w:rsidRPr="009A4C8F">
        <w:rPr>
          <w:rFonts w:cs="Times New Roman"/>
          <w:szCs w:val="26"/>
        </w:rPr>
        <w:t>hình</w:t>
      </w:r>
      <w:proofErr w:type="spellEnd"/>
      <w:r w:rsidR="00454E3B" w:rsidRPr="009A4C8F">
        <w:rPr>
          <w:rFonts w:cs="Times New Roman"/>
          <w:szCs w:val="26"/>
        </w:rPr>
        <w:t xml:space="preserve"> </w:t>
      </w:r>
      <w:proofErr w:type="spellStart"/>
      <w:r w:rsidRPr="009D00C2">
        <w:rPr>
          <w:rFonts w:cs="Times New Roman"/>
          <w:szCs w:val="26"/>
        </w:rPr>
        <w:t>đã</w:t>
      </w:r>
      <w:proofErr w:type="spellEnd"/>
      <w:r w:rsidRPr="009D00C2">
        <w:rPr>
          <w:rFonts w:cs="Times New Roman"/>
          <w:szCs w:val="26"/>
        </w:rPr>
        <w:t xml:space="preserve"> </w:t>
      </w:r>
      <w:proofErr w:type="spellStart"/>
      <w:r w:rsidRPr="009D00C2">
        <w:rPr>
          <w:rFonts w:cs="Times New Roman"/>
          <w:szCs w:val="26"/>
        </w:rPr>
        <w:t>huấn</w:t>
      </w:r>
      <w:proofErr w:type="spellEnd"/>
      <w:r w:rsidRPr="009D00C2">
        <w:rPr>
          <w:rFonts w:cs="Times New Roman"/>
          <w:szCs w:val="26"/>
        </w:rPr>
        <w:t xml:space="preserve"> </w:t>
      </w:r>
      <w:proofErr w:type="spellStart"/>
      <w:r w:rsidRPr="009D00C2">
        <w:rPr>
          <w:rFonts w:cs="Times New Roman"/>
          <w:szCs w:val="26"/>
        </w:rPr>
        <w:t>luyện</w:t>
      </w:r>
      <w:proofErr w:type="spellEnd"/>
      <w:r w:rsidRPr="009D00C2">
        <w:rPr>
          <w:rFonts w:cs="Times New Roman"/>
          <w:szCs w:val="26"/>
        </w:rPr>
        <w:t xml:space="preserve"> </w:t>
      </w:r>
      <w:proofErr w:type="spellStart"/>
      <w:r w:rsidRPr="009D00C2">
        <w:rPr>
          <w:rFonts w:cs="Times New Roman"/>
          <w:szCs w:val="26"/>
        </w:rPr>
        <w:t>để</w:t>
      </w:r>
      <w:proofErr w:type="spellEnd"/>
      <w:r w:rsidRPr="009D00C2">
        <w:rPr>
          <w:rFonts w:cs="Times New Roman"/>
          <w:szCs w:val="26"/>
        </w:rPr>
        <w:t xml:space="preserve"> </w:t>
      </w:r>
      <w:proofErr w:type="spellStart"/>
      <w:r w:rsidR="00454E3B" w:rsidRPr="009A4C8F">
        <w:rPr>
          <w:rFonts w:cs="Times New Roman"/>
          <w:szCs w:val="26"/>
        </w:rPr>
        <w:t>dự</w:t>
      </w:r>
      <w:proofErr w:type="spellEnd"/>
      <w:r w:rsidR="00454E3B" w:rsidRPr="009A4C8F">
        <w:rPr>
          <w:rFonts w:cs="Times New Roman"/>
          <w:szCs w:val="26"/>
        </w:rPr>
        <w:t xml:space="preserve"> </w:t>
      </w:r>
      <w:proofErr w:type="spellStart"/>
      <w:r w:rsidR="00454E3B" w:rsidRPr="009A4C8F">
        <w:rPr>
          <w:rFonts w:cs="Times New Roman"/>
          <w:szCs w:val="26"/>
        </w:rPr>
        <w:t>đoán</w:t>
      </w:r>
      <w:proofErr w:type="spellEnd"/>
      <w:r w:rsidRPr="009D00C2">
        <w:rPr>
          <w:rFonts w:cs="Times New Roman"/>
          <w:szCs w:val="26"/>
        </w:rPr>
        <w:t xml:space="preserve"> </w:t>
      </w:r>
      <w:proofErr w:type="spellStart"/>
      <w:r w:rsidRPr="009D00C2">
        <w:rPr>
          <w:rFonts w:cs="Times New Roman"/>
          <w:szCs w:val="26"/>
        </w:rPr>
        <w:t>nhãn</w:t>
      </w:r>
      <w:proofErr w:type="spellEnd"/>
      <w:r w:rsidRPr="009D00C2">
        <w:rPr>
          <w:rFonts w:cs="Times New Roman"/>
          <w:szCs w:val="26"/>
        </w:rPr>
        <w:t xml:space="preserve"> </w:t>
      </w:r>
      <w:proofErr w:type="spellStart"/>
      <w:r w:rsidRPr="009D00C2">
        <w:rPr>
          <w:rFonts w:cs="Times New Roman"/>
          <w:szCs w:val="26"/>
        </w:rPr>
        <w:t>của</w:t>
      </w:r>
      <w:proofErr w:type="spellEnd"/>
      <w:r w:rsidRPr="009D00C2">
        <w:rPr>
          <w:rFonts w:cs="Times New Roman"/>
          <w:szCs w:val="26"/>
        </w:rPr>
        <w:t xml:space="preserve"> </w:t>
      </w:r>
      <w:proofErr w:type="spellStart"/>
      <w:r w:rsidRPr="009D00C2">
        <w:rPr>
          <w:rFonts w:cs="Times New Roman"/>
          <w:szCs w:val="26"/>
        </w:rPr>
        <w:t>tập</w:t>
      </w:r>
      <w:proofErr w:type="spellEnd"/>
      <w:r w:rsidRPr="009D00C2">
        <w:rPr>
          <w:rFonts w:cs="Times New Roman"/>
          <w:szCs w:val="26"/>
        </w:rPr>
        <w:t xml:space="preserve"> </w:t>
      </w:r>
      <w:proofErr w:type="spellStart"/>
      <w:r w:rsidRPr="009D00C2">
        <w:rPr>
          <w:rFonts w:cs="Times New Roman"/>
          <w:szCs w:val="26"/>
        </w:rPr>
        <w:t>kiểm</w:t>
      </w:r>
      <w:proofErr w:type="spellEnd"/>
      <w:r w:rsidRPr="009D00C2">
        <w:rPr>
          <w:rFonts w:cs="Times New Roman"/>
          <w:szCs w:val="26"/>
        </w:rPr>
        <w:t xml:space="preserve"> </w:t>
      </w:r>
      <w:proofErr w:type="spellStart"/>
      <w:r w:rsidRPr="009D00C2">
        <w:rPr>
          <w:rFonts w:cs="Times New Roman"/>
          <w:szCs w:val="26"/>
        </w:rPr>
        <w:t>tra</w:t>
      </w:r>
      <w:proofErr w:type="spellEnd"/>
      <w:r w:rsidRPr="009D00C2">
        <w:rPr>
          <w:rFonts w:cs="Times New Roman"/>
          <w:szCs w:val="26"/>
        </w:rPr>
        <w:t xml:space="preserve"> (test)</w:t>
      </w:r>
      <w:proofErr w:type="spellStart"/>
      <w:r w:rsidR="00454E3B" w:rsidRPr="009A4C8F">
        <w:rPr>
          <w:rFonts w:cs="Times New Roman"/>
          <w:szCs w:val="26"/>
        </w:rPr>
        <w:t>Thiết</w:t>
      </w:r>
      <w:proofErr w:type="spellEnd"/>
      <w:r w:rsidR="00454E3B" w:rsidRPr="009A4C8F">
        <w:rPr>
          <w:rFonts w:cs="Times New Roman"/>
          <w:szCs w:val="26"/>
        </w:rPr>
        <w:t xml:space="preserve"> </w:t>
      </w:r>
      <w:proofErr w:type="spellStart"/>
      <w:r w:rsidR="00454E3B" w:rsidRPr="009A4C8F">
        <w:rPr>
          <w:rFonts w:cs="Times New Roman"/>
          <w:szCs w:val="26"/>
        </w:rPr>
        <w:t>kế</w:t>
      </w:r>
      <w:proofErr w:type="spellEnd"/>
      <w:r w:rsidR="00454E3B" w:rsidRPr="009A4C8F">
        <w:rPr>
          <w:rFonts w:cs="Times New Roman"/>
          <w:szCs w:val="26"/>
        </w:rPr>
        <w:t xml:space="preserve"> </w:t>
      </w:r>
      <w:proofErr w:type="spellStart"/>
      <w:r w:rsidR="00454E3B" w:rsidRPr="009A4C8F">
        <w:rPr>
          <w:rFonts w:cs="Times New Roman"/>
          <w:szCs w:val="26"/>
        </w:rPr>
        <w:t>kiến</w:t>
      </w:r>
      <w:proofErr w:type="spellEnd"/>
      <w:r w:rsidR="00454E3B" w:rsidRPr="009A4C8F">
        <w:rPr>
          <w:rFonts w:cs="Times New Roman"/>
          <w:szCs w:val="26"/>
        </w:rPr>
        <w:t xml:space="preserve"> </w:t>
      </w:r>
      <w:proofErr w:type="spellStart"/>
      <w:r w:rsidR="00454E3B" w:rsidRPr="009A4C8F">
        <w:rPr>
          <w:rFonts w:cs="Times New Roman"/>
          <w:szCs w:val="26"/>
        </w:rPr>
        <w:t>trúc</w:t>
      </w:r>
      <w:proofErr w:type="spellEnd"/>
      <w:r w:rsidR="00454E3B" w:rsidRPr="009A4C8F">
        <w:rPr>
          <w:rFonts w:cs="Times New Roman"/>
          <w:szCs w:val="26"/>
        </w:rPr>
        <w:t xml:space="preserve"> </w:t>
      </w:r>
      <w:proofErr w:type="spellStart"/>
      <w:r w:rsidR="00454E3B" w:rsidRPr="009A4C8F">
        <w:rPr>
          <w:rFonts w:cs="Times New Roman"/>
          <w:szCs w:val="26"/>
        </w:rPr>
        <w:t>dữ</w:t>
      </w:r>
      <w:proofErr w:type="spellEnd"/>
      <w:r w:rsidR="00454E3B" w:rsidRPr="009A4C8F">
        <w:rPr>
          <w:rFonts w:cs="Times New Roman"/>
          <w:szCs w:val="26"/>
        </w:rPr>
        <w:t xml:space="preserve"> </w:t>
      </w:r>
      <w:proofErr w:type="spellStart"/>
      <w:r w:rsidR="00454E3B" w:rsidRPr="009A4C8F">
        <w:rPr>
          <w:rFonts w:cs="Times New Roman"/>
          <w:szCs w:val="26"/>
        </w:rPr>
        <w:t>liệu</w:t>
      </w:r>
      <w:proofErr w:type="spellEnd"/>
      <w:r w:rsidR="00454E3B" w:rsidRPr="009A4C8F">
        <w:rPr>
          <w:rFonts w:cs="Times New Roman"/>
          <w:szCs w:val="26"/>
        </w:rPr>
        <w:t xml:space="preserve"> </w:t>
      </w:r>
      <w:proofErr w:type="spellStart"/>
      <w:r w:rsidR="00454E3B" w:rsidRPr="009A4C8F">
        <w:rPr>
          <w:rFonts w:cs="Times New Roman"/>
          <w:szCs w:val="26"/>
        </w:rPr>
        <w:t>lớn</w:t>
      </w:r>
      <w:proofErr w:type="spellEnd"/>
      <w:r w:rsidR="00454E3B" w:rsidRPr="009A4C8F">
        <w:rPr>
          <w:rFonts w:cs="Times New Roman"/>
          <w:szCs w:val="26"/>
        </w:rPr>
        <w:t xml:space="preserve"> </w:t>
      </w:r>
      <w:proofErr w:type="spellStart"/>
      <w:r w:rsidR="00454E3B" w:rsidRPr="009A4C8F">
        <w:rPr>
          <w:rFonts w:cs="Times New Roman"/>
          <w:szCs w:val="26"/>
        </w:rPr>
        <w:t>để</w:t>
      </w:r>
      <w:proofErr w:type="spellEnd"/>
      <w:r w:rsidR="00454E3B" w:rsidRPr="009A4C8F">
        <w:rPr>
          <w:rFonts w:cs="Times New Roman"/>
          <w:szCs w:val="26"/>
        </w:rPr>
        <w:t xml:space="preserve"> </w:t>
      </w:r>
      <w:proofErr w:type="spellStart"/>
      <w:r w:rsidR="00454E3B" w:rsidRPr="009A4C8F">
        <w:rPr>
          <w:rFonts w:cs="Times New Roman"/>
          <w:szCs w:val="26"/>
        </w:rPr>
        <w:t>dễ</w:t>
      </w:r>
      <w:proofErr w:type="spellEnd"/>
      <w:r w:rsidR="00454E3B" w:rsidRPr="009A4C8F">
        <w:rPr>
          <w:rFonts w:cs="Times New Roman"/>
          <w:szCs w:val="26"/>
        </w:rPr>
        <w:t xml:space="preserve"> </w:t>
      </w:r>
      <w:proofErr w:type="spellStart"/>
      <w:r w:rsidR="00454E3B" w:rsidRPr="009A4C8F">
        <w:rPr>
          <w:rFonts w:cs="Times New Roman"/>
          <w:szCs w:val="26"/>
        </w:rPr>
        <w:t>dàng</w:t>
      </w:r>
      <w:proofErr w:type="spellEnd"/>
      <w:r w:rsidR="00454E3B" w:rsidRPr="009A4C8F">
        <w:rPr>
          <w:rFonts w:cs="Times New Roman"/>
          <w:szCs w:val="26"/>
        </w:rPr>
        <w:t xml:space="preserve"> </w:t>
      </w:r>
      <w:proofErr w:type="spellStart"/>
      <w:r w:rsidR="00454E3B" w:rsidRPr="009A4C8F">
        <w:rPr>
          <w:rFonts w:cs="Times New Roman"/>
          <w:szCs w:val="26"/>
        </w:rPr>
        <w:t>truy</w:t>
      </w:r>
      <w:proofErr w:type="spellEnd"/>
      <w:r w:rsidR="00454E3B" w:rsidRPr="009A4C8F">
        <w:rPr>
          <w:rFonts w:cs="Times New Roman"/>
          <w:szCs w:val="26"/>
        </w:rPr>
        <w:t xml:space="preserve"> </w:t>
      </w:r>
      <w:proofErr w:type="spellStart"/>
      <w:r w:rsidR="00454E3B" w:rsidRPr="009A4C8F">
        <w:rPr>
          <w:rFonts w:cs="Times New Roman"/>
          <w:szCs w:val="26"/>
        </w:rPr>
        <w:t>cập</w:t>
      </w:r>
      <w:proofErr w:type="spellEnd"/>
      <w:r w:rsidR="00454E3B" w:rsidRPr="009A4C8F">
        <w:rPr>
          <w:rFonts w:cs="Times New Roman"/>
          <w:szCs w:val="26"/>
        </w:rPr>
        <w:t xml:space="preserve"> </w:t>
      </w:r>
      <w:proofErr w:type="spellStart"/>
      <w:r w:rsidR="00454E3B" w:rsidRPr="009A4C8F">
        <w:rPr>
          <w:rFonts w:cs="Times New Roman"/>
          <w:szCs w:val="26"/>
        </w:rPr>
        <w:t>và</w:t>
      </w:r>
      <w:proofErr w:type="spellEnd"/>
      <w:r w:rsidR="00454E3B" w:rsidRPr="009A4C8F">
        <w:rPr>
          <w:rFonts w:cs="Times New Roman"/>
          <w:szCs w:val="26"/>
        </w:rPr>
        <w:t xml:space="preserve"> </w:t>
      </w:r>
      <w:proofErr w:type="spellStart"/>
      <w:r w:rsidR="00454E3B" w:rsidRPr="009A4C8F">
        <w:rPr>
          <w:rFonts w:cs="Times New Roman"/>
          <w:szCs w:val="26"/>
        </w:rPr>
        <w:t>xử</w:t>
      </w:r>
      <w:proofErr w:type="spellEnd"/>
      <w:r w:rsidR="00454E3B" w:rsidRPr="009A4C8F">
        <w:rPr>
          <w:rFonts w:cs="Times New Roman"/>
          <w:szCs w:val="26"/>
        </w:rPr>
        <w:t xml:space="preserve"> </w:t>
      </w:r>
      <w:proofErr w:type="spellStart"/>
      <w:r w:rsidR="00454E3B" w:rsidRPr="009A4C8F">
        <w:rPr>
          <w:rFonts w:cs="Times New Roman"/>
          <w:szCs w:val="26"/>
        </w:rPr>
        <w:t>lý</w:t>
      </w:r>
      <w:proofErr w:type="spellEnd"/>
      <w:r w:rsidR="00454E3B" w:rsidRPr="009A4C8F">
        <w:rPr>
          <w:rFonts w:cs="Times New Roman"/>
          <w:szCs w:val="26"/>
        </w:rPr>
        <w:t>.</w:t>
      </w:r>
    </w:p>
    <w:p w14:paraId="6158697D" w14:textId="5A80FFB6" w:rsidR="00E8585D" w:rsidRPr="00E8585D" w:rsidRDefault="00E8585D" w:rsidP="00E27975">
      <w:pPr>
        <w:numPr>
          <w:ilvl w:val="2"/>
          <w:numId w:val="63"/>
        </w:numPr>
        <w:spacing w:line="360" w:lineRule="auto"/>
        <w:jc w:val="both"/>
        <w:rPr>
          <w:rFonts w:cs="Times New Roman"/>
          <w:szCs w:val="26"/>
        </w:rPr>
      </w:pPr>
      <w:proofErr w:type="spellStart"/>
      <w:r w:rsidRPr="00E8585D">
        <w:rPr>
          <w:rFonts w:cs="Times New Roman"/>
          <w:b/>
          <w:bCs/>
          <w:szCs w:val="26"/>
        </w:rPr>
        <w:lastRenderedPageBreak/>
        <w:t>Đánh</w:t>
      </w:r>
      <w:proofErr w:type="spellEnd"/>
      <w:r w:rsidRPr="00E8585D">
        <w:rPr>
          <w:rFonts w:cs="Times New Roman"/>
          <w:b/>
          <w:bCs/>
          <w:szCs w:val="26"/>
        </w:rPr>
        <w:t xml:space="preserve"> </w:t>
      </w:r>
      <w:proofErr w:type="spellStart"/>
      <w:r w:rsidRPr="00E8585D">
        <w:rPr>
          <w:rFonts w:cs="Times New Roman"/>
          <w:b/>
          <w:bCs/>
          <w:szCs w:val="26"/>
        </w:rPr>
        <w:t>giá</w:t>
      </w:r>
      <w:proofErr w:type="spellEnd"/>
      <w:r w:rsidRPr="00E8585D">
        <w:rPr>
          <w:rFonts w:cs="Times New Roman"/>
          <w:b/>
          <w:bCs/>
          <w:szCs w:val="26"/>
        </w:rPr>
        <w:t xml:space="preserve"> </w:t>
      </w:r>
      <w:proofErr w:type="spellStart"/>
      <w:r w:rsidRPr="00E8585D">
        <w:rPr>
          <w:rFonts w:cs="Times New Roman"/>
          <w:b/>
          <w:bCs/>
          <w:szCs w:val="26"/>
        </w:rPr>
        <w:t>mô</w:t>
      </w:r>
      <w:proofErr w:type="spellEnd"/>
      <w:r w:rsidRPr="00E8585D">
        <w:rPr>
          <w:rFonts w:cs="Times New Roman"/>
          <w:b/>
          <w:bCs/>
          <w:szCs w:val="26"/>
        </w:rPr>
        <w:t xml:space="preserve"> </w:t>
      </w:r>
      <w:proofErr w:type="spellStart"/>
      <w:r w:rsidRPr="00E8585D">
        <w:rPr>
          <w:rFonts w:cs="Times New Roman"/>
          <w:b/>
          <w:bCs/>
          <w:szCs w:val="26"/>
        </w:rPr>
        <w:t>hình</w:t>
      </w:r>
      <w:proofErr w:type="spellEnd"/>
      <w:r w:rsidRPr="00E8585D">
        <w:rPr>
          <w:rFonts w:cs="Times New Roman"/>
          <w:b/>
          <w:bCs/>
          <w:szCs w:val="26"/>
        </w:rPr>
        <w:t>:</w:t>
      </w:r>
      <w:r w:rsidRPr="00E8585D">
        <w:rPr>
          <w:rFonts w:cs="Times New Roman"/>
          <w:szCs w:val="26"/>
        </w:rPr>
        <w:t xml:space="preserve"> </w:t>
      </w:r>
      <w:proofErr w:type="spellStart"/>
      <w:r w:rsidRPr="00E8585D">
        <w:rPr>
          <w:rFonts w:cs="Times New Roman"/>
          <w:szCs w:val="26"/>
        </w:rPr>
        <w:t>Đánh</w:t>
      </w:r>
      <w:proofErr w:type="spellEnd"/>
      <w:r w:rsidRPr="00E8585D">
        <w:rPr>
          <w:rFonts w:cs="Times New Roman"/>
          <w:szCs w:val="26"/>
        </w:rPr>
        <w:t xml:space="preserve"> </w:t>
      </w:r>
      <w:proofErr w:type="spellStart"/>
      <w:r w:rsidRPr="00E8585D">
        <w:rPr>
          <w:rFonts w:cs="Times New Roman"/>
          <w:szCs w:val="26"/>
        </w:rPr>
        <w:t>giá</w:t>
      </w:r>
      <w:proofErr w:type="spellEnd"/>
      <w:r w:rsidRPr="00E8585D">
        <w:rPr>
          <w:rFonts w:cs="Times New Roman"/>
          <w:szCs w:val="26"/>
        </w:rPr>
        <w:t xml:space="preserve"> </w:t>
      </w:r>
      <w:proofErr w:type="spellStart"/>
      <w:r w:rsidRPr="00E8585D">
        <w:rPr>
          <w:rFonts w:cs="Times New Roman"/>
          <w:szCs w:val="26"/>
        </w:rPr>
        <w:t>mô</w:t>
      </w:r>
      <w:proofErr w:type="spellEnd"/>
      <w:r w:rsidRPr="00E8585D">
        <w:rPr>
          <w:rFonts w:cs="Times New Roman"/>
          <w:szCs w:val="26"/>
        </w:rPr>
        <w:t xml:space="preserve"> </w:t>
      </w:r>
      <w:proofErr w:type="spellStart"/>
      <w:r w:rsidRPr="00E8585D">
        <w:rPr>
          <w:rFonts w:cs="Times New Roman"/>
          <w:szCs w:val="26"/>
        </w:rPr>
        <w:t>hình</w:t>
      </w:r>
      <w:proofErr w:type="spellEnd"/>
      <w:r w:rsidRPr="00E8585D">
        <w:rPr>
          <w:rFonts w:cs="Times New Roman"/>
          <w:szCs w:val="26"/>
        </w:rPr>
        <w:t xml:space="preserve"> </w:t>
      </w:r>
      <w:proofErr w:type="spellStart"/>
      <w:r w:rsidRPr="00E8585D">
        <w:rPr>
          <w:rFonts w:cs="Times New Roman"/>
          <w:szCs w:val="26"/>
        </w:rPr>
        <w:t>bằng</w:t>
      </w:r>
      <w:proofErr w:type="spellEnd"/>
      <w:r w:rsidRPr="00E8585D">
        <w:rPr>
          <w:rFonts w:cs="Times New Roman"/>
          <w:szCs w:val="26"/>
        </w:rPr>
        <w:t xml:space="preserve"> </w:t>
      </w:r>
      <w:proofErr w:type="spellStart"/>
      <w:r w:rsidRPr="00E8585D">
        <w:rPr>
          <w:rFonts w:cs="Times New Roman"/>
          <w:szCs w:val="26"/>
        </w:rPr>
        <w:t>cách</w:t>
      </w:r>
      <w:proofErr w:type="spellEnd"/>
      <w:r w:rsidRPr="00E8585D">
        <w:rPr>
          <w:rFonts w:cs="Times New Roman"/>
          <w:szCs w:val="26"/>
        </w:rPr>
        <w:t xml:space="preserve"> </w:t>
      </w:r>
      <w:proofErr w:type="spellStart"/>
      <w:r w:rsidRPr="00E8585D">
        <w:rPr>
          <w:rFonts w:cs="Times New Roman"/>
          <w:szCs w:val="26"/>
        </w:rPr>
        <w:t>sử</w:t>
      </w:r>
      <w:proofErr w:type="spellEnd"/>
      <w:r w:rsidRPr="00E8585D">
        <w:rPr>
          <w:rFonts w:cs="Times New Roman"/>
          <w:szCs w:val="26"/>
        </w:rPr>
        <w:t xml:space="preserve"> </w:t>
      </w:r>
      <w:proofErr w:type="spellStart"/>
      <w:r w:rsidRPr="00E8585D">
        <w:rPr>
          <w:rFonts w:cs="Times New Roman"/>
          <w:szCs w:val="26"/>
        </w:rPr>
        <w:t>dụng</w:t>
      </w:r>
      <w:proofErr w:type="spellEnd"/>
      <w:r w:rsidRPr="00E8585D">
        <w:rPr>
          <w:rFonts w:cs="Times New Roman"/>
          <w:szCs w:val="26"/>
        </w:rPr>
        <w:t xml:space="preserve"> </w:t>
      </w:r>
      <w:proofErr w:type="spellStart"/>
      <w:r w:rsidRPr="00E8585D">
        <w:rPr>
          <w:rFonts w:cs="Times New Roman"/>
          <w:szCs w:val="26"/>
        </w:rPr>
        <w:t>các</w:t>
      </w:r>
      <w:proofErr w:type="spellEnd"/>
      <w:r w:rsidRPr="00E8585D">
        <w:rPr>
          <w:rFonts w:cs="Times New Roman"/>
          <w:szCs w:val="26"/>
        </w:rPr>
        <w:t xml:space="preserve"> </w:t>
      </w:r>
      <w:proofErr w:type="spellStart"/>
      <w:r w:rsidRPr="00E8585D">
        <w:rPr>
          <w:rFonts w:cs="Times New Roman"/>
          <w:szCs w:val="26"/>
        </w:rPr>
        <w:t>chỉ</w:t>
      </w:r>
      <w:proofErr w:type="spellEnd"/>
      <w:r w:rsidRPr="00E8585D">
        <w:rPr>
          <w:rFonts w:cs="Times New Roman"/>
          <w:szCs w:val="26"/>
        </w:rPr>
        <w:t xml:space="preserve"> </w:t>
      </w:r>
      <w:proofErr w:type="spellStart"/>
      <w:r w:rsidRPr="00E8585D">
        <w:rPr>
          <w:rFonts w:cs="Times New Roman"/>
          <w:szCs w:val="26"/>
        </w:rPr>
        <w:t>số</w:t>
      </w:r>
      <w:proofErr w:type="spellEnd"/>
      <w:r w:rsidRPr="00E8585D">
        <w:rPr>
          <w:rFonts w:cs="Times New Roman"/>
          <w:szCs w:val="26"/>
        </w:rPr>
        <w:t xml:space="preserve"> </w:t>
      </w:r>
      <w:proofErr w:type="spellStart"/>
      <w:r w:rsidRPr="00E8585D">
        <w:rPr>
          <w:rFonts w:cs="Times New Roman"/>
          <w:szCs w:val="26"/>
        </w:rPr>
        <w:t>như</w:t>
      </w:r>
      <w:proofErr w:type="spellEnd"/>
      <w:r w:rsidRPr="00E8585D">
        <w:rPr>
          <w:rFonts w:cs="Times New Roman"/>
          <w:szCs w:val="26"/>
        </w:rPr>
        <w:t xml:space="preserve"> </w:t>
      </w:r>
      <w:proofErr w:type="spellStart"/>
      <w:r w:rsidRPr="00E8585D">
        <w:rPr>
          <w:rFonts w:cs="Times New Roman"/>
          <w:szCs w:val="26"/>
        </w:rPr>
        <w:t>độ</w:t>
      </w:r>
      <w:proofErr w:type="spellEnd"/>
      <w:r w:rsidRPr="00E8585D">
        <w:rPr>
          <w:rFonts w:cs="Times New Roman"/>
          <w:szCs w:val="26"/>
        </w:rPr>
        <w:t xml:space="preserve"> </w:t>
      </w:r>
      <w:proofErr w:type="spellStart"/>
      <w:r w:rsidRPr="00E8585D">
        <w:rPr>
          <w:rFonts w:cs="Times New Roman"/>
          <w:szCs w:val="26"/>
        </w:rPr>
        <w:t>chính</w:t>
      </w:r>
      <w:proofErr w:type="spellEnd"/>
      <w:r w:rsidRPr="00E8585D">
        <w:rPr>
          <w:rFonts w:cs="Times New Roman"/>
          <w:szCs w:val="26"/>
        </w:rPr>
        <w:t xml:space="preserve"> </w:t>
      </w:r>
      <w:proofErr w:type="spellStart"/>
      <w:r w:rsidRPr="00E8585D">
        <w:rPr>
          <w:rFonts w:cs="Times New Roman"/>
          <w:szCs w:val="26"/>
        </w:rPr>
        <w:t>xác</w:t>
      </w:r>
      <w:proofErr w:type="spellEnd"/>
      <w:r w:rsidRPr="00E8585D">
        <w:rPr>
          <w:rFonts w:cs="Times New Roman"/>
          <w:szCs w:val="26"/>
        </w:rPr>
        <w:t xml:space="preserve"> (accuracy), precision, recall, F1-score </w:t>
      </w:r>
      <w:proofErr w:type="spellStart"/>
      <w:r w:rsidRPr="00E8585D">
        <w:rPr>
          <w:rFonts w:cs="Times New Roman"/>
          <w:szCs w:val="26"/>
        </w:rPr>
        <w:t>và</w:t>
      </w:r>
      <w:proofErr w:type="spellEnd"/>
      <w:r w:rsidRPr="00E8585D">
        <w:rPr>
          <w:rFonts w:cs="Times New Roman"/>
          <w:szCs w:val="26"/>
        </w:rPr>
        <w:t xml:space="preserve"> classification report.</w:t>
      </w:r>
    </w:p>
    <w:p w14:paraId="0C996B54" w14:textId="26F46D9D" w:rsidR="00E8585D" w:rsidRDefault="00E8585D" w:rsidP="00E8585D">
      <w:pPr>
        <w:jc w:val="both"/>
        <w:rPr>
          <w:rFonts w:cs="Times New Roman"/>
          <w:b/>
          <w:szCs w:val="26"/>
          <w:lang w:val="vi-VN"/>
        </w:rPr>
      </w:pPr>
      <w:r>
        <w:rPr>
          <w:rFonts w:cs="Times New Roman"/>
          <w:b/>
          <w:bCs/>
          <w:szCs w:val="26"/>
          <w:lang w:val="vi-VN"/>
        </w:rPr>
        <w:t xml:space="preserve">Bước 8: </w:t>
      </w:r>
      <w:proofErr w:type="spellStart"/>
      <w:r w:rsidR="007C2613" w:rsidRPr="007C2613">
        <w:rPr>
          <w:rFonts w:cs="Times New Roman"/>
          <w:b/>
          <w:bCs/>
          <w:szCs w:val="26"/>
        </w:rPr>
        <w:t>Chuyển</w:t>
      </w:r>
      <w:proofErr w:type="spellEnd"/>
      <w:r w:rsidR="007C2613" w:rsidRPr="007C2613">
        <w:rPr>
          <w:rFonts w:cs="Times New Roman"/>
          <w:b/>
          <w:bCs/>
          <w:szCs w:val="26"/>
        </w:rPr>
        <w:t xml:space="preserve"> </w:t>
      </w:r>
      <w:proofErr w:type="spellStart"/>
      <w:r w:rsidR="007C2613" w:rsidRPr="007C2613">
        <w:rPr>
          <w:rFonts w:cs="Times New Roman"/>
          <w:b/>
          <w:bCs/>
          <w:szCs w:val="26"/>
        </w:rPr>
        <w:t>đổi</w:t>
      </w:r>
      <w:proofErr w:type="spellEnd"/>
      <w:r w:rsidR="007C2613" w:rsidRPr="007C2613">
        <w:rPr>
          <w:rFonts w:cs="Times New Roman"/>
          <w:b/>
          <w:bCs/>
          <w:szCs w:val="26"/>
        </w:rPr>
        <w:t xml:space="preserve"> </w:t>
      </w:r>
      <w:proofErr w:type="spellStart"/>
      <w:r w:rsidR="007C2613" w:rsidRPr="007C2613">
        <w:rPr>
          <w:rFonts w:cs="Times New Roman"/>
          <w:b/>
          <w:bCs/>
          <w:szCs w:val="26"/>
        </w:rPr>
        <w:t>xác</w:t>
      </w:r>
      <w:proofErr w:type="spellEnd"/>
      <w:r w:rsidR="007C2613" w:rsidRPr="007C2613">
        <w:rPr>
          <w:rFonts w:cs="Times New Roman"/>
          <w:b/>
          <w:bCs/>
          <w:szCs w:val="26"/>
        </w:rPr>
        <w:t xml:space="preserve"> </w:t>
      </w:r>
      <w:proofErr w:type="spellStart"/>
      <w:r w:rsidR="007C2613" w:rsidRPr="007C2613">
        <w:rPr>
          <w:rFonts w:cs="Times New Roman"/>
          <w:b/>
          <w:bCs/>
          <w:szCs w:val="26"/>
        </w:rPr>
        <w:t>suất</w:t>
      </w:r>
      <w:proofErr w:type="spellEnd"/>
      <w:r w:rsidR="007C2613" w:rsidRPr="007C2613">
        <w:rPr>
          <w:rFonts w:cs="Times New Roman"/>
          <w:b/>
          <w:bCs/>
          <w:szCs w:val="26"/>
        </w:rPr>
        <w:t xml:space="preserve"> (</w:t>
      </w:r>
      <w:proofErr w:type="spellStart"/>
      <w:r w:rsidR="007C2613" w:rsidRPr="007C2613">
        <w:rPr>
          <w:rFonts w:cs="Times New Roman"/>
          <w:b/>
          <w:bCs/>
          <w:szCs w:val="26"/>
        </w:rPr>
        <w:t>nếu</w:t>
      </w:r>
      <w:proofErr w:type="spellEnd"/>
      <w:r w:rsidR="007C2613" w:rsidRPr="007C2613">
        <w:rPr>
          <w:rFonts w:cs="Times New Roman"/>
          <w:b/>
          <w:bCs/>
          <w:szCs w:val="26"/>
        </w:rPr>
        <w:t xml:space="preserve"> </w:t>
      </w:r>
      <w:proofErr w:type="spellStart"/>
      <w:r w:rsidR="007C2613" w:rsidRPr="007C2613">
        <w:rPr>
          <w:rFonts w:cs="Times New Roman"/>
          <w:b/>
          <w:bCs/>
          <w:szCs w:val="26"/>
        </w:rPr>
        <w:t>cần</w:t>
      </w:r>
      <w:proofErr w:type="spellEnd"/>
      <w:r w:rsidR="007C2613" w:rsidRPr="007C2613">
        <w:rPr>
          <w:rFonts w:cs="Times New Roman"/>
          <w:b/>
          <w:bCs/>
          <w:szCs w:val="26"/>
        </w:rPr>
        <w:t>)</w:t>
      </w:r>
      <w:r w:rsidR="007C2613">
        <w:rPr>
          <w:rFonts w:cs="Times New Roman"/>
          <w:b/>
          <w:bCs/>
          <w:szCs w:val="26"/>
          <w:lang w:val="vi-VN"/>
        </w:rPr>
        <w:t xml:space="preserve"> : </w:t>
      </w:r>
    </w:p>
    <w:p w14:paraId="231EBAC2" w14:textId="6F2278D4" w:rsidR="004310B3" w:rsidRPr="004310B3" w:rsidRDefault="004310B3" w:rsidP="00E27975">
      <w:pPr>
        <w:pStyle w:val="ListParagraph"/>
        <w:numPr>
          <w:ilvl w:val="0"/>
          <w:numId w:val="83"/>
        </w:numPr>
        <w:spacing w:line="360" w:lineRule="auto"/>
        <w:ind w:left="1170"/>
        <w:jc w:val="both"/>
        <w:rPr>
          <w:rFonts w:cs="Times New Roman"/>
          <w:b/>
          <w:bCs/>
          <w:szCs w:val="26"/>
          <w:lang w:val="vi-VN"/>
        </w:rPr>
      </w:pPr>
      <w:r w:rsidRPr="004310B3">
        <w:rPr>
          <w:rFonts w:cs="Times New Roman"/>
          <w:b/>
          <w:bCs/>
          <w:szCs w:val="26"/>
          <w:lang w:val="vi-VN"/>
        </w:rPr>
        <w:t xml:space="preserve">Mục tiêu : </w:t>
      </w:r>
      <w:proofErr w:type="spellStart"/>
      <w:r w:rsidR="002E55F9" w:rsidRPr="003351D4">
        <w:rPr>
          <w:rFonts w:cs="Times New Roman"/>
          <w:szCs w:val="26"/>
        </w:rPr>
        <w:t>Nếu</w:t>
      </w:r>
      <w:proofErr w:type="spellEnd"/>
      <w:r w:rsidR="002E55F9" w:rsidRPr="003351D4">
        <w:rPr>
          <w:rFonts w:cs="Times New Roman"/>
          <w:szCs w:val="26"/>
        </w:rPr>
        <w:t xml:space="preserve"> </w:t>
      </w:r>
      <w:proofErr w:type="spellStart"/>
      <w:r w:rsidR="002E55F9" w:rsidRPr="003351D4">
        <w:rPr>
          <w:rFonts w:cs="Times New Roman"/>
          <w:szCs w:val="26"/>
        </w:rPr>
        <w:t>mô</w:t>
      </w:r>
      <w:proofErr w:type="spellEnd"/>
      <w:r w:rsidR="002E55F9" w:rsidRPr="003351D4">
        <w:rPr>
          <w:rFonts w:cs="Times New Roman"/>
          <w:szCs w:val="26"/>
        </w:rPr>
        <w:t xml:space="preserve"> </w:t>
      </w:r>
      <w:proofErr w:type="spellStart"/>
      <w:r w:rsidR="002E55F9" w:rsidRPr="003351D4">
        <w:rPr>
          <w:rFonts w:cs="Times New Roman"/>
          <w:szCs w:val="26"/>
        </w:rPr>
        <w:t>hình</w:t>
      </w:r>
      <w:proofErr w:type="spellEnd"/>
      <w:r w:rsidR="002E55F9" w:rsidRPr="003351D4">
        <w:rPr>
          <w:rFonts w:cs="Times New Roman"/>
          <w:szCs w:val="26"/>
        </w:rPr>
        <w:t xml:space="preserve"> </w:t>
      </w:r>
      <w:proofErr w:type="spellStart"/>
      <w:r w:rsidR="002E55F9" w:rsidRPr="003351D4">
        <w:rPr>
          <w:rFonts w:cs="Times New Roman"/>
          <w:szCs w:val="26"/>
        </w:rPr>
        <w:t>dự</w:t>
      </w:r>
      <w:proofErr w:type="spellEnd"/>
      <w:r w:rsidR="002E55F9" w:rsidRPr="003351D4">
        <w:rPr>
          <w:rFonts w:cs="Times New Roman"/>
          <w:szCs w:val="26"/>
        </w:rPr>
        <w:t xml:space="preserve"> </w:t>
      </w:r>
      <w:proofErr w:type="spellStart"/>
      <w:r w:rsidR="002E55F9" w:rsidRPr="003351D4">
        <w:rPr>
          <w:rFonts w:cs="Times New Roman"/>
          <w:szCs w:val="26"/>
        </w:rPr>
        <w:t>đoán</w:t>
      </w:r>
      <w:proofErr w:type="spellEnd"/>
      <w:r w:rsidR="002E55F9" w:rsidRPr="003351D4">
        <w:rPr>
          <w:rFonts w:cs="Times New Roman"/>
          <w:szCs w:val="26"/>
        </w:rPr>
        <w:t xml:space="preserve"> </w:t>
      </w:r>
      <w:proofErr w:type="spellStart"/>
      <w:r w:rsidR="002E55F9" w:rsidRPr="003351D4">
        <w:rPr>
          <w:rFonts w:cs="Times New Roman"/>
          <w:szCs w:val="26"/>
        </w:rPr>
        <w:t>xác</w:t>
      </w:r>
      <w:proofErr w:type="spellEnd"/>
      <w:r w:rsidR="002E55F9" w:rsidRPr="003351D4">
        <w:rPr>
          <w:rFonts w:cs="Times New Roman"/>
          <w:szCs w:val="26"/>
        </w:rPr>
        <w:t xml:space="preserve"> </w:t>
      </w:r>
      <w:proofErr w:type="spellStart"/>
      <w:r w:rsidR="002E55F9" w:rsidRPr="003351D4">
        <w:rPr>
          <w:rFonts w:cs="Times New Roman"/>
          <w:szCs w:val="26"/>
        </w:rPr>
        <w:t>suất</w:t>
      </w:r>
      <w:proofErr w:type="spellEnd"/>
      <w:r w:rsidR="002E55F9" w:rsidRPr="003351D4">
        <w:rPr>
          <w:rFonts w:cs="Times New Roman"/>
          <w:szCs w:val="26"/>
        </w:rPr>
        <w:t xml:space="preserve"> (</w:t>
      </w:r>
      <w:proofErr w:type="spellStart"/>
      <w:r w:rsidR="002E55F9" w:rsidRPr="003351D4">
        <w:rPr>
          <w:rFonts w:cs="Times New Roman"/>
          <w:szCs w:val="26"/>
        </w:rPr>
        <w:t>ví</w:t>
      </w:r>
      <w:proofErr w:type="spellEnd"/>
      <w:r w:rsidR="002E55F9" w:rsidRPr="003351D4">
        <w:rPr>
          <w:rFonts w:cs="Times New Roman"/>
          <w:szCs w:val="26"/>
        </w:rPr>
        <w:t xml:space="preserve"> </w:t>
      </w:r>
      <w:proofErr w:type="spellStart"/>
      <w:r w:rsidR="002E55F9" w:rsidRPr="003351D4">
        <w:rPr>
          <w:rFonts w:cs="Times New Roman"/>
          <w:szCs w:val="26"/>
        </w:rPr>
        <w:t>dụ</w:t>
      </w:r>
      <w:proofErr w:type="spellEnd"/>
      <w:r w:rsidR="002E55F9" w:rsidRPr="003351D4">
        <w:rPr>
          <w:rFonts w:cs="Times New Roman"/>
          <w:szCs w:val="26"/>
        </w:rPr>
        <w:t xml:space="preserve">: Logistic Regression </w:t>
      </w:r>
      <w:proofErr w:type="spellStart"/>
      <w:r w:rsidR="002E55F9" w:rsidRPr="003351D4">
        <w:rPr>
          <w:rFonts w:cs="Times New Roman"/>
          <w:szCs w:val="26"/>
        </w:rPr>
        <w:t>và</w:t>
      </w:r>
      <w:proofErr w:type="spellEnd"/>
      <w:r w:rsidR="002E55F9" w:rsidRPr="003351D4">
        <w:rPr>
          <w:rFonts w:cs="Times New Roman"/>
          <w:szCs w:val="26"/>
        </w:rPr>
        <w:t xml:space="preserve"> Neural Network), </w:t>
      </w:r>
      <w:proofErr w:type="spellStart"/>
      <w:r w:rsidR="002E55F9" w:rsidRPr="003351D4">
        <w:rPr>
          <w:rFonts w:cs="Times New Roman"/>
          <w:szCs w:val="26"/>
        </w:rPr>
        <w:t>chuyển</w:t>
      </w:r>
      <w:proofErr w:type="spellEnd"/>
      <w:r w:rsidR="002E55F9" w:rsidRPr="003351D4">
        <w:rPr>
          <w:rFonts w:cs="Times New Roman"/>
          <w:szCs w:val="26"/>
        </w:rPr>
        <w:t xml:space="preserve"> </w:t>
      </w:r>
      <w:proofErr w:type="spellStart"/>
      <w:r w:rsidR="002E55F9" w:rsidRPr="003351D4">
        <w:rPr>
          <w:rFonts w:cs="Times New Roman"/>
          <w:szCs w:val="26"/>
        </w:rPr>
        <w:t>đổi</w:t>
      </w:r>
      <w:proofErr w:type="spellEnd"/>
      <w:r w:rsidR="002E55F9" w:rsidRPr="003351D4">
        <w:rPr>
          <w:rFonts w:cs="Times New Roman"/>
          <w:szCs w:val="26"/>
        </w:rPr>
        <w:t xml:space="preserve"> </w:t>
      </w:r>
      <w:proofErr w:type="spellStart"/>
      <w:r w:rsidR="002E55F9" w:rsidRPr="003351D4">
        <w:rPr>
          <w:rFonts w:cs="Times New Roman"/>
          <w:szCs w:val="26"/>
        </w:rPr>
        <w:t>xác</w:t>
      </w:r>
      <w:proofErr w:type="spellEnd"/>
      <w:r w:rsidR="002E55F9" w:rsidRPr="003351D4">
        <w:rPr>
          <w:rFonts w:cs="Times New Roman"/>
          <w:szCs w:val="26"/>
        </w:rPr>
        <w:t xml:space="preserve"> </w:t>
      </w:r>
      <w:proofErr w:type="spellStart"/>
      <w:r w:rsidR="002E55F9" w:rsidRPr="003351D4">
        <w:rPr>
          <w:rFonts w:cs="Times New Roman"/>
          <w:szCs w:val="26"/>
        </w:rPr>
        <w:t>suất</w:t>
      </w:r>
      <w:proofErr w:type="spellEnd"/>
      <w:r w:rsidR="002E55F9" w:rsidRPr="003351D4">
        <w:rPr>
          <w:rFonts w:cs="Times New Roman"/>
          <w:szCs w:val="26"/>
        </w:rPr>
        <w:t xml:space="preserve"> </w:t>
      </w:r>
      <w:proofErr w:type="spellStart"/>
      <w:r w:rsidR="002E55F9" w:rsidRPr="003351D4">
        <w:rPr>
          <w:rFonts w:cs="Times New Roman"/>
          <w:szCs w:val="26"/>
        </w:rPr>
        <w:t>thành</w:t>
      </w:r>
      <w:proofErr w:type="spellEnd"/>
      <w:r w:rsidR="002E55F9" w:rsidRPr="003351D4">
        <w:rPr>
          <w:rFonts w:cs="Times New Roman"/>
          <w:szCs w:val="26"/>
        </w:rPr>
        <w:t xml:space="preserve"> </w:t>
      </w:r>
      <w:proofErr w:type="spellStart"/>
      <w:r w:rsidR="002E55F9" w:rsidRPr="003351D4">
        <w:rPr>
          <w:rFonts w:cs="Times New Roman"/>
          <w:szCs w:val="26"/>
        </w:rPr>
        <w:t>nhãn</w:t>
      </w:r>
      <w:proofErr w:type="spellEnd"/>
      <w:r w:rsidR="002E55F9" w:rsidRPr="003351D4">
        <w:rPr>
          <w:rFonts w:cs="Times New Roman"/>
          <w:szCs w:val="26"/>
        </w:rPr>
        <w:t xml:space="preserve"> 0 </w:t>
      </w:r>
      <w:proofErr w:type="spellStart"/>
      <w:r w:rsidR="002E55F9" w:rsidRPr="003351D4">
        <w:rPr>
          <w:rFonts w:cs="Times New Roman"/>
          <w:szCs w:val="26"/>
        </w:rPr>
        <w:t>hoặc</w:t>
      </w:r>
      <w:proofErr w:type="spellEnd"/>
      <w:r w:rsidR="002E55F9" w:rsidRPr="003351D4">
        <w:rPr>
          <w:rFonts w:cs="Times New Roman"/>
          <w:szCs w:val="26"/>
        </w:rPr>
        <w:t xml:space="preserve"> 1 </w:t>
      </w:r>
      <w:proofErr w:type="spellStart"/>
      <w:r w:rsidR="002E55F9" w:rsidRPr="003351D4">
        <w:rPr>
          <w:rFonts w:cs="Times New Roman"/>
          <w:szCs w:val="26"/>
        </w:rPr>
        <w:t>để</w:t>
      </w:r>
      <w:proofErr w:type="spellEnd"/>
      <w:r w:rsidR="002E55F9" w:rsidRPr="003351D4">
        <w:rPr>
          <w:rFonts w:cs="Times New Roman"/>
          <w:szCs w:val="26"/>
        </w:rPr>
        <w:t xml:space="preserve"> </w:t>
      </w:r>
      <w:proofErr w:type="spellStart"/>
      <w:r w:rsidR="002E55F9" w:rsidRPr="003351D4">
        <w:rPr>
          <w:rFonts w:cs="Times New Roman"/>
          <w:szCs w:val="26"/>
        </w:rPr>
        <w:t>có</w:t>
      </w:r>
      <w:proofErr w:type="spellEnd"/>
      <w:r w:rsidR="002E55F9" w:rsidRPr="003351D4">
        <w:rPr>
          <w:rFonts w:cs="Times New Roman"/>
          <w:szCs w:val="26"/>
        </w:rPr>
        <w:t xml:space="preserve"> </w:t>
      </w:r>
      <w:proofErr w:type="spellStart"/>
      <w:r w:rsidR="002E55F9" w:rsidRPr="003351D4">
        <w:rPr>
          <w:rFonts w:cs="Times New Roman"/>
          <w:szCs w:val="26"/>
        </w:rPr>
        <w:t>kết</w:t>
      </w:r>
      <w:proofErr w:type="spellEnd"/>
      <w:r w:rsidR="002E55F9" w:rsidRPr="003351D4">
        <w:rPr>
          <w:rFonts w:cs="Times New Roman"/>
          <w:szCs w:val="26"/>
        </w:rPr>
        <w:t xml:space="preserve"> </w:t>
      </w:r>
      <w:proofErr w:type="spellStart"/>
      <w:r w:rsidR="002E55F9" w:rsidRPr="003351D4">
        <w:rPr>
          <w:rFonts w:cs="Times New Roman"/>
          <w:szCs w:val="26"/>
        </w:rPr>
        <w:t>quả</w:t>
      </w:r>
      <w:proofErr w:type="spellEnd"/>
      <w:r w:rsidR="002E55F9" w:rsidRPr="003351D4">
        <w:rPr>
          <w:rFonts w:cs="Times New Roman"/>
          <w:szCs w:val="26"/>
        </w:rPr>
        <w:t xml:space="preserve"> </w:t>
      </w:r>
      <w:proofErr w:type="spellStart"/>
      <w:r w:rsidR="002E55F9" w:rsidRPr="003351D4">
        <w:rPr>
          <w:rFonts w:cs="Times New Roman"/>
          <w:szCs w:val="26"/>
        </w:rPr>
        <w:t>rõ</w:t>
      </w:r>
      <w:proofErr w:type="spellEnd"/>
      <w:r w:rsidR="002E55F9" w:rsidRPr="003351D4">
        <w:rPr>
          <w:rFonts w:cs="Times New Roman"/>
          <w:szCs w:val="26"/>
        </w:rPr>
        <w:t xml:space="preserve"> </w:t>
      </w:r>
      <w:proofErr w:type="spellStart"/>
      <w:r w:rsidR="002E55F9" w:rsidRPr="003351D4">
        <w:rPr>
          <w:rFonts w:cs="Times New Roman"/>
          <w:szCs w:val="26"/>
        </w:rPr>
        <w:t>ràng</w:t>
      </w:r>
      <w:proofErr w:type="spellEnd"/>
      <w:r w:rsidR="002E55F9" w:rsidRPr="003351D4">
        <w:rPr>
          <w:rFonts w:cs="Times New Roman"/>
          <w:szCs w:val="26"/>
        </w:rPr>
        <w:t xml:space="preserve"> (</w:t>
      </w:r>
      <w:proofErr w:type="spellStart"/>
      <w:r w:rsidR="002E55F9" w:rsidRPr="003351D4">
        <w:rPr>
          <w:rFonts w:cs="Times New Roman"/>
          <w:szCs w:val="26"/>
        </w:rPr>
        <w:t>hoàn</w:t>
      </w:r>
      <w:proofErr w:type="spellEnd"/>
      <w:r w:rsidR="002E55F9" w:rsidRPr="003351D4">
        <w:rPr>
          <w:rFonts w:cs="Times New Roman"/>
          <w:szCs w:val="26"/>
        </w:rPr>
        <w:t xml:space="preserve"> </w:t>
      </w:r>
      <w:proofErr w:type="spellStart"/>
      <w:r w:rsidR="002E55F9" w:rsidRPr="003351D4">
        <w:rPr>
          <w:rFonts w:cs="Times New Roman"/>
          <w:szCs w:val="26"/>
        </w:rPr>
        <w:t>thành</w:t>
      </w:r>
      <w:proofErr w:type="spellEnd"/>
      <w:r w:rsidR="002E55F9" w:rsidRPr="003351D4">
        <w:rPr>
          <w:rFonts w:cs="Times New Roman"/>
          <w:szCs w:val="26"/>
        </w:rPr>
        <w:t xml:space="preserve"> </w:t>
      </w:r>
      <w:proofErr w:type="spellStart"/>
      <w:r w:rsidR="002E55F9" w:rsidRPr="003351D4">
        <w:rPr>
          <w:rFonts w:cs="Times New Roman"/>
          <w:szCs w:val="26"/>
        </w:rPr>
        <w:t>hoặc</w:t>
      </w:r>
      <w:proofErr w:type="spellEnd"/>
      <w:r w:rsidR="002E55F9" w:rsidRPr="003351D4">
        <w:rPr>
          <w:rFonts w:cs="Times New Roman"/>
          <w:szCs w:val="26"/>
        </w:rPr>
        <w:t xml:space="preserve"> </w:t>
      </w:r>
      <w:proofErr w:type="spellStart"/>
      <w:r w:rsidR="002E55F9" w:rsidRPr="003351D4">
        <w:rPr>
          <w:rFonts w:cs="Times New Roman"/>
          <w:szCs w:val="26"/>
        </w:rPr>
        <w:t>không</w:t>
      </w:r>
      <w:proofErr w:type="spellEnd"/>
      <w:r w:rsidR="002E55F9" w:rsidRPr="003351D4">
        <w:rPr>
          <w:rFonts w:cs="Times New Roman"/>
          <w:szCs w:val="26"/>
        </w:rPr>
        <w:t xml:space="preserve"> </w:t>
      </w:r>
      <w:proofErr w:type="spellStart"/>
      <w:r w:rsidR="002E55F9" w:rsidRPr="003351D4">
        <w:rPr>
          <w:rFonts w:cs="Times New Roman"/>
          <w:szCs w:val="26"/>
        </w:rPr>
        <w:t>hoàn</w:t>
      </w:r>
      <w:proofErr w:type="spellEnd"/>
      <w:r w:rsidR="002E55F9" w:rsidRPr="003351D4">
        <w:rPr>
          <w:rFonts w:cs="Times New Roman"/>
          <w:szCs w:val="26"/>
        </w:rPr>
        <w:t xml:space="preserve"> </w:t>
      </w:r>
      <w:proofErr w:type="spellStart"/>
      <w:r w:rsidR="002E55F9" w:rsidRPr="003351D4">
        <w:rPr>
          <w:rFonts w:cs="Times New Roman"/>
          <w:szCs w:val="26"/>
        </w:rPr>
        <w:t>thành</w:t>
      </w:r>
      <w:proofErr w:type="spellEnd"/>
      <w:r w:rsidR="002E55F9" w:rsidRPr="003351D4">
        <w:rPr>
          <w:rFonts w:cs="Times New Roman"/>
          <w:szCs w:val="26"/>
        </w:rPr>
        <w:t>)</w:t>
      </w:r>
      <w:r w:rsidR="002E55F9" w:rsidRPr="009A4C8F">
        <w:rPr>
          <w:rFonts w:cs="Times New Roman"/>
          <w:szCs w:val="26"/>
        </w:rPr>
        <w:t>.</w:t>
      </w:r>
      <w:r w:rsidR="002E55F9" w:rsidRPr="002B16A6">
        <w:t xml:space="preserve"> </w:t>
      </w:r>
      <w:proofErr w:type="spellStart"/>
      <w:r w:rsidR="002E55F9" w:rsidRPr="002B16A6">
        <w:rPr>
          <w:rFonts w:cs="Times New Roman"/>
          <w:szCs w:val="26"/>
        </w:rPr>
        <w:t>Việc</w:t>
      </w:r>
      <w:proofErr w:type="spellEnd"/>
      <w:r w:rsidR="002E55F9" w:rsidRPr="002B16A6">
        <w:rPr>
          <w:rFonts w:cs="Times New Roman"/>
          <w:szCs w:val="26"/>
        </w:rPr>
        <w:t xml:space="preserve"> </w:t>
      </w:r>
      <w:proofErr w:type="spellStart"/>
      <w:r w:rsidR="002E55F9" w:rsidRPr="002B16A6">
        <w:rPr>
          <w:rFonts w:cs="Times New Roman"/>
          <w:szCs w:val="26"/>
        </w:rPr>
        <w:t>chọn</w:t>
      </w:r>
      <w:proofErr w:type="spellEnd"/>
      <w:r w:rsidR="002E55F9" w:rsidRPr="002B16A6">
        <w:rPr>
          <w:rFonts w:cs="Times New Roman"/>
          <w:szCs w:val="26"/>
        </w:rPr>
        <w:t xml:space="preserve"> </w:t>
      </w:r>
      <w:proofErr w:type="spellStart"/>
      <w:r w:rsidR="002E55F9" w:rsidRPr="002B16A6">
        <w:rPr>
          <w:rFonts w:cs="Times New Roman"/>
          <w:szCs w:val="26"/>
        </w:rPr>
        <w:t>ngưỡng</w:t>
      </w:r>
      <w:proofErr w:type="spellEnd"/>
      <w:r w:rsidR="002E55F9" w:rsidRPr="002B16A6">
        <w:rPr>
          <w:rFonts w:cs="Times New Roman"/>
          <w:szCs w:val="26"/>
        </w:rPr>
        <w:t xml:space="preserve"> (</w:t>
      </w:r>
      <w:proofErr w:type="spellStart"/>
      <w:r w:rsidR="002E55F9" w:rsidRPr="002B16A6">
        <w:rPr>
          <w:rFonts w:cs="Times New Roman"/>
          <w:szCs w:val="26"/>
        </w:rPr>
        <w:t>thường</w:t>
      </w:r>
      <w:proofErr w:type="spellEnd"/>
      <w:r w:rsidR="002E55F9" w:rsidRPr="002B16A6">
        <w:rPr>
          <w:rFonts w:cs="Times New Roman"/>
          <w:szCs w:val="26"/>
        </w:rPr>
        <w:t xml:space="preserve"> </w:t>
      </w:r>
      <w:proofErr w:type="spellStart"/>
      <w:r w:rsidR="002E55F9" w:rsidRPr="002B16A6">
        <w:rPr>
          <w:rFonts w:cs="Times New Roman"/>
          <w:szCs w:val="26"/>
        </w:rPr>
        <w:t>là</w:t>
      </w:r>
      <w:proofErr w:type="spellEnd"/>
      <w:r w:rsidR="002E55F9" w:rsidRPr="002B16A6">
        <w:rPr>
          <w:rFonts w:cs="Times New Roman"/>
          <w:szCs w:val="26"/>
        </w:rPr>
        <w:t xml:space="preserve"> 0.5) </w:t>
      </w:r>
      <w:proofErr w:type="spellStart"/>
      <w:r w:rsidR="002E55F9" w:rsidRPr="002B16A6">
        <w:rPr>
          <w:rFonts w:cs="Times New Roman"/>
          <w:szCs w:val="26"/>
        </w:rPr>
        <w:t>giúp</w:t>
      </w:r>
      <w:proofErr w:type="spellEnd"/>
      <w:r w:rsidR="002E55F9" w:rsidRPr="002B16A6">
        <w:rPr>
          <w:rFonts w:cs="Times New Roman"/>
          <w:szCs w:val="26"/>
        </w:rPr>
        <w:t xml:space="preserve"> </w:t>
      </w:r>
      <w:proofErr w:type="spellStart"/>
      <w:r w:rsidR="002E55F9" w:rsidRPr="002B16A6">
        <w:rPr>
          <w:rFonts w:cs="Times New Roman"/>
          <w:szCs w:val="26"/>
        </w:rPr>
        <w:t>điều</w:t>
      </w:r>
      <w:proofErr w:type="spellEnd"/>
      <w:r w:rsidR="002E55F9" w:rsidRPr="002B16A6">
        <w:rPr>
          <w:rFonts w:cs="Times New Roman"/>
          <w:szCs w:val="26"/>
        </w:rPr>
        <w:t xml:space="preserve"> </w:t>
      </w:r>
      <w:proofErr w:type="spellStart"/>
      <w:r w:rsidR="002E55F9" w:rsidRPr="002B16A6">
        <w:rPr>
          <w:rFonts w:cs="Times New Roman"/>
          <w:szCs w:val="26"/>
        </w:rPr>
        <w:t>chỉnh</w:t>
      </w:r>
      <w:proofErr w:type="spellEnd"/>
      <w:r w:rsidR="002E55F9" w:rsidRPr="002B16A6">
        <w:rPr>
          <w:rFonts w:cs="Times New Roman"/>
          <w:szCs w:val="26"/>
        </w:rPr>
        <w:t xml:space="preserve"> </w:t>
      </w:r>
      <w:proofErr w:type="spellStart"/>
      <w:r w:rsidR="002E55F9" w:rsidRPr="002B16A6">
        <w:rPr>
          <w:rFonts w:cs="Times New Roman"/>
          <w:szCs w:val="26"/>
        </w:rPr>
        <w:t>các</w:t>
      </w:r>
      <w:proofErr w:type="spellEnd"/>
      <w:r w:rsidR="002E55F9" w:rsidRPr="002B16A6">
        <w:rPr>
          <w:rFonts w:cs="Times New Roman"/>
          <w:szCs w:val="26"/>
        </w:rPr>
        <w:t xml:space="preserve"> </w:t>
      </w:r>
      <w:proofErr w:type="spellStart"/>
      <w:r w:rsidR="002E55F9" w:rsidRPr="002B16A6">
        <w:rPr>
          <w:rFonts w:cs="Times New Roman"/>
          <w:szCs w:val="26"/>
        </w:rPr>
        <w:t>kết</w:t>
      </w:r>
      <w:proofErr w:type="spellEnd"/>
      <w:r w:rsidR="002E55F9" w:rsidRPr="002B16A6">
        <w:rPr>
          <w:rFonts w:cs="Times New Roman"/>
          <w:szCs w:val="26"/>
        </w:rPr>
        <w:t xml:space="preserve"> </w:t>
      </w:r>
      <w:proofErr w:type="spellStart"/>
      <w:r w:rsidR="002E55F9" w:rsidRPr="002B16A6">
        <w:rPr>
          <w:rFonts w:cs="Times New Roman"/>
          <w:szCs w:val="26"/>
        </w:rPr>
        <w:t>quả</w:t>
      </w:r>
      <w:proofErr w:type="spellEnd"/>
      <w:r w:rsidR="002E55F9" w:rsidRPr="002B16A6">
        <w:rPr>
          <w:rFonts w:cs="Times New Roman"/>
          <w:szCs w:val="26"/>
        </w:rPr>
        <w:t xml:space="preserve"> </w:t>
      </w:r>
      <w:proofErr w:type="spellStart"/>
      <w:r w:rsidR="002E55F9" w:rsidRPr="002B16A6">
        <w:rPr>
          <w:rFonts w:cs="Times New Roman"/>
          <w:szCs w:val="26"/>
        </w:rPr>
        <w:t>phân</w:t>
      </w:r>
      <w:proofErr w:type="spellEnd"/>
      <w:r w:rsidR="002E55F9" w:rsidRPr="002B16A6">
        <w:rPr>
          <w:rFonts w:cs="Times New Roman"/>
          <w:szCs w:val="26"/>
        </w:rPr>
        <w:t xml:space="preserve"> </w:t>
      </w:r>
      <w:proofErr w:type="spellStart"/>
      <w:r w:rsidR="002E55F9" w:rsidRPr="002B16A6">
        <w:rPr>
          <w:rFonts w:cs="Times New Roman"/>
          <w:szCs w:val="26"/>
        </w:rPr>
        <w:t>loại</w:t>
      </w:r>
      <w:proofErr w:type="spellEnd"/>
      <w:r w:rsidR="002E55F9" w:rsidRPr="002B16A6">
        <w:rPr>
          <w:rFonts w:cs="Times New Roman"/>
          <w:szCs w:val="26"/>
        </w:rPr>
        <w:t xml:space="preserve"> </w:t>
      </w:r>
      <w:proofErr w:type="spellStart"/>
      <w:r w:rsidR="002E55F9" w:rsidRPr="002B16A6">
        <w:rPr>
          <w:rFonts w:cs="Times New Roman"/>
          <w:szCs w:val="26"/>
        </w:rPr>
        <w:t>theo</w:t>
      </w:r>
      <w:proofErr w:type="spellEnd"/>
      <w:r w:rsidR="002E55F9" w:rsidRPr="002B16A6">
        <w:rPr>
          <w:rFonts w:cs="Times New Roman"/>
          <w:szCs w:val="26"/>
        </w:rPr>
        <w:t xml:space="preserve"> </w:t>
      </w:r>
      <w:proofErr w:type="spellStart"/>
      <w:r w:rsidR="002E55F9" w:rsidRPr="002B16A6">
        <w:rPr>
          <w:rFonts w:cs="Times New Roman"/>
          <w:szCs w:val="26"/>
        </w:rPr>
        <w:t>yêu</w:t>
      </w:r>
      <w:proofErr w:type="spellEnd"/>
      <w:r w:rsidR="002E55F9" w:rsidRPr="002B16A6">
        <w:rPr>
          <w:rFonts w:cs="Times New Roman"/>
          <w:szCs w:val="26"/>
        </w:rPr>
        <w:t xml:space="preserve"> </w:t>
      </w:r>
      <w:proofErr w:type="spellStart"/>
      <w:r w:rsidR="002E55F9" w:rsidRPr="002B16A6">
        <w:rPr>
          <w:rFonts w:cs="Times New Roman"/>
          <w:szCs w:val="26"/>
        </w:rPr>
        <w:t>cầu</w:t>
      </w:r>
      <w:proofErr w:type="spellEnd"/>
      <w:r w:rsidR="002E55F9" w:rsidRPr="002B16A6">
        <w:rPr>
          <w:rFonts w:cs="Times New Roman"/>
          <w:szCs w:val="26"/>
        </w:rPr>
        <w:t xml:space="preserve"> </w:t>
      </w:r>
      <w:proofErr w:type="spellStart"/>
      <w:r w:rsidR="002E55F9" w:rsidRPr="002B16A6">
        <w:rPr>
          <w:rFonts w:cs="Times New Roman"/>
          <w:szCs w:val="26"/>
        </w:rPr>
        <w:t>cụ</w:t>
      </w:r>
      <w:proofErr w:type="spellEnd"/>
      <w:r w:rsidR="002E55F9" w:rsidRPr="002B16A6">
        <w:rPr>
          <w:rFonts w:cs="Times New Roman"/>
          <w:szCs w:val="26"/>
        </w:rPr>
        <w:t xml:space="preserve"> </w:t>
      </w:r>
      <w:proofErr w:type="spellStart"/>
      <w:r w:rsidR="002E55F9" w:rsidRPr="002B16A6">
        <w:rPr>
          <w:rFonts w:cs="Times New Roman"/>
          <w:szCs w:val="26"/>
        </w:rPr>
        <w:t>thể</w:t>
      </w:r>
      <w:proofErr w:type="spellEnd"/>
      <w:r w:rsidR="002E55F9" w:rsidRPr="002B16A6">
        <w:rPr>
          <w:rFonts w:cs="Times New Roman"/>
          <w:szCs w:val="26"/>
        </w:rPr>
        <w:t xml:space="preserve"> </w:t>
      </w:r>
      <w:proofErr w:type="spellStart"/>
      <w:r w:rsidR="002E55F9" w:rsidRPr="002B16A6">
        <w:rPr>
          <w:rFonts w:cs="Times New Roman"/>
          <w:szCs w:val="26"/>
        </w:rPr>
        <w:t>của</w:t>
      </w:r>
      <w:proofErr w:type="spellEnd"/>
      <w:r w:rsidR="002E55F9" w:rsidRPr="002B16A6">
        <w:rPr>
          <w:rFonts w:cs="Times New Roman"/>
          <w:szCs w:val="26"/>
        </w:rPr>
        <w:t xml:space="preserve"> </w:t>
      </w:r>
      <w:proofErr w:type="spellStart"/>
      <w:r w:rsidR="002E55F9" w:rsidRPr="002B16A6">
        <w:rPr>
          <w:rFonts w:cs="Times New Roman"/>
          <w:szCs w:val="26"/>
        </w:rPr>
        <w:t>bài</w:t>
      </w:r>
      <w:proofErr w:type="spellEnd"/>
      <w:r w:rsidR="002E55F9" w:rsidRPr="002B16A6">
        <w:rPr>
          <w:rFonts w:cs="Times New Roman"/>
          <w:szCs w:val="26"/>
        </w:rPr>
        <w:t xml:space="preserve"> </w:t>
      </w:r>
      <w:proofErr w:type="spellStart"/>
      <w:r w:rsidR="002E55F9" w:rsidRPr="002B16A6">
        <w:rPr>
          <w:rFonts w:cs="Times New Roman"/>
          <w:szCs w:val="26"/>
        </w:rPr>
        <w:t>toán</w:t>
      </w:r>
      <w:proofErr w:type="spellEnd"/>
    </w:p>
    <w:p w14:paraId="38D19186" w14:textId="1D837228" w:rsidR="007C2613" w:rsidRPr="007C2613" w:rsidRDefault="00D5376C" w:rsidP="00E27975">
      <w:pPr>
        <w:pStyle w:val="ListParagraph"/>
        <w:numPr>
          <w:ilvl w:val="0"/>
          <w:numId w:val="33"/>
        </w:numPr>
        <w:spacing w:line="360" w:lineRule="auto"/>
        <w:ind w:left="1170"/>
        <w:jc w:val="both"/>
        <w:rPr>
          <w:rFonts w:cs="Times New Roman"/>
          <w:szCs w:val="26"/>
          <w:lang w:val="vi-VN"/>
        </w:rPr>
      </w:pPr>
      <w:r>
        <w:rPr>
          <w:rFonts w:cs="Times New Roman"/>
          <w:b/>
          <w:bCs/>
          <w:szCs w:val="26"/>
          <w:lang w:val="vi-VN"/>
        </w:rPr>
        <w:t xml:space="preserve">Hoạt động : </w:t>
      </w:r>
      <w:r w:rsidRPr="00D5376C">
        <w:rPr>
          <w:rFonts w:cs="Times New Roman"/>
          <w:szCs w:val="26"/>
          <w:lang w:val="vi-VN"/>
        </w:rPr>
        <w:t xml:space="preserve">Xác suất dự đoán: Một số mô hình (như </w:t>
      </w:r>
      <w:proofErr w:type="spellStart"/>
      <w:r w:rsidRPr="00D5376C">
        <w:rPr>
          <w:rFonts w:cs="Times New Roman"/>
          <w:szCs w:val="26"/>
          <w:lang w:val="vi-VN"/>
        </w:rPr>
        <w:t>Logistic</w:t>
      </w:r>
      <w:proofErr w:type="spellEnd"/>
      <w:r w:rsidRPr="00D5376C">
        <w:rPr>
          <w:rFonts w:cs="Times New Roman"/>
          <w:szCs w:val="26"/>
          <w:lang w:val="vi-VN"/>
        </w:rPr>
        <w:t xml:space="preserve"> </w:t>
      </w:r>
      <w:proofErr w:type="spellStart"/>
      <w:r w:rsidRPr="00D5376C">
        <w:rPr>
          <w:rFonts w:cs="Times New Roman"/>
          <w:szCs w:val="26"/>
          <w:lang w:val="vi-VN"/>
        </w:rPr>
        <w:t>Regression</w:t>
      </w:r>
      <w:proofErr w:type="spellEnd"/>
      <w:r w:rsidRPr="00D5376C">
        <w:rPr>
          <w:rFonts w:cs="Times New Roman"/>
          <w:szCs w:val="26"/>
          <w:lang w:val="vi-VN"/>
        </w:rPr>
        <w:t xml:space="preserve">, </w:t>
      </w:r>
      <w:proofErr w:type="spellStart"/>
      <w:r w:rsidRPr="00D5376C">
        <w:rPr>
          <w:rFonts w:cs="Times New Roman"/>
          <w:szCs w:val="26"/>
          <w:lang w:val="vi-VN"/>
        </w:rPr>
        <w:t>Neural</w:t>
      </w:r>
      <w:proofErr w:type="spellEnd"/>
      <w:r w:rsidRPr="00D5376C">
        <w:rPr>
          <w:rFonts w:cs="Times New Roman"/>
          <w:szCs w:val="26"/>
          <w:lang w:val="vi-VN"/>
        </w:rPr>
        <w:t xml:space="preserve"> </w:t>
      </w:r>
      <w:proofErr w:type="spellStart"/>
      <w:r w:rsidRPr="00D5376C">
        <w:rPr>
          <w:rFonts w:cs="Times New Roman"/>
          <w:szCs w:val="26"/>
          <w:lang w:val="vi-VN"/>
        </w:rPr>
        <w:t>Network</w:t>
      </w:r>
      <w:proofErr w:type="spellEnd"/>
      <w:r w:rsidRPr="00D5376C">
        <w:rPr>
          <w:rFonts w:cs="Times New Roman"/>
          <w:szCs w:val="26"/>
          <w:lang w:val="vi-VN"/>
        </w:rPr>
        <w:t xml:space="preserve">, hoặc </w:t>
      </w:r>
      <w:proofErr w:type="spellStart"/>
      <w:r w:rsidRPr="00D5376C">
        <w:rPr>
          <w:rFonts w:cs="Times New Roman"/>
          <w:szCs w:val="26"/>
          <w:lang w:val="vi-VN"/>
        </w:rPr>
        <w:t>Random</w:t>
      </w:r>
      <w:proofErr w:type="spellEnd"/>
      <w:r w:rsidRPr="00D5376C">
        <w:rPr>
          <w:rFonts w:cs="Times New Roman"/>
          <w:szCs w:val="26"/>
          <w:lang w:val="vi-VN"/>
        </w:rPr>
        <w:t xml:space="preserve"> </w:t>
      </w:r>
      <w:proofErr w:type="spellStart"/>
      <w:r w:rsidRPr="00D5376C">
        <w:rPr>
          <w:rFonts w:cs="Times New Roman"/>
          <w:szCs w:val="26"/>
          <w:lang w:val="vi-VN"/>
        </w:rPr>
        <w:t>Forest</w:t>
      </w:r>
      <w:proofErr w:type="spellEnd"/>
      <w:r w:rsidRPr="00D5376C">
        <w:rPr>
          <w:rFonts w:cs="Times New Roman"/>
          <w:szCs w:val="26"/>
          <w:lang w:val="vi-VN"/>
        </w:rPr>
        <w:t>) sẽ trả về xác suất dự đoán thay vì nhãn trực tiếp. Ta có thể chuyển đổi xác suất này thành nhãn (0 hoặc 1) bằng cách chọn ngưỡng (thường là 0.5).</w:t>
      </w:r>
      <w:r w:rsidR="002E06DE">
        <w:rPr>
          <w:rFonts w:cs="Times New Roman"/>
          <w:szCs w:val="26"/>
          <w:lang w:val="vi-VN"/>
        </w:rPr>
        <w:t xml:space="preserve"> </w:t>
      </w:r>
    </w:p>
    <w:p w14:paraId="7DC77D34" w14:textId="6D59C146" w:rsidR="002E06DE" w:rsidRDefault="002E06DE" w:rsidP="00E8585D">
      <w:pPr>
        <w:jc w:val="both"/>
        <w:rPr>
          <w:rFonts w:cs="Times New Roman"/>
          <w:b/>
          <w:bCs/>
          <w:szCs w:val="26"/>
          <w:lang w:val="vi-VN"/>
        </w:rPr>
      </w:pPr>
      <w:r>
        <w:rPr>
          <w:rFonts w:cs="Times New Roman"/>
          <w:b/>
          <w:bCs/>
          <w:szCs w:val="26"/>
          <w:lang w:val="vi-VN"/>
        </w:rPr>
        <w:t xml:space="preserve">Bước 9 : </w:t>
      </w:r>
      <w:proofErr w:type="spellStart"/>
      <w:r w:rsidRPr="002E06DE">
        <w:rPr>
          <w:rFonts w:cs="Times New Roman"/>
          <w:b/>
          <w:bCs/>
          <w:szCs w:val="26"/>
        </w:rPr>
        <w:t>Trực</w:t>
      </w:r>
      <w:proofErr w:type="spellEnd"/>
      <w:r w:rsidRPr="002E06DE">
        <w:rPr>
          <w:rFonts w:cs="Times New Roman"/>
          <w:b/>
          <w:bCs/>
          <w:szCs w:val="26"/>
        </w:rPr>
        <w:t xml:space="preserve"> </w:t>
      </w:r>
      <w:proofErr w:type="spellStart"/>
      <w:r w:rsidRPr="002E06DE">
        <w:rPr>
          <w:rFonts w:cs="Times New Roman"/>
          <w:b/>
          <w:bCs/>
          <w:szCs w:val="26"/>
        </w:rPr>
        <w:t>quan</w:t>
      </w:r>
      <w:proofErr w:type="spellEnd"/>
      <w:r w:rsidRPr="002E06DE">
        <w:rPr>
          <w:rFonts w:cs="Times New Roman"/>
          <w:b/>
          <w:bCs/>
          <w:szCs w:val="26"/>
        </w:rPr>
        <w:t xml:space="preserve"> </w:t>
      </w:r>
      <w:proofErr w:type="spellStart"/>
      <w:r w:rsidRPr="002E06DE">
        <w:rPr>
          <w:rFonts w:cs="Times New Roman"/>
          <w:b/>
          <w:bCs/>
          <w:szCs w:val="26"/>
        </w:rPr>
        <w:t>hóa</w:t>
      </w:r>
      <w:proofErr w:type="spellEnd"/>
      <w:r w:rsidRPr="002E06DE">
        <w:rPr>
          <w:rFonts w:cs="Times New Roman"/>
          <w:b/>
          <w:bCs/>
          <w:szCs w:val="26"/>
        </w:rPr>
        <w:t xml:space="preserve"> </w:t>
      </w:r>
      <w:proofErr w:type="spellStart"/>
      <w:r w:rsidRPr="002E06DE">
        <w:rPr>
          <w:rFonts w:cs="Times New Roman"/>
          <w:b/>
          <w:bCs/>
          <w:szCs w:val="26"/>
        </w:rPr>
        <w:t>kết</w:t>
      </w:r>
      <w:proofErr w:type="spellEnd"/>
      <w:r w:rsidRPr="002E06DE">
        <w:rPr>
          <w:rFonts w:cs="Times New Roman"/>
          <w:b/>
          <w:bCs/>
          <w:szCs w:val="26"/>
        </w:rPr>
        <w:t xml:space="preserve"> </w:t>
      </w:r>
      <w:proofErr w:type="spellStart"/>
      <w:r w:rsidRPr="002E06DE">
        <w:rPr>
          <w:rFonts w:cs="Times New Roman"/>
          <w:b/>
          <w:bCs/>
          <w:szCs w:val="26"/>
        </w:rPr>
        <w:t>quả</w:t>
      </w:r>
      <w:proofErr w:type="spellEnd"/>
    </w:p>
    <w:p w14:paraId="36E96766" w14:textId="668ED05C" w:rsidR="005130D2" w:rsidRPr="005130D2" w:rsidRDefault="005130D2" w:rsidP="00E27975">
      <w:pPr>
        <w:pStyle w:val="ListParagraph"/>
        <w:numPr>
          <w:ilvl w:val="0"/>
          <w:numId w:val="78"/>
        </w:numPr>
        <w:spacing w:line="360" w:lineRule="auto"/>
        <w:jc w:val="both"/>
        <w:rPr>
          <w:rFonts w:cs="Times New Roman"/>
          <w:b/>
          <w:bCs/>
          <w:szCs w:val="26"/>
          <w:lang w:val="vi-VN"/>
        </w:rPr>
      </w:pPr>
      <w:r w:rsidRPr="005130D2">
        <w:rPr>
          <w:rFonts w:cs="Times New Roman"/>
          <w:b/>
          <w:bCs/>
          <w:szCs w:val="26"/>
          <w:lang w:val="vi-VN"/>
        </w:rPr>
        <w:t xml:space="preserve">Mục tiêu : </w:t>
      </w:r>
      <w:proofErr w:type="spellStart"/>
      <w:r w:rsidR="00256616" w:rsidRPr="00256616">
        <w:rPr>
          <w:rFonts w:cs="Times New Roman"/>
          <w:szCs w:val="26"/>
        </w:rPr>
        <w:t>Trực</w:t>
      </w:r>
      <w:proofErr w:type="spellEnd"/>
      <w:r w:rsidR="00256616" w:rsidRPr="00256616">
        <w:rPr>
          <w:rFonts w:cs="Times New Roman"/>
          <w:szCs w:val="26"/>
        </w:rPr>
        <w:t xml:space="preserve"> </w:t>
      </w:r>
      <w:proofErr w:type="spellStart"/>
      <w:r w:rsidR="00256616" w:rsidRPr="00256616">
        <w:rPr>
          <w:rFonts w:cs="Times New Roman"/>
          <w:szCs w:val="26"/>
        </w:rPr>
        <w:t>quan</w:t>
      </w:r>
      <w:proofErr w:type="spellEnd"/>
      <w:r w:rsidR="00256616" w:rsidRPr="00256616">
        <w:rPr>
          <w:rFonts w:cs="Times New Roman"/>
          <w:szCs w:val="26"/>
        </w:rPr>
        <w:t xml:space="preserve"> </w:t>
      </w:r>
      <w:proofErr w:type="spellStart"/>
      <w:r w:rsidR="00256616" w:rsidRPr="00256616">
        <w:rPr>
          <w:rFonts w:cs="Times New Roman"/>
          <w:szCs w:val="26"/>
        </w:rPr>
        <w:t>hóa</w:t>
      </w:r>
      <w:proofErr w:type="spellEnd"/>
      <w:r w:rsidR="00256616" w:rsidRPr="00256616">
        <w:rPr>
          <w:rFonts w:cs="Times New Roman"/>
          <w:szCs w:val="26"/>
        </w:rPr>
        <w:t xml:space="preserve"> </w:t>
      </w:r>
      <w:proofErr w:type="spellStart"/>
      <w:r w:rsidR="00256616" w:rsidRPr="00256616">
        <w:rPr>
          <w:rFonts w:cs="Times New Roman"/>
          <w:szCs w:val="26"/>
        </w:rPr>
        <w:t>hiệu</w:t>
      </w:r>
      <w:proofErr w:type="spellEnd"/>
      <w:r w:rsidR="00256616" w:rsidRPr="00256616">
        <w:rPr>
          <w:rFonts w:cs="Times New Roman"/>
          <w:szCs w:val="26"/>
        </w:rPr>
        <w:t xml:space="preserve"> </w:t>
      </w:r>
      <w:proofErr w:type="spellStart"/>
      <w:r w:rsidR="00256616" w:rsidRPr="00256616">
        <w:rPr>
          <w:rFonts w:cs="Times New Roman"/>
          <w:szCs w:val="26"/>
        </w:rPr>
        <w:t>quả</w:t>
      </w:r>
      <w:proofErr w:type="spellEnd"/>
      <w:r w:rsidR="00256616" w:rsidRPr="00256616">
        <w:rPr>
          <w:rFonts w:cs="Times New Roman"/>
          <w:szCs w:val="26"/>
        </w:rPr>
        <w:t xml:space="preserve"> </w:t>
      </w:r>
      <w:proofErr w:type="spellStart"/>
      <w:r w:rsidR="00256616" w:rsidRPr="00256616">
        <w:rPr>
          <w:rFonts w:cs="Times New Roman"/>
          <w:szCs w:val="26"/>
        </w:rPr>
        <w:t>mô</w:t>
      </w:r>
      <w:proofErr w:type="spellEnd"/>
      <w:r w:rsidR="00256616" w:rsidRPr="00256616">
        <w:rPr>
          <w:rFonts w:cs="Times New Roman"/>
          <w:szCs w:val="26"/>
        </w:rPr>
        <w:t xml:space="preserve"> </w:t>
      </w:r>
      <w:proofErr w:type="spellStart"/>
      <w:r w:rsidR="00256616" w:rsidRPr="00256616">
        <w:rPr>
          <w:rFonts w:cs="Times New Roman"/>
          <w:szCs w:val="26"/>
        </w:rPr>
        <w:t>hình</w:t>
      </w:r>
      <w:proofErr w:type="spellEnd"/>
      <w:r w:rsidR="00E64A47">
        <w:rPr>
          <w:rFonts w:cs="Times New Roman"/>
          <w:szCs w:val="26"/>
          <w:lang w:val="vi-VN"/>
        </w:rPr>
        <w:t>.</w:t>
      </w:r>
      <w:r w:rsidR="00256616">
        <w:rPr>
          <w:rFonts w:cs="Times New Roman"/>
          <w:szCs w:val="26"/>
          <w:lang w:val="vi-VN"/>
        </w:rPr>
        <w:t xml:space="preserve"> </w:t>
      </w:r>
    </w:p>
    <w:p w14:paraId="6EAD5E6A" w14:textId="79972813" w:rsidR="005130D2" w:rsidRPr="005130D2" w:rsidRDefault="005130D2" w:rsidP="00E27975">
      <w:pPr>
        <w:pStyle w:val="ListParagraph"/>
        <w:numPr>
          <w:ilvl w:val="0"/>
          <w:numId w:val="78"/>
        </w:numPr>
        <w:spacing w:line="360" w:lineRule="auto"/>
        <w:jc w:val="both"/>
        <w:rPr>
          <w:rFonts w:cs="Times New Roman"/>
          <w:b/>
          <w:bCs/>
          <w:szCs w:val="26"/>
          <w:lang w:val="vi-VN"/>
        </w:rPr>
      </w:pPr>
      <w:r w:rsidRPr="005130D2">
        <w:rPr>
          <w:rFonts w:cs="Times New Roman"/>
          <w:b/>
          <w:bCs/>
          <w:szCs w:val="26"/>
          <w:lang w:val="vi-VN"/>
        </w:rPr>
        <w:t xml:space="preserve">Hoạt động: </w:t>
      </w:r>
    </w:p>
    <w:p w14:paraId="5DEE7E43" w14:textId="77777777" w:rsidR="005130D2" w:rsidRPr="005130D2" w:rsidRDefault="005130D2" w:rsidP="00E27975">
      <w:pPr>
        <w:pStyle w:val="ListParagraph"/>
        <w:numPr>
          <w:ilvl w:val="0"/>
          <w:numId w:val="77"/>
        </w:numPr>
        <w:spacing w:line="360" w:lineRule="auto"/>
        <w:jc w:val="both"/>
        <w:rPr>
          <w:rFonts w:cs="Times New Roman"/>
          <w:szCs w:val="26"/>
          <w:lang w:val="vi-VN"/>
        </w:rPr>
      </w:pPr>
      <w:r w:rsidRPr="005130D2">
        <w:rPr>
          <w:rFonts w:cs="Times New Roman"/>
          <w:szCs w:val="26"/>
          <w:lang w:val="vi-VN"/>
        </w:rPr>
        <w:t>Trực quan hóa các kết quả dự đoán, chẳng hạn như độ chính xác của mô hình, phân phối của các lớp dự đoán, hoặc độ quan trọng của các đặc trưng trong mô hình.</w:t>
      </w:r>
    </w:p>
    <w:p w14:paraId="2F6C77BE" w14:textId="216EBB7D" w:rsidR="002E06DE" w:rsidRPr="002E06DE" w:rsidRDefault="005130D2" w:rsidP="00E27975">
      <w:pPr>
        <w:pStyle w:val="ListParagraph"/>
        <w:numPr>
          <w:ilvl w:val="0"/>
          <w:numId w:val="77"/>
        </w:numPr>
        <w:spacing w:line="360" w:lineRule="auto"/>
        <w:jc w:val="both"/>
        <w:rPr>
          <w:rFonts w:cs="Times New Roman"/>
          <w:szCs w:val="26"/>
          <w:lang w:val="vi-VN"/>
        </w:rPr>
      </w:pPr>
      <w:r w:rsidRPr="005130D2">
        <w:rPr>
          <w:rFonts w:cs="Times New Roman"/>
          <w:szCs w:val="26"/>
          <w:lang w:val="vi-VN"/>
        </w:rPr>
        <w:t>Có thể sử dụng biểu đồ phân loại (</w:t>
      </w:r>
      <w:proofErr w:type="spellStart"/>
      <w:r w:rsidRPr="005130D2">
        <w:rPr>
          <w:rFonts w:cs="Times New Roman"/>
          <w:szCs w:val="26"/>
          <w:lang w:val="vi-VN"/>
        </w:rPr>
        <w:t>confusion</w:t>
      </w:r>
      <w:proofErr w:type="spellEnd"/>
      <w:r w:rsidRPr="005130D2">
        <w:rPr>
          <w:rFonts w:cs="Times New Roman"/>
          <w:szCs w:val="26"/>
          <w:lang w:val="vi-VN"/>
        </w:rPr>
        <w:t xml:space="preserve"> </w:t>
      </w:r>
      <w:proofErr w:type="spellStart"/>
      <w:r w:rsidRPr="005130D2">
        <w:rPr>
          <w:rFonts w:cs="Times New Roman"/>
          <w:szCs w:val="26"/>
          <w:lang w:val="vi-VN"/>
        </w:rPr>
        <w:t>matrix</w:t>
      </w:r>
      <w:proofErr w:type="spellEnd"/>
      <w:r w:rsidRPr="005130D2">
        <w:rPr>
          <w:rFonts w:cs="Times New Roman"/>
          <w:szCs w:val="26"/>
          <w:lang w:val="vi-VN"/>
        </w:rPr>
        <w:t>), đồ thị ROC/AUC, hoặc biểu đồ tròn để thể hiện kết quả của mô hình.</w:t>
      </w:r>
    </w:p>
    <w:p w14:paraId="7FCB1845" w14:textId="1C4B472B" w:rsidR="006B11BF" w:rsidRPr="00E0611E" w:rsidRDefault="005130D2" w:rsidP="007940AB">
      <w:pPr>
        <w:jc w:val="both"/>
        <w:rPr>
          <w:b/>
          <w:lang w:val="vi-VN"/>
        </w:rPr>
      </w:pPr>
      <w:r w:rsidRPr="00E0611E">
        <w:rPr>
          <w:b/>
          <w:bCs/>
          <w:lang w:val="vi-VN"/>
        </w:rPr>
        <w:t xml:space="preserve">Bước 10 : </w:t>
      </w:r>
      <w:r w:rsidR="00E0611E" w:rsidRPr="00E0611E">
        <w:rPr>
          <w:b/>
          <w:bCs/>
          <w:lang w:val="vi-VN"/>
        </w:rPr>
        <w:t xml:space="preserve">Điều chỉnh và tối ưu mô hình : </w:t>
      </w:r>
    </w:p>
    <w:p w14:paraId="102A912A" w14:textId="29AFF433" w:rsidR="00E0611E" w:rsidRPr="00E0611E" w:rsidRDefault="00E0611E" w:rsidP="00E27975">
      <w:pPr>
        <w:pStyle w:val="ListParagraph"/>
        <w:numPr>
          <w:ilvl w:val="0"/>
          <w:numId w:val="79"/>
        </w:numPr>
        <w:spacing w:line="360" w:lineRule="auto"/>
        <w:jc w:val="both"/>
        <w:rPr>
          <w:b/>
          <w:bCs/>
          <w:lang w:val="vi-VN"/>
        </w:rPr>
      </w:pPr>
      <w:r w:rsidRPr="00E0611E">
        <w:rPr>
          <w:b/>
          <w:bCs/>
          <w:lang w:val="vi-VN"/>
        </w:rPr>
        <w:t xml:space="preserve">Mục tiêu : </w:t>
      </w:r>
      <w:r w:rsidR="001273DB" w:rsidRPr="001273DB">
        <w:rPr>
          <w:lang w:val="vi-VN"/>
        </w:rPr>
        <w:t xml:space="preserve">Cải thiện mô </w:t>
      </w:r>
      <w:r w:rsidR="001273DB">
        <w:rPr>
          <w:lang w:val="vi-VN"/>
        </w:rPr>
        <w:t xml:space="preserve">hình, </w:t>
      </w:r>
      <w:proofErr w:type="spellStart"/>
      <w:r w:rsidR="00B77AAE" w:rsidRPr="00B77AAE">
        <w:t>Giảm</w:t>
      </w:r>
      <w:proofErr w:type="spellEnd"/>
      <w:r w:rsidR="00B77AAE" w:rsidRPr="00B77AAE">
        <w:t xml:space="preserve"> overfitting </w:t>
      </w:r>
      <w:proofErr w:type="spellStart"/>
      <w:r w:rsidR="00B77AAE" w:rsidRPr="00B77AAE">
        <w:t>và</w:t>
      </w:r>
      <w:proofErr w:type="spellEnd"/>
      <w:r w:rsidR="00B77AAE" w:rsidRPr="00B77AAE">
        <w:t xml:space="preserve"> un</w:t>
      </w:r>
      <w:r w:rsidR="00B77AAE">
        <w:t>derfitting</w:t>
      </w:r>
      <w:r w:rsidR="00B77AAE">
        <w:rPr>
          <w:lang w:val="vi-VN"/>
        </w:rPr>
        <w:t xml:space="preserve">. </w:t>
      </w:r>
    </w:p>
    <w:p w14:paraId="11BC8167" w14:textId="70EDB533" w:rsidR="00E0611E" w:rsidRPr="00E0611E" w:rsidRDefault="00E0611E" w:rsidP="00E27975">
      <w:pPr>
        <w:pStyle w:val="ListParagraph"/>
        <w:numPr>
          <w:ilvl w:val="0"/>
          <w:numId w:val="79"/>
        </w:numPr>
        <w:spacing w:line="360" w:lineRule="auto"/>
        <w:jc w:val="both"/>
        <w:rPr>
          <w:b/>
          <w:bCs/>
          <w:lang w:val="vi-VN"/>
        </w:rPr>
      </w:pPr>
      <w:r w:rsidRPr="00E0611E">
        <w:rPr>
          <w:b/>
          <w:bCs/>
          <w:lang w:val="vi-VN"/>
        </w:rPr>
        <w:t xml:space="preserve">Hoạt Động : </w:t>
      </w:r>
    </w:p>
    <w:p w14:paraId="7434FF22" w14:textId="77777777" w:rsidR="00F94941" w:rsidRPr="00F94941" w:rsidRDefault="00F94941" w:rsidP="00E27975">
      <w:pPr>
        <w:pStyle w:val="ListParagraph"/>
        <w:numPr>
          <w:ilvl w:val="0"/>
          <w:numId w:val="80"/>
        </w:numPr>
        <w:spacing w:line="360" w:lineRule="auto"/>
        <w:ind w:left="1800"/>
        <w:jc w:val="both"/>
        <w:rPr>
          <w:lang w:val="vi-VN"/>
        </w:rPr>
      </w:pPr>
      <w:r w:rsidRPr="00F94941">
        <w:rPr>
          <w:b/>
          <w:bCs/>
          <w:lang w:val="vi-VN"/>
        </w:rPr>
        <w:t>Tối ưu mô hình</w:t>
      </w:r>
      <w:r w:rsidRPr="00F94941">
        <w:rPr>
          <w:lang w:val="vi-VN"/>
        </w:rPr>
        <w:t>: Dựa trên kết quả đánh giá, điều chỉnh các tham số của mô hình (</w:t>
      </w:r>
      <w:proofErr w:type="spellStart"/>
      <w:r w:rsidRPr="00F94941">
        <w:rPr>
          <w:lang w:val="vi-VN"/>
        </w:rPr>
        <w:t>hyperparameters</w:t>
      </w:r>
      <w:proofErr w:type="spellEnd"/>
      <w:r w:rsidRPr="00F94941">
        <w:rPr>
          <w:lang w:val="vi-VN"/>
        </w:rPr>
        <w:t>) hoặc thử các mô hình khác nhau để cải thiện kết quả.</w:t>
      </w:r>
    </w:p>
    <w:p w14:paraId="0264093E" w14:textId="302C9F88" w:rsidR="00594512" w:rsidRPr="00F94941" w:rsidRDefault="00F94941" w:rsidP="00E27975">
      <w:pPr>
        <w:pStyle w:val="ListParagraph"/>
        <w:numPr>
          <w:ilvl w:val="0"/>
          <w:numId w:val="80"/>
        </w:numPr>
        <w:spacing w:line="360" w:lineRule="auto"/>
        <w:ind w:left="1800"/>
        <w:jc w:val="both"/>
        <w:rPr>
          <w:lang w:val="vi-VN"/>
        </w:rPr>
      </w:pPr>
      <w:proofErr w:type="spellStart"/>
      <w:r w:rsidRPr="00F94941">
        <w:rPr>
          <w:b/>
          <w:bCs/>
          <w:lang w:val="vi-VN"/>
        </w:rPr>
        <w:t>Cross-validation</w:t>
      </w:r>
      <w:proofErr w:type="spellEnd"/>
      <w:r w:rsidRPr="00F94941">
        <w:rPr>
          <w:lang w:val="vi-VN"/>
        </w:rPr>
        <w:t xml:space="preserve">: Có thể sử dụng </w:t>
      </w:r>
      <w:proofErr w:type="spellStart"/>
      <w:r w:rsidRPr="00F94941">
        <w:rPr>
          <w:lang w:val="vi-VN"/>
        </w:rPr>
        <w:t>cross-validation</w:t>
      </w:r>
      <w:proofErr w:type="spellEnd"/>
      <w:r w:rsidRPr="00F94941">
        <w:rPr>
          <w:lang w:val="vi-VN"/>
        </w:rPr>
        <w:t xml:space="preserve"> để đảm bảo mô hình không bị </w:t>
      </w:r>
      <w:proofErr w:type="spellStart"/>
      <w:r w:rsidRPr="00F94941">
        <w:rPr>
          <w:lang w:val="vi-VN"/>
        </w:rPr>
        <w:t>overfitting</w:t>
      </w:r>
      <w:proofErr w:type="spellEnd"/>
      <w:r w:rsidRPr="00F94941">
        <w:rPr>
          <w:lang w:val="vi-VN"/>
        </w:rPr>
        <w:t xml:space="preserve"> và có hiệu quả tốt trên dữ liệu chưa thấy</w:t>
      </w:r>
    </w:p>
    <w:p w14:paraId="5B8026B9" w14:textId="426C1347" w:rsidR="0094086F" w:rsidRDefault="006B2099" w:rsidP="007940AB">
      <w:pPr>
        <w:pStyle w:val="Heading2"/>
        <w:numPr>
          <w:ilvl w:val="1"/>
          <w:numId w:val="3"/>
        </w:numPr>
        <w:jc w:val="both"/>
      </w:pPr>
      <w:bookmarkStart w:id="23" w:name="_Toc184761363"/>
      <w:r>
        <w:lastRenderedPageBreak/>
        <w:t>Ý tưởng</w:t>
      </w:r>
      <w:r w:rsidR="00F17E07" w:rsidRPr="00E02249">
        <w:t xml:space="preserve"> xây dựng</w:t>
      </w:r>
      <w:r>
        <w:t xml:space="preserve"> đồ thị mạng:</w:t>
      </w:r>
      <w:bookmarkEnd w:id="23"/>
      <w:r>
        <w:t xml:space="preserve"> </w:t>
      </w:r>
    </w:p>
    <w:p w14:paraId="53831153" w14:textId="357B2ACF" w:rsidR="00141820" w:rsidRDefault="00E75BB2" w:rsidP="007940AB">
      <w:pPr>
        <w:tabs>
          <w:tab w:val="left" w:pos="720"/>
        </w:tabs>
        <w:spacing w:line="360" w:lineRule="auto"/>
        <w:jc w:val="both"/>
      </w:pPr>
      <w:r w:rsidRPr="00E75BB2">
        <w:rPr>
          <w:noProof/>
        </w:rPr>
        <w:drawing>
          <wp:inline distT="0" distB="0" distL="0" distR="0" wp14:anchorId="512611D4" wp14:editId="5FD4D9D6">
            <wp:extent cx="6229350" cy="2987040"/>
            <wp:effectExtent l="0" t="0" r="0" b="3810"/>
            <wp:docPr id="1974920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20580" name="Picture 1" descr="A diagram of a computer&#10;&#10;Description automatically generated"/>
                    <pic:cNvPicPr/>
                  </pic:nvPicPr>
                  <pic:blipFill>
                    <a:blip r:embed="rId19"/>
                    <a:stretch>
                      <a:fillRect/>
                    </a:stretch>
                  </pic:blipFill>
                  <pic:spPr>
                    <a:xfrm>
                      <a:off x="0" y="0"/>
                      <a:ext cx="6229350" cy="2987040"/>
                    </a:xfrm>
                    <a:prstGeom prst="rect">
                      <a:avLst/>
                    </a:prstGeom>
                  </pic:spPr>
                </pic:pic>
              </a:graphicData>
            </a:graphic>
          </wp:inline>
        </w:drawing>
      </w:r>
    </w:p>
    <w:p w14:paraId="70B2129D" w14:textId="3C5734C0" w:rsidR="00D126BF" w:rsidRPr="00D126BF" w:rsidRDefault="00D126BF" w:rsidP="00EC350F">
      <w:pPr>
        <w:tabs>
          <w:tab w:val="left" w:pos="720"/>
        </w:tabs>
        <w:spacing w:line="360" w:lineRule="auto"/>
        <w:jc w:val="both"/>
        <w:rPr>
          <w:b/>
          <w:bCs/>
          <w:u w:val="single"/>
        </w:rPr>
      </w:pPr>
      <w:proofErr w:type="spellStart"/>
      <w:r w:rsidRPr="00D126BF">
        <w:rPr>
          <w:b/>
          <w:bCs/>
          <w:u w:val="single"/>
        </w:rPr>
        <w:t>Mô</w:t>
      </w:r>
      <w:proofErr w:type="spellEnd"/>
      <w:r w:rsidRPr="00D126BF">
        <w:rPr>
          <w:b/>
          <w:bCs/>
          <w:u w:val="single"/>
        </w:rPr>
        <w:t xml:space="preserve"> </w:t>
      </w:r>
      <w:proofErr w:type="spellStart"/>
      <w:r w:rsidRPr="00D126BF">
        <w:rPr>
          <w:b/>
          <w:bCs/>
          <w:u w:val="single"/>
        </w:rPr>
        <w:t>tả</w:t>
      </w:r>
      <w:proofErr w:type="spellEnd"/>
      <w:r w:rsidRPr="00D126BF">
        <w:rPr>
          <w:b/>
          <w:bCs/>
          <w:u w:val="single"/>
        </w:rPr>
        <w:t>:</w:t>
      </w:r>
    </w:p>
    <w:p w14:paraId="420B692D" w14:textId="5FA639F8" w:rsidR="008E6A84" w:rsidRPr="008E6A84" w:rsidRDefault="008E6A84" w:rsidP="00EC350F">
      <w:pPr>
        <w:tabs>
          <w:tab w:val="left" w:pos="720"/>
        </w:tabs>
        <w:spacing w:line="360" w:lineRule="auto"/>
        <w:jc w:val="both"/>
      </w:pPr>
      <w:proofErr w:type="spellStart"/>
      <w:r w:rsidRPr="008E6A84">
        <w:t>Mô</w:t>
      </w:r>
      <w:proofErr w:type="spellEnd"/>
      <w:r w:rsidRPr="008E6A84">
        <w:t xml:space="preserve"> </w:t>
      </w:r>
      <w:proofErr w:type="spellStart"/>
      <w:r w:rsidRPr="008E6A84">
        <w:t>hình</w:t>
      </w:r>
      <w:proofErr w:type="spellEnd"/>
      <w:r w:rsidRPr="008E6A84">
        <w:t xml:space="preserve"> </w:t>
      </w:r>
      <w:proofErr w:type="spellStart"/>
      <w:r w:rsidRPr="008E6A84">
        <w:t>đồ</w:t>
      </w:r>
      <w:proofErr w:type="spellEnd"/>
      <w:r w:rsidRPr="008E6A84">
        <w:t xml:space="preserve"> </w:t>
      </w:r>
      <w:proofErr w:type="spellStart"/>
      <w:r w:rsidRPr="008E6A84">
        <w:t>thị</w:t>
      </w:r>
      <w:proofErr w:type="spellEnd"/>
      <w:r w:rsidRPr="008E6A84">
        <w:t xml:space="preserve"> </w:t>
      </w:r>
      <w:proofErr w:type="spellStart"/>
      <w:r w:rsidRPr="008E6A84">
        <w:t>này</w:t>
      </w:r>
      <w:proofErr w:type="spellEnd"/>
      <w:r w:rsidRPr="008E6A84">
        <w:t xml:space="preserve"> </w:t>
      </w:r>
      <w:proofErr w:type="spellStart"/>
      <w:r w:rsidRPr="008E6A84">
        <w:t>sẽ</w:t>
      </w:r>
      <w:proofErr w:type="spellEnd"/>
      <w:r w:rsidRPr="008E6A84">
        <w:t xml:space="preserve"> bao </w:t>
      </w:r>
      <w:proofErr w:type="spellStart"/>
      <w:r w:rsidRPr="008E6A84">
        <w:t>gồm</w:t>
      </w:r>
      <w:proofErr w:type="spellEnd"/>
      <w:r w:rsidRPr="008E6A84">
        <w:t xml:space="preserve"> </w:t>
      </w:r>
      <w:proofErr w:type="spellStart"/>
      <w:r w:rsidRPr="008E6A84">
        <w:t>các</w:t>
      </w:r>
      <w:proofErr w:type="spellEnd"/>
      <w:r w:rsidRPr="008E6A84">
        <w:t xml:space="preserve"> </w:t>
      </w:r>
      <w:proofErr w:type="spellStart"/>
      <w:r w:rsidRPr="008E6A84">
        <w:rPr>
          <w:b/>
          <w:bCs/>
        </w:rPr>
        <w:t>nút</w:t>
      </w:r>
      <w:proofErr w:type="spellEnd"/>
      <w:r w:rsidRPr="008E6A84">
        <w:t xml:space="preserve"> (nodes) </w:t>
      </w:r>
      <w:proofErr w:type="spellStart"/>
      <w:r w:rsidRPr="008E6A84">
        <w:t>đại</w:t>
      </w:r>
      <w:proofErr w:type="spellEnd"/>
      <w:r w:rsidRPr="008E6A84">
        <w:t xml:space="preserve"> </w:t>
      </w:r>
      <w:proofErr w:type="spellStart"/>
      <w:r w:rsidRPr="008E6A84">
        <w:t>diện</w:t>
      </w:r>
      <w:proofErr w:type="spellEnd"/>
      <w:r w:rsidRPr="008E6A84">
        <w:t xml:space="preserve"> </w:t>
      </w:r>
      <w:proofErr w:type="spellStart"/>
      <w:r w:rsidRPr="008E6A84">
        <w:t>cho</w:t>
      </w:r>
      <w:proofErr w:type="spellEnd"/>
      <w:r w:rsidRPr="008E6A84">
        <w:t xml:space="preserve"> </w:t>
      </w:r>
      <w:proofErr w:type="spellStart"/>
      <w:r w:rsidRPr="008E6A84">
        <w:t>các</w:t>
      </w:r>
      <w:proofErr w:type="spellEnd"/>
      <w:r w:rsidRPr="008E6A84">
        <w:t xml:space="preserve"> </w:t>
      </w:r>
      <w:proofErr w:type="spellStart"/>
      <w:r w:rsidRPr="008E6A84">
        <w:t>thực</w:t>
      </w:r>
      <w:proofErr w:type="spellEnd"/>
      <w:r w:rsidRPr="008E6A84">
        <w:t xml:space="preserve"> </w:t>
      </w:r>
      <w:proofErr w:type="spellStart"/>
      <w:r w:rsidRPr="008E6A84">
        <w:t>thể</w:t>
      </w:r>
      <w:proofErr w:type="spellEnd"/>
      <w:r w:rsidRPr="008E6A84">
        <w:t xml:space="preserve"> </w:t>
      </w:r>
      <w:proofErr w:type="spellStart"/>
      <w:r w:rsidRPr="008E6A84">
        <w:t>như</w:t>
      </w:r>
      <w:proofErr w:type="spellEnd"/>
      <w:r w:rsidRPr="008E6A84">
        <w:t xml:space="preserve"> </w:t>
      </w:r>
      <w:proofErr w:type="spellStart"/>
      <w:r w:rsidRPr="008E6A84">
        <w:t>người</w:t>
      </w:r>
      <w:proofErr w:type="spellEnd"/>
      <w:r w:rsidRPr="008E6A84">
        <w:t xml:space="preserve"> </w:t>
      </w:r>
      <w:proofErr w:type="spellStart"/>
      <w:r w:rsidRPr="008E6A84">
        <w:t>dùng</w:t>
      </w:r>
      <w:proofErr w:type="spellEnd"/>
      <w:r w:rsidRPr="008E6A84">
        <w:t xml:space="preserve">, </w:t>
      </w:r>
      <w:proofErr w:type="spellStart"/>
      <w:r w:rsidRPr="008E6A84">
        <w:t>bài</w:t>
      </w:r>
      <w:proofErr w:type="spellEnd"/>
      <w:r w:rsidRPr="008E6A84">
        <w:t xml:space="preserve"> </w:t>
      </w:r>
      <w:proofErr w:type="spellStart"/>
      <w:r w:rsidRPr="008E6A84">
        <w:t>tập</w:t>
      </w:r>
      <w:proofErr w:type="spellEnd"/>
      <w:r w:rsidRPr="008E6A84">
        <w:t xml:space="preserve">, video, </w:t>
      </w:r>
      <w:proofErr w:type="spellStart"/>
      <w:r w:rsidRPr="008E6A84">
        <w:t>khóa</w:t>
      </w:r>
      <w:proofErr w:type="spellEnd"/>
      <w:r w:rsidRPr="008E6A84">
        <w:t xml:space="preserve"> </w:t>
      </w:r>
      <w:proofErr w:type="spellStart"/>
      <w:r w:rsidRPr="008E6A84">
        <w:t>học</w:t>
      </w:r>
      <w:proofErr w:type="spellEnd"/>
      <w:r w:rsidRPr="008E6A84">
        <w:t xml:space="preserve"> </w:t>
      </w:r>
      <w:proofErr w:type="spellStart"/>
      <w:r w:rsidRPr="008E6A84">
        <w:t>và</w:t>
      </w:r>
      <w:proofErr w:type="spellEnd"/>
      <w:r w:rsidRPr="008E6A84">
        <w:t xml:space="preserve"> </w:t>
      </w:r>
      <w:proofErr w:type="spellStart"/>
      <w:r w:rsidRPr="008E6A84">
        <w:t>các</w:t>
      </w:r>
      <w:proofErr w:type="spellEnd"/>
      <w:r w:rsidRPr="008E6A84">
        <w:t xml:space="preserve"> </w:t>
      </w:r>
      <w:proofErr w:type="spellStart"/>
      <w:r w:rsidRPr="008E6A84">
        <w:rPr>
          <w:b/>
          <w:bCs/>
        </w:rPr>
        <w:t>cạnh</w:t>
      </w:r>
      <w:proofErr w:type="spellEnd"/>
      <w:r w:rsidRPr="008E6A84">
        <w:t xml:space="preserve"> (edges) </w:t>
      </w:r>
      <w:proofErr w:type="spellStart"/>
      <w:r w:rsidRPr="008E6A84">
        <w:t>đại</w:t>
      </w:r>
      <w:proofErr w:type="spellEnd"/>
      <w:r w:rsidRPr="008E6A84">
        <w:t xml:space="preserve"> </w:t>
      </w:r>
      <w:proofErr w:type="spellStart"/>
      <w:r w:rsidRPr="008E6A84">
        <w:t>diện</w:t>
      </w:r>
      <w:proofErr w:type="spellEnd"/>
      <w:r w:rsidRPr="008E6A84">
        <w:t xml:space="preserve"> </w:t>
      </w:r>
      <w:proofErr w:type="spellStart"/>
      <w:r w:rsidRPr="008E6A84">
        <w:t>cho</w:t>
      </w:r>
      <w:proofErr w:type="spellEnd"/>
      <w:r w:rsidRPr="008E6A84">
        <w:t xml:space="preserve"> </w:t>
      </w:r>
      <w:proofErr w:type="spellStart"/>
      <w:r w:rsidRPr="008E6A84">
        <w:t>các</w:t>
      </w:r>
      <w:proofErr w:type="spellEnd"/>
      <w:r w:rsidRPr="008E6A84">
        <w:t xml:space="preserve"> </w:t>
      </w:r>
      <w:proofErr w:type="spellStart"/>
      <w:r w:rsidRPr="008E6A84">
        <w:t>mối</w:t>
      </w:r>
      <w:proofErr w:type="spellEnd"/>
      <w:r w:rsidRPr="008E6A84">
        <w:t xml:space="preserve"> </w:t>
      </w:r>
      <w:proofErr w:type="spellStart"/>
      <w:r w:rsidRPr="008E6A84">
        <w:t>quan</w:t>
      </w:r>
      <w:proofErr w:type="spellEnd"/>
      <w:r w:rsidRPr="008E6A84">
        <w:t xml:space="preserve"> </w:t>
      </w:r>
      <w:proofErr w:type="spellStart"/>
      <w:r w:rsidRPr="008E6A84">
        <w:t>hệ</w:t>
      </w:r>
      <w:proofErr w:type="spellEnd"/>
      <w:r w:rsidRPr="008E6A84">
        <w:t xml:space="preserve"> </w:t>
      </w:r>
      <w:proofErr w:type="spellStart"/>
      <w:r w:rsidRPr="008E6A84">
        <w:t>giữa</w:t>
      </w:r>
      <w:proofErr w:type="spellEnd"/>
      <w:r w:rsidRPr="008E6A84">
        <w:t xml:space="preserve"> </w:t>
      </w:r>
      <w:proofErr w:type="spellStart"/>
      <w:r w:rsidRPr="008E6A84">
        <w:t>chúng</w:t>
      </w:r>
      <w:proofErr w:type="spellEnd"/>
      <w:r w:rsidRPr="008E6A84">
        <w:t>.</w:t>
      </w:r>
    </w:p>
    <w:p w14:paraId="35295BF1" w14:textId="11A35F2B" w:rsidR="008E6A84" w:rsidRDefault="008E6A84" w:rsidP="00C872F8">
      <w:pPr>
        <w:pStyle w:val="ListParagraph"/>
        <w:numPr>
          <w:ilvl w:val="0"/>
          <w:numId w:val="4"/>
        </w:numPr>
        <w:tabs>
          <w:tab w:val="left" w:pos="720"/>
        </w:tabs>
        <w:spacing w:line="360" w:lineRule="auto"/>
        <w:jc w:val="both"/>
        <w:rPr>
          <w:b/>
          <w:bCs/>
        </w:rPr>
      </w:pPr>
      <w:proofErr w:type="spellStart"/>
      <w:r w:rsidRPr="008E6A84">
        <w:rPr>
          <w:b/>
          <w:bCs/>
        </w:rPr>
        <w:t>Nút</w:t>
      </w:r>
      <w:proofErr w:type="spellEnd"/>
      <w:r w:rsidRPr="008E6A84">
        <w:rPr>
          <w:b/>
          <w:bCs/>
        </w:rPr>
        <w:t xml:space="preserve"> (Nodes):</w:t>
      </w:r>
    </w:p>
    <w:p w14:paraId="068A9C1E" w14:textId="7F724B89" w:rsidR="008E6A84" w:rsidRPr="003070AE" w:rsidRDefault="00A76AB5" w:rsidP="00C872F8">
      <w:pPr>
        <w:pStyle w:val="ListParagraph"/>
        <w:numPr>
          <w:ilvl w:val="0"/>
          <w:numId w:val="33"/>
        </w:numPr>
        <w:tabs>
          <w:tab w:val="left" w:pos="720"/>
        </w:tabs>
        <w:spacing w:line="360" w:lineRule="auto"/>
        <w:jc w:val="both"/>
        <w:rPr>
          <w:szCs w:val="26"/>
        </w:rPr>
      </w:pPr>
      <w:r w:rsidRPr="003070AE">
        <w:rPr>
          <w:b/>
          <w:bCs/>
          <w:szCs w:val="26"/>
        </w:rPr>
        <w:t>User</w:t>
      </w:r>
      <w:r w:rsidRPr="003070AE">
        <w:rPr>
          <w:szCs w:val="26"/>
        </w:rPr>
        <w:t xml:space="preserve">: </w:t>
      </w:r>
      <w:proofErr w:type="spellStart"/>
      <w:r w:rsidRPr="003070AE">
        <w:rPr>
          <w:szCs w:val="26"/>
        </w:rPr>
        <w:t>Đại</w:t>
      </w:r>
      <w:proofErr w:type="spellEnd"/>
      <w:r w:rsidRPr="003070AE">
        <w:rPr>
          <w:szCs w:val="26"/>
        </w:rPr>
        <w:t xml:space="preserve"> </w:t>
      </w:r>
      <w:proofErr w:type="spellStart"/>
      <w:r w:rsidRPr="003070AE">
        <w:rPr>
          <w:szCs w:val="26"/>
        </w:rPr>
        <w:t>diện</w:t>
      </w:r>
      <w:proofErr w:type="spellEnd"/>
      <w:r w:rsidRPr="003070AE">
        <w:rPr>
          <w:szCs w:val="26"/>
        </w:rPr>
        <w:t xml:space="preserve"> </w:t>
      </w:r>
      <w:proofErr w:type="spellStart"/>
      <w:r w:rsidRPr="003070AE">
        <w:rPr>
          <w:szCs w:val="26"/>
        </w:rPr>
        <w:t>cho</w:t>
      </w:r>
      <w:proofErr w:type="spellEnd"/>
      <w:r w:rsidRPr="003070AE">
        <w:rPr>
          <w:szCs w:val="26"/>
        </w:rPr>
        <w:t xml:space="preserve"> </w:t>
      </w:r>
      <w:proofErr w:type="spellStart"/>
      <w:r w:rsidRPr="003070AE">
        <w:rPr>
          <w:szCs w:val="26"/>
        </w:rPr>
        <w:t>người</w:t>
      </w:r>
      <w:proofErr w:type="spellEnd"/>
      <w:r w:rsidRPr="003070AE">
        <w:rPr>
          <w:szCs w:val="26"/>
        </w:rPr>
        <w:t xml:space="preserve"> </w:t>
      </w:r>
      <w:proofErr w:type="spellStart"/>
      <w:r w:rsidRPr="003070AE">
        <w:rPr>
          <w:szCs w:val="26"/>
        </w:rPr>
        <w:t>dùng</w:t>
      </w:r>
      <w:proofErr w:type="spellEnd"/>
      <w:r w:rsidRPr="003070AE">
        <w:rPr>
          <w:szCs w:val="26"/>
        </w:rPr>
        <w:t xml:space="preserve"> </w:t>
      </w:r>
      <w:proofErr w:type="spellStart"/>
      <w:r w:rsidRPr="003070AE">
        <w:rPr>
          <w:szCs w:val="26"/>
        </w:rPr>
        <w:t>trong</w:t>
      </w:r>
      <w:proofErr w:type="spellEnd"/>
      <w:r w:rsidRPr="003070AE">
        <w:rPr>
          <w:szCs w:val="26"/>
        </w:rPr>
        <w:t xml:space="preserve"> </w:t>
      </w:r>
      <w:proofErr w:type="spellStart"/>
      <w:r w:rsidRPr="003070AE">
        <w:rPr>
          <w:szCs w:val="26"/>
        </w:rPr>
        <w:t>hệ</w:t>
      </w:r>
      <w:proofErr w:type="spellEnd"/>
      <w:r w:rsidRPr="003070AE">
        <w:rPr>
          <w:szCs w:val="26"/>
        </w:rPr>
        <w:t xml:space="preserve"> </w:t>
      </w:r>
      <w:proofErr w:type="spellStart"/>
      <w:r w:rsidRPr="003070AE">
        <w:rPr>
          <w:szCs w:val="26"/>
        </w:rPr>
        <w:t>thống</w:t>
      </w:r>
      <w:proofErr w:type="spellEnd"/>
      <w:r w:rsidRPr="003070AE">
        <w:rPr>
          <w:szCs w:val="26"/>
        </w:rPr>
        <w:t>.</w:t>
      </w:r>
    </w:p>
    <w:p w14:paraId="0E93D264" w14:textId="064D04FB" w:rsidR="00A76AB5" w:rsidRPr="003070AE" w:rsidRDefault="003070AE" w:rsidP="00C872F8">
      <w:pPr>
        <w:pStyle w:val="ListParagraph"/>
        <w:numPr>
          <w:ilvl w:val="0"/>
          <w:numId w:val="33"/>
        </w:numPr>
        <w:tabs>
          <w:tab w:val="left" w:pos="720"/>
        </w:tabs>
        <w:spacing w:after="0" w:line="360" w:lineRule="auto"/>
        <w:jc w:val="both"/>
        <w:rPr>
          <w:szCs w:val="26"/>
        </w:rPr>
      </w:pPr>
      <w:r w:rsidRPr="003070AE">
        <w:rPr>
          <w:b/>
          <w:bCs/>
          <w:szCs w:val="26"/>
        </w:rPr>
        <w:t>Problem</w:t>
      </w:r>
      <w:r w:rsidRPr="003070AE">
        <w:rPr>
          <w:szCs w:val="26"/>
        </w:rPr>
        <w:t xml:space="preserve">: </w:t>
      </w:r>
      <w:r w:rsidR="001370E5">
        <w:rPr>
          <w:szCs w:val="26"/>
        </w:rPr>
        <w:t xml:space="preserve">Các </w:t>
      </w:r>
      <w:proofErr w:type="spellStart"/>
      <w:r w:rsidR="001370E5">
        <w:rPr>
          <w:szCs w:val="26"/>
        </w:rPr>
        <w:t>vấn</w:t>
      </w:r>
      <w:proofErr w:type="spellEnd"/>
      <w:r w:rsidR="001370E5">
        <w:rPr>
          <w:szCs w:val="26"/>
        </w:rPr>
        <w:t xml:space="preserve"> </w:t>
      </w:r>
      <w:proofErr w:type="spellStart"/>
      <w:r w:rsidR="001370E5">
        <w:rPr>
          <w:szCs w:val="26"/>
        </w:rPr>
        <w:t>đề</w:t>
      </w:r>
      <w:proofErr w:type="spellEnd"/>
      <w:r w:rsidR="001370E5">
        <w:rPr>
          <w:szCs w:val="26"/>
        </w:rPr>
        <w:t xml:space="preserve"> </w:t>
      </w:r>
      <w:proofErr w:type="spellStart"/>
      <w:r w:rsidR="001370E5">
        <w:rPr>
          <w:szCs w:val="26"/>
        </w:rPr>
        <w:t>liên</w:t>
      </w:r>
      <w:proofErr w:type="spellEnd"/>
      <w:r w:rsidR="001370E5">
        <w:rPr>
          <w:szCs w:val="26"/>
        </w:rPr>
        <w:t xml:space="preserve"> </w:t>
      </w:r>
      <w:proofErr w:type="spellStart"/>
      <w:r w:rsidR="001370E5">
        <w:rPr>
          <w:szCs w:val="26"/>
        </w:rPr>
        <w:t>quan</w:t>
      </w:r>
      <w:proofErr w:type="spellEnd"/>
      <w:r w:rsidR="001370E5">
        <w:rPr>
          <w:szCs w:val="26"/>
        </w:rPr>
        <w:t xml:space="preserve"> </w:t>
      </w:r>
      <w:proofErr w:type="spellStart"/>
      <w:r w:rsidR="001370E5">
        <w:rPr>
          <w:szCs w:val="26"/>
        </w:rPr>
        <w:t>giữa</w:t>
      </w:r>
      <w:proofErr w:type="spellEnd"/>
      <w:r w:rsidR="001370E5">
        <w:rPr>
          <w:szCs w:val="26"/>
        </w:rPr>
        <w:t xml:space="preserve"> </w:t>
      </w:r>
      <w:proofErr w:type="spellStart"/>
      <w:r w:rsidR="001370E5">
        <w:rPr>
          <w:szCs w:val="26"/>
        </w:rPr>
        <w:t>người</w:t>
      </w:r>
      <w:proofErr w:type="spellEnd"/>
      <w:r w:rsidR="001370E5">
        <w:rPr>
          <w:szCs w:val="26"/>
        </w:rPr>
        <w:t xml:space="preserve"> </w:t>
      </w:r>
      <w:proofErr w:type="spellStart"/>
      <w:r w:rsidR="001370E5">
        <w:rPr>
          <w:szCs w:val="26"/>
        </w:rPr>
        <w:t>dùng</w:t>
      </w:r>
      <w:proofErr w:type="spellEnd"/>
      <w:r w:rsidR="001370E5">
        <w:rPr>
          <w:szCs w:val="26"/>
        </w:rPr>
        <w:t xml:space="preserve"> </w:t>
      </w:r>
      <w:proofErr w:type="spellStart"/>
      <w:r w:rsidR="001370E5">
        <w:rPr>
          <w:szCs w:val="26"/>
        </w:rPr>
        <w:t>và</w:t>
      </w:r>
      <w:proofErr w:type="spellEnd"/>
      <w:r w:rsidR="001370E5">
        <w:rPr>
          <w:szCs w:val="26"/>
        </w:rPr>
        <w:t xml:space="preserve"> </w:t>
      </w:r>
      <w:proofErr w:type="spellStart"/>
      <w:r w:rsidR="001370E5">
        <w:rPr>
          <w:szCs w:val="26"/>
        </w:rPr>
        <w:t>khóa</w:t>
      </w:r>
      <w:proofErr w:type="spellEnd"/>
      <w:r w:rsidR="001370E5">
        <w:rPr>
          <w:szCs w:val="26"/>
        </w:rPr>
        <w:t xml:space="preserve"> </w:t>
      </w:r>
      <w:proofErr w:type="spellStart"/>
      <w:r w:rsidR="001370E5">
        <w:rPr>
          <w:szCs w:val="26"/>
        </w:rPr>
        <w:t>học</w:t>
      </w:r>
      <w:proofErr w:type="spellEnd"/>
      <w:r w:rsidR="001370E5">
        <w:rPr>
          <w:szCs w:val="26"/>
        </w:rPr>
        <w:t>.</w:t>
      </w:r>
    </w:p>
    <w:p w14:paraId="57FAEF3D" w14:textId="24D5182F" w:rsidR="003070AE" w:rsidRPr="003070AE" w:rsidRDefault="003070AE" w:rsidP="00C872F8">
      <w:pPr>
        <w:pStyle w:val="ListParagraph"/>
        <w:numPr>
          <w:ilvl w:val="0"/>
          <w:numId w:val="33"/>
        </w:numPr>
        <w:spacing w:after="0" w:line="360" w:lineRule="auto"/>
        <w:jc w:val="both"/>
        <w:textAlignment w:val="baseline"/>
        <w:rPr>
          <w:rFonts w:eastAsia="Times New Roman" w:cs="Times New Roman"/>
          <w:color w:val="000000"/>
          <w:kern w:val="0"/>
          <w:szCs w:val="26"/>
          <w14:ligatures w14:val="none"/>
        </w:rPr>
      </w:pPr>
      <w:r w:rsidRPr="003070AE">
        <w:rPr>
          <w:rFonts w:eastAsia="Times New Roman" w:cs="Times New Roman"/>
          <w:b/>
          <w:bCs/>
          <w:color w:val="000000"/>
          <w:kern w:val="0"/>
          <w:szCs w:val="26"/>
          <w14:ligatures w14:val="none"/>
        </w:rPr>
        <w:t>Exercise</w:t>
      </w:r>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Đại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diện</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cho</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bài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tập</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nhóm</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câu</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hỏi</w:t>
      </w:r>
      <w:proofErr w:type="spellEnd"/>
      <w:r w:rsidRPr="003070AE">
        <w:rPr>
          <w:rFonts w:eastAsia="Times New Roman" w:cs="Times New Roman"/>
          <w:color w:val="000000"/>
          <w:kern w:val="0"/>
          <w:szCs w:val="26"/>
          <w14:ligatures w14:val="none"/>
        </w:rPr>
        <w:t>).</w:t>
      </w:r>
    </w:p>
    <w:p w14:paraId="50B8D7BE" w14:textId="7A23D222" w:rsidR="003070AE" w:rsidRPr="003070AE" w:rsidRDefault="003070AE" w:rsidP="00C872F8">
      <w:pPr>
        <w:pStyle w:val="ListParagraph"/>
        <w:numPr>
          <w:ilvl w:val="0"/>
          <w:numId w:val="33"/>
        </w:numPr>
        <w:spacing w:after="0" w:line="360" w:lineRule="auto"/>
        <w:jc w:val="both"/>
        <w:textAlignment w:val="baseline"/>
        <w:rPr>
          <w:rFonts w:eastAsia="Times New Roman" w:cs="Times New Roman"/>
          <w:color w:val="000000"/>
          <w:kern w:val="0"/>
          <w:szCs w:val="26"/>
          <w14:ligatures w14:val="none"/>
        </w:rPr>
      </w:pPr>
      <w:r w:rsidRPr="003070AE">
        <w:rPr>
          <w:rFonts w:eastAsia="Times New Roman" w:cs="Times New Roman"/>
          <w:b/>
          <w:bCs/>
          <w:color w:val="000000"/>
          <w:kern w:val="0"/>
          <w:szCs w:val="26"/>
          <w14:ligatures w14:val="none"/>
        </w:rPr>
        <w:t>Course</w:t>
      </w:r>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Đại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diện</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cho</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khóa</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học</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nơi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các</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bài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tập</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và</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câu</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hỏi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được</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tổ</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chức</w:t>
      </w:r>
      <w:proofErr w:type="spellEnd"/>
      <w:r w:rsidRPr="003070AE">
        <w:rPr>
          <w:rFonts w:eastAsia="Times New Roman" w:cs="Times New Roman"/>
          <w:color w:val="000000"/>
          <w:kern w:val="0"/>
          <w:szCs w:val="26"/>
          <w14:ligatures w14:val="none"/>
        </w:rPr>
        <w:t>.</w:t>
      </w:r>
    </w:p>
    <w:p w14:paraId="603C5B62" w14:textId="279A852B" w:rsidR="003070AE" w:rsidRPr="003070AE" w:rsidRDefault="003070AE" w:rsidP="00C872F8">
      <w:pPr>
        <w:pStyle w:val="ListParagraph"/>
        <w:numPr>
          <w:ilvl w:val="0"/>
          <w:numId w:val="33"/>
        </w:numPr>
        <w:tabs>
          <w:tab w:val="left" w:pos="720"/>
        </w:tabs>
        <w:spacing w:line="360" w:lineRule="auto"/>
        <w:jc w:val="both"/>
        <w:rPr>
          <w:szCs w:val="26"/>
        </w:rPr>
      </w:pPr>
      <w:r w:rsidRPr="003070AE">
        <w:rPr>
          <w:rFonts w:eastAsia="Times New Roman" w:cs="Times New Roman"/>
          <w:b/>
          <w:bCs/>
          <w:color w:val="000000"/>
          <w:kern w:val="0"/>
          <w:szCs w:val="26"/>
          <w14:ligatures w14:val="none"/>
        </w:rPr>
        <w:t>Video</w:t>
      </w:r>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Đại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diện</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cho</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các</w:t>
      </w:r>
      <w:proofErr w:type="spellEnd"/>
      <w:r w:rsidRPr="003070AE">
        <w:rPr>
          <w:rFonts w:eastAsia="Times New Roman" w:cs="Times New Roman"/>
          <w:color w:val="000000"/>
          <w:kern w:val="0"/>
          <w:szCs w:val="26"/>
          <w14:ligatures w14:val="none"/>
        </w:rPr>
        <w:t xml:space="preserve"> video </w:t>
      </w:r>
      <w:proofErr w:type="spellStart"/>
      <w:r w:rsidRPr="003070AE">
        <w:rPr>
          <w:rFonts w:eastAsia="Times New Roman" w:cs="Times New Roman"/>
          <w:color w:val="000000"/>
          <w:kern w:val="0"/>
          <w:szCs w:val="26"/>
          <w14:ligatures w14:val="none"/>
        </w:rPr>
        <w:t>mà</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người</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dùng</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đã</w:t>
      </w:r>
      <w:proofErr w:type="spellEnd"/>
      <w:r w:rsidRPr="003070AE">
        <w:rPr>
          <w:rFonts w:eastAsia="Times New Roman" w:cs="Times New Roman"/>
          <w:color w:val="000000"/>
          <w:kern w:val="0"/>
          <w:szCs w:val="26"/>
          <w14:ligatures w14:val="none"/>
        </w:rPr>
        <w:t xml:space="preserve"> </w:t>
      </w:r>
      <w:proofErr w:type="spellStart"/>
      <w:r w:rsidRPr="003070AE">
        <w:rPr>
          <w:rFonts w:eastAsia="Times New Roman" w:cs="Times New Roman"/>
          <w:color w:val="000000"/>
          <w:kern w:val="0"/>
          <w:szCs w:val="26"/>
          <w14:ligatures w14:val="none"/>
        </w:rPr>
        <w:t>xem</w:t>
      </w:r>
      <w:proofErr w:type="spellEnd"/>
      <w:r w:rsidRPr="003070AE">
        <w:rPr>
          <w:rFonts w:eastAsia="Times New Roman" w:cs="Times New Roman"/>
          <w:color w:val="000000"/>
          <w:kern w:val="0"/>
          <w:szCs w:val="26"/>
          <w14:ligatures w14:val="none"/>
        </w:rPr>
        <w:t>.</w:t>
      </w:r>
    </w:p>
    <w:p w14:paraId="0C64D63A" w14:textId="26DF1D72" w:rsidR="003070AE" w:rsidRPr="00AE5E45" w:rsidRDefault="0013225F" w:rsidP="00C872F8">
      <w:pPr>
        <w:pStyle w:val="ListParagraph"/>
        <w:numPr>
          <w:ilvl w:val="0"/>
          <w:numId w:val="4"/>
        </w:numPr>
        <w:tabs>
          <w:tab w:val="left" w:pos="720"/>
        </w:tabs>
        <w:spacing w:line="360" w:lineRule="auto"/>
        <w:jc w:val="both"/>
        <w:rPr>
          <w:b/>
        </w:rPr>
      </w:pPr>
      <w:r>
        <w:rPr>
          <w:b/>
        </w:rPr>
        <w:t>Cạnh (Edges):</w:t>
      </w:r>
    </w:p>
    <w:p w14:paraId="417F5EEE" w14:textId="3A91BFC4" w:rsidR="0013225F" w:rsidRDefault="0013225F" w:rsidP="00C872F8">
      <w:pPr>
        <w:pStyle w:val="ListParagraph"/>
        <w:numPr>
          <w:ilvl w:val="0"/>
          <w:numId w:val="52"/>
        </w:numPr>
        <w:spacing w:line="360" w:lineRule="auto"/>
        <w:jc w:val="both"/>
        <w:rPr>
          <w:szCs w:val="26"/>
        </w:rPr>
      </w:pPr>
      <w:r w:rsidRPr="0013225F">
        <w:rPr>
          <w:b/>
          <w:bCs/>
          <w:szCs w:val="26"/>
        </w:rPr>
        <w:t>User → Problem</w:t>
      </w:r>
      <w:r w:rsidRPr="0013225F">
        <w:rPr>
          <w:szCs w:val="26"/>
        </w:rPr>
        <w:t xml:space="preserve">: </w:t>
      </w:r>
      <w:proofErr w:type="spellStart"/>
      <w:r w:rsidRPr="0013225F">
        <w:rPr>
          <w:szCs w:val="26"/>
        </w:rPr>
        <w:t>Mối</w:t>
      </w:r>
      <w:proofErr w:type="spellEnd"/>
      <w:r w:rsidRPr="0013225F">
        <w:rPr>
          <w:szCs w:val="26"/>
        </w:rPr>
        <w:t xml:space="preserve"> </w:t>
      </w:r>
      <w:proofErr w:type="spellStart"/>
      <w:r w:rsidRPr="0013225F">
        <w:rPr>
          <w:szCs w:val="26"/>
        </w:rPr>
        <w:t>quan</w:t>
      </w:r>
      <w:proofErr w:type="spellEnd"/>
      <w:r w:rsidRPr="0013225F">
        <w:rPr>
          <w:szCs w:val="26"/>
        </w:rPr>
        <w:t xml:space="preserve"> </w:t>
      </w:r>
      <w:proofErr w:type="spellStart"/>
      <w:r w:rsidRPr="0013225F">
        <w:rPr>
          <w:szCs w:val="26"/>
        </w:rPr>
        <w:t>hệ</w:t>
      </w:r>
      <w:proofErr w:type="spellEnd"/>
      <w:r w:rsidRPr="0013225F">
        <w:rPr>
          <w:szCs w:val="26"/>
        </w:rPr>
        <w:t xml:space="preserve"> </w:t>
      </w:r>
      <w:proofErr w:type="spellStart"/>
      <w:r w:rsidRPr="0013225F">
        <w:rPr>
          <w:szCs w:val="26"/>
        </w:rPr>
        <w:t>giữa</w:t>
      </w:r>
      <w:proofErr w:type="spellEnd"/>
      <w:r w:rsidRPr="0013225F">
        <w:rPr>
          <w:szCs w:val="26"/>
        </w:rPr>
        <w:t xml:space="preserve"> </w:t>
      </w:r>
      <w:proofErr w:type="spellStart"/>
      <w:r w:rsidRPr="0013225F">
        <w:rPr>
          <w:szCs w:val="26"/>
        </w:rPr>
        <w:t>người</w:t>
      </w:r>
      <w:proofErr w:type="spellEnd"/>
      <w:r w:rsidRPr="0013225F">
        <w:rPr>
          <w:szCs w:val="26"/>
        </w:rPr>
        <w:t xml:space="preserve"> </w:t>
      </w:r>
      <w:proofErr w:type="spellStart"/>
      <w:r w:rsidRPr="0013225F">
        <w:rPr>
          <w:szCs w:val="26"/>
        </w:rPr>
        <w:t>dùng</w:t>
      </w:r>
      <w:proofErr w:type="spellEnd"/>
      <w:r w:rsidRPr="0013225F">
        <w:rPr>
          <w:szCs w:val="26"/>
        </w:rPr>
        <w:t xml:space="preserve"> </w:t>
      </w:r>
      <w:proofErr w:type="spellStart"/>
      <w:r w:rsidRPr="0013225F">
        <w:rPr>
          <w:szCs w:val="26"/>
        </w:rPr>
        <w:t>và</w:t>
      </w:r>
      <w:proofErr w:type="spellEnd"/>
      <w:r w:rsidRPr="0013225F">
        <w:rPr>
          <w:szCs w:val="26"/>
        </w:rPr>
        <w:t xml:space="preserve"> </w:t>
      </w:r>
      <w:proofErr w:type="spellStart"/>
      <w:r w:rsidR="001370E5">
        <w:rPr>
          <w:szCs w:val="26"/>
        </w:rPr>
        <w:t>một</w:t>
      </w:r>
      <w:proofErr w:type="spellEnd"/>
      <w:r w:rsidR="001370E5">
        <w:rPr>
          <w:szCs w:val="26"/>
        </w:rPr>
        <w:t xml:space="preserve"> </w:t>
      </w:r>
      <w:proofErr w:type="spellStart"/>
      <w:r w:rsidR="001370E5">
        <w:rPr>
          <w:szCs w:val="26"/>
        </w:rPr>
        <w:t>số</w:t>
      </w:r>
      <w:proofErr w:type="spellEnd"/>
      <w:r w:rsidR="001370E5">
        <w:rPr>
          <w:szCs w:val="26"/>
        </w:rPr>
        <w:t xml:space="preserve"> </w:t>
      </w:r>
      <w:proofErr w:type="spellStart"/>
      <w:r w:rsidR="001370E5">
        <w:rPr>
          <w:szCs w:val="26"/>
        </w:rPr>
        <w:t>vấn</w:t>
      </w:r>
      <w:proofErr w:type="spellEnd"/>
      <w:r w:rsidR="001370E5">
        <w:rPr>
          <w:szCs w:val="26"/>
        </w:rPr>
        <w:t xml:space="preserve"> </w:t>
      </w:r>
      <w:proofErr w:type="spellStart"/>
      <w:r w:rsidR="001370E5">
        <w:rPr>
          <w:szCs w:val="26"/>
        </w:rPr>
        <w:t>đề</w:t>
      </w:r>
      <w:proofErr w:type="spellEnd"/>
      <w:r w:rsidR="001370E5">
        <w:rPr>
          <w:szCs w:val="26"/>
        </w:rPr>
        <w:t xml:space="preserve"> </w:t>
      </w:r>
      <w:proofErr w:type="spellStart"/>
      <w:r w:rsidR="001370E5">
        <w:rPr>
          <w:szCs w:val="26"/>
        </w:rPr>
        <w:t>liên</w:t>
      </w:r>
      <w:proofErr w:type="spellEnd"/>
      <w:r w:rsidR="001370E5">
        <w:rPr>
          <w:szCs w:val="26"/>
        </w:rPr>
        <w:t xml:space="preserve"> </w:t>
      </w:r>
      <w:proofErr w:type="spellStart"/>
      <w:r w:rsidR="001370E5">
        <w:rPr>
          <w:szCs w:val="26"/>
        </w:rPr>
        <w:t>quan</w:t>
      </w:r>
      <w:proofErr w:type="spellEnd"/>
      <w:r w:rsidR="001370E5">
        <w:rPr>
          <w:szCs w:val="26"/>
        </w:rPr>
        <w:t xml:space="preserve"> </w:t>
      </w:r>
      <w:proofErr w:type="spellStart"/>
      <w:r w:rsidR="001370E5">
        <w:rPr>
          <w:szCs w:val="26"/>
        </w:rPr>
        <w:t>đến</w:t>
      </w:r>
      <w:proofErr w:type="spellEnd"/>
      <w:r w:rsidRPr="0013225F">
        <w:rPr>
          <w:szCs w:val="26"/>
        </w:rPr>
        <w:t xml:space="preserve"> </w:t>
      </w:r>
      <w:proofErr w:type="spellStart"/>
      <w:r w:rsidRPr="0013225F">
        <w:rPr>
          <w:szCs w:val="26"/>
        </w:rPr>
        <w:t>bài</w:t>
      </w:r>
      <w:proofErr w:type="spellEnd"/>
      <w:r w:rsidRPr="0013225F">
        <w:rPr>
          <w:szCs w:val="26"/>
        </w:rPr>
        <w:t xml:space="preserve"> </w:t>
      </w:r>
      <w:proofErr w:type="spellStart"/>
      <w:r w:rsidRPr="0013225F">
        <w:rPr>
          <w:szCs w:val="26"/>
        </w:rPr>
        <w:t>tập</w:t>
      </w:r>
      <w:proofErr w:type="spellEnd"/>
      <w:r w:rsidRPr="0013225F">
        <w:rPr>
          <w:szCs w:val="26"/>
        </w:rPr>
        <w:t xml:space="preserve"> </w:t>
      </w:r>
      <w:proofErr w:type="spellStart"/>
      <w:r w:rsidRPr="0013225F">
        <w:rPr>
          <w:szCs w:val="26"/>
        </w:rPr>
        <w:t>mà</w:t>
      </w:r>
      <w:proofErr w:type="spellEnd"/>
      <w:r w:rsidRPr="0013225F">
        <w:rPr>
          <w:szCs w:val="26"/>
        </w:rPr>
        <w:t xml:space="preserve"> </w:t>
      </w:r>
      <w:proofErr w:type="spellStart"/>
      <w:r w:rsidRPr="0013225F">
        <w:rPr>
          <w:szCs w:val="26"/>
        </w:rPr>
        <w:t>họ</w:t>
      </w:r>
      <w:proofErr w:type="spellEnd"/>
      <w:r w:rsidRPr="0013225F">
        <w:rPr>
          <w:szCs w:val="26"/>
        </w:rPr>
        <w:t xml:space="preserve"> </w:t>
      </w:r>
      <w:proofErr w:type="spellStart"/>
      <w:r w:rsidRPr="0013225F">
        <w:rPr>
          <w:szCs w:val="26"/>
        </w:rPr>
        <w:t>đã</w:t>
      </w:r>
      <w:proofErr w:type="spellEnd"/>
      <w:r w:rsidRPr="0013225F">
        <w:rPr>
          <w:szCs w:val="26"/>
        </w:rPr>
        <w:t xml:space="preserve"> </w:t>
      </w:r>
      <w:proofErr w:type="spellStart"/>
      <w:r w:rsidRPr="0013225F">
        <w:rPr>
          <w:szCs w:val="26"/>
        </w:rPr>
        <w:t>làm</w:t>
      </w:r>
      <w:proofErr w:type="spellEnd"/>
      <w:r w:rsidRPr="0013225F">
        <w:rPr>
          <w:szCs w:val="26"/>
        </w:rPr>
        <w:t xml:space="preserve"> (</w:t>
      </w:r>
      <w:proofErr w:type="spellStart"/>
      <w:r w:rsidRPr="0013225F">
        <w:rPr>
          <w:szCs w:val="26"/>
        </w:rPr>
        <w:t>thông</w:t>
      </w:r>
      <w:proofErr w:type="spellEnd"/>
      <w:r w:rsidRPr="0013225F">
        <w:rPr>
          <w:szCs w:val="26"/>
        </w:rPr>
        <w:t xml:space="preserve"> qua </w:t>
      </w:r>
      <w:proofErr w:type="spellStart"/>
      <w:r w:rsidRPr="0013225F">
        <w:rPr>
          <w:szCs w:val="26"/>
        </w:rPr>
        <w:t>bảng</w:t>
      </w:r>
      <w:proofErr w:type="spellEnd"/>
      <w:r w:rsidRPr="0013225F">
        <w:rPr>
          <w:szCs w:val="26"/>
        </w:rPr>
        <w:t xml:space="preserve"> User-Problem).</w:t>
      </w:r>
    </w:p>
    <w:p w14:paraId="6BDB5401" w14:textId="77777777" w:rsidR="0013225F" w:rsidRDefault="003453BC" w:rsidP="00C872F8">
      <w:pPr>
        <w:pStyle w:val="ListParagraph"/>
        <w:numPr>
          <w:ilvl w:val="0"/>
          <w:numId w:val="53"/>
        </w:numPr>
        <w:tabs>
          <w:tab w:val="left" w:pos="720"/>
        </w:tabs>
        <w:spacing w:line="360" w:lineRule="auto"/>
        <w:jc w:val="both"/>
        <w:rPr>
          <w:szCs w:val="26"/>
        </w:rPr>
      </w:pPr>
      <w:proofErr w:type="spellStart"/>
      <w:r w:rsidRPr="003453BC">
        <w:rPr>
          <w:szCs w:val="26"/>
        </w:rPr>
        <w:t>is_correct</w:t>
      </w:r>
      <w:proofErr w:type="spellEnd"/>
      <w:r w:rsidRPr="003453BC">
        <w:rPr>
          <w:szCs w:val="26"/>
        </w:rPr>
        <w:t xml:space="preserve">, attempts, score, </w:t>
      </w:r>
      <w:proofErr w:type="spellStart"/>
      <w:r w:rsidRPr="003453BC">
        <w:rPr>
          <w:szCs w:val="26"/>
        </w:rPr>
        <w:t>submit_time</w:t>
      </w:r>
      <w:proofErr w:type="spellEnd"/>
      <w:r w:rsidRPr="003453BC">
        <w:rPr>
          <w:szCs w:val="26"/>
        </w:rPr>
        <w:t xml:space="preserve">: Các </w:t>
      </w:r>
      <w:proofErr w:type="spellStart"/>
      <w:r w:rsidRPr="003453BC">
        <w:rPr>
          <w:szCs w:val="26"/>
        </w:rPr>
        <w:t>thuộc</w:t>
      </w:r>
      <w:proofErr w:type="spellEnd"/>
      <w:r w:rsidRPr="003453BC">
        <w:rPr>
          <w:szCs w:val="26"/>
        </w:rPr>
        <w:t xml:space="preserve"> </w:t>
      </w:r>
      <w:proofErr w:type="spellStart"/>
      <w:r w:rsidRPr="003453BC">
        <w:rPr>
          <w:szCs w:val="26"/>
        </w:rPr>
        <w:t>tính</w:t>
      </w:r>
      <w:proofErr w:type="spellEnd"/>
      <w:r w:rsidRPr="003453BC">
        <w:rPr>
          <w:szCs w:val="26"/>
        </w:rPr>
        <w:t xml:space="preserve"> </w:t>
      </w:r>
      <w:proofErr w:type="spellStart"/>
      <w:r w:rsidRPr="003453BC">
        <w:rPr>
          <w:szCs w:val="26"/>
        </w:rPr>
        <w:t>giúp</w:t>
      </w:r>
      <w:proofErr w:type="spellEnd"/>
      <w:r w:rsidRPr="003453BC">
        <w:rPr>
          <w:szCs w:val="26"/>
        </w:rPr>
        <w:t xml:space="preserve"> </w:t>
      </w:r>
      <w:proofErr w:type="spellStart"/>
      <w:r w:rsidRPr="003453BC">
        <w:rPr>
          <w:szCs w:val="26"/>
        </w:rPr>
        <w:t>phân</w:t>
      </w:r>
      <w:proofErr w:type="spellEnd"/>
      <w:r w:rsidRPr="003453BC">
        <w:rPr>
          <w:szCs w:val="26"/>
        </w:rPr>
        <w:t xml:space="preserve"> </w:t>
      </w:r>
      <w:proofErr w:type="spellStart"/>
      <w:r w:rsidRPr="003453BC">
        <w:rPr>
          <w:szCs w:val="26"/>
        </w:rPr>
        <w:t>tích</w:t>
      </w:r>
      <w:proofErr w:type="spellEnd"/>
      <w:r w:rsidRPr="003453BC">
        <w:rPr>
          <w:szCs w:val="26"/>
        </w:rPr>
        <w:t xml:space="preserve"> </w:t>
      </w:r>
      <w:proofErr w:type="spellStart"/>
      <w:r w:rsidRPr="003453BC">
        <w:rPr>
          <w:szCs w:val="26"/>
        </w:rPr>
        <w:t>kết</w:t>
      </w:r>
      <w:proofErr w:type="spellEnd"/>
      <w:r w:rsidRPr="003453BC">
        <w:rPr>
          <w:szCs w:val="26"/>
        </w:rPr>
        <w:t xml:space="preserve"> </w:t>
      </w:r>
      <w:proofErr w:type="spellStart"/>
      <w:r w:rsidRPr="003453BC">
        <w:rPr>
          <w:szCs w:val="26"/>
        </w:rPr>
        <w:t>quả</w:t>
      </w:r>
      <w:proofErr w:type="spellEnd"/>
      <w:r w:rsidRPr="003453BC">
        <w:rPr>
          <w:szCs w:val="26"/>
        </w:rPr>
        <w:t xml:space="preserve"> </w:t>
      </w:r>
      <w:proofErr w:type="spellStart"/>
      <w:r w:rsidRPr="003453BC">
        <w:rPr>
          <w:szCs w:val="26"/>
        </w:rPr>
        <w:t>làm</w:t>
      </w:r>
      <w:proofErr w:type="spellEnd"/>
      <w:r w:rsidRPr="003453BC">
        <w:rPr>
          <w:szCs w:val="26"/>
        </w:rPr>
        <w:t xml:space="preserve"> </w:t>
      </w:r>
      <w:proofErr w:type="spellStart"/>
      <w:r w:rsidRPr="003453BC">
        <w:rPr>
          <w:szCs w:val="26"/>
        </w:rPr>
        <w:t>bài</w:t>
      </w:r>
      <w:proofErr w:type="spellEnd"/>
      <w:r w:rsidRPr="003453BC">
        <w:rPr>
          <w:szCs w:val="26"/>
        </w:rPr>
        <w:t xml:space="preserve"> </w:t>
      </w:r>
      <w:proofErr w:type="spellStart"/>
      <w:r w:rsidRPr="003453BC">
        <w:rPr>
          <w:szCs w:val="26"/>
        </w:rPr>
        <w:t>của</w:t>
      </w:r>
      <w:proofErr w:type="spellEnd"/>
      <w:r w:rsidRPr="003453BC">
        <w:rPr>
          <w:szCs w:val="26"/>
        </w:rPr>
        <w:t xml:space="preserve"> </w:t>
      </w:r>
      <w:proofErr w:type="spellStart"/>
      <w:r w:rsidRPr="003453BC">
        <w:rPr>
          <w:szCs w:val="26"/>
        </w:rPr>
        <w:t>người</w:t>
      </w:r>
      <w:proofErr w:type="spellEnd"/>
      <w:r w:rsidRPr="003453BC">
        <w:rPr>
          <w:szCs w:val="26"/>
        </w:rPr>
        <w:t xml:space="preserve"> </w:t>
      </w:r>
      <w:proofErr w:type="spellStart"/>
      <w:r w:rsidRPr="003453BC">
        <w:rPr>
          <w:szCs w:val="26"/>
        </w:rPr>
        <w:t>dùng</w:t>
      </w:r>
      <w:proofErr w:type="spellEnd"/>
      <w:r w:rsidRPr="003453BC">
        <w:rPr>
          <w:szCs w:val="26"/>
        </w:rPr>
        <w:t>.</w:t>
      </w:r>
    </w:p>
    <w:p w14:paraId="5A59A175" w14:textId="77777777" w:rsidR="000F5B81" w:rsidRPr="000F5B81" w:rsidRDefault="003453BC" w:rsidP="00C872F8">
      <w:pPr>
        <w:pStyle w:val="ListParagraph"/>
        <w:numPr>
          <w:ilvl w:val="0"/>
          <w:numId w:val="52"/>
        </w:numPr>
        <w:spacing w:line="360" w:lineRule="auto"/>
        <w:jc w:val="both"/>
        <w:rPr>
          <w:szCs w:val="26"/>
        </w:rPr>
      </w:pPr>
      <w:r w:rsidRPr="00695A11">
        <w:rPr>
          <w:szCs w:val="26"/>
        </w:rPr>
        <w:lastRenderedPageBreak/>
        <w:t xml:space="preserve"> </w:t>
      </w:r>
      <w:r w:rsidRPr="00695A11">
        <w:rPr>
          <w:b/>
          <w:bCs/>
          <w:szCs w:val="26"/>
        </w:rPr>
        <w:t>User → Exercise</w:t>
      </w:r>
      <w:r w:rsidRPr="00695A11">
        <w:rPr>
          <w:szCs w:val="26"/>
        </w:rPr>
        <w:t xml:space="preserve">: </w:t>
      </w:r>
      <w:proofErr w:type="spellStart"/>
      <w:r w:rsidRPr="00695A11">
        <w:rPr>
          <w:szCs w:val="26"/>
        </w:rPr>
        <w:t>Mối</w:t>
      </w:r>
      <w:proofErr w:type="spellEnd"/>
      <w:r w:rsidRPr="00695A11">
        <w:rPr>
          <w:szCs w:val="26"/>
        </w:rPr>
        <w:t xml:space="preserve"> </w:t>
      </w:r>
      <w:proofErr w:type="spellStart"/>
      <w:r w:rsidRPr="00695A11">
        <w:rPr>
          <w:szCs w:val="26"/>
        </w:rPr>
        <w:t>quan</w:t>
      </w:r>
      <w:proofErr w:type="spellEnd"/>
      <w:r w:rsidRPr="00695A11">
        <w:rPr>
          <w:szCs w:val="26"/>
        </w:rPr>
        <w:t xml:space="preserve"> </w:t>
      </w:r>
      <w:proofErr w:type="spellStart"/>
      <w:r w:rsidRPr="00695A11">
        <w:rPr>
          <w:szCs w:val="26"/>
        </w:rPr>
        <w:t>hệ</w:t>
      </w:r>
      <w:proofErr w:type="spellEnd"/>
      <w:r w:rsidRPr="00695A11">
        <w:rPr>
          <w:szCs w:val="26"/>
        </w:rPr>
        <w:t xml:space="preserve"> </w:t>
      </w:r>
      <w:proofErr w:type="spellStart"/>
      <w:r w:rsidRPr="00695A11">
        <w:rPr>
          <w:szCs w:val="26"/>
        </w:rPr>
        <w:t>giữa</w:t>
      </w:r>
      <w:proofErr w:type="spellEnd"/>
      <w:r w:rsidRPr="00695A11">
        <w:rPr>
          <w:szCs w:val="26"/>
        </w:rPr>
        <w:t xml:space="preserve"> </w:t>
      </w:r>
      <w:proofErr w:type="spellStart"/>
      <w:r w:rsidRPr="00695A11">
        <w:rPr>
          <w:szCs w:val="26"/>
        </w:rPr>
        <w:t>người</w:t>
      </w:r>
      <w:proofErr w:type="spellEnd"/>
      <w:r w:rsidRPr="00695A11">
        <w:rPr>
          <w:szCs w:val="26"/>
        </w:rPr>
        <w:t xml:space="preserve"> </w:t>
      </w:r>
      <w:proofErr w:type="spellStart"/>
      <w:r w:rsidRPr="00695A11">
        <w:rPr>
          <w:szCs w:val="26"/>
        </w:rPr>
        <w:t>dùng</w:t>
      </w:r>
      <w:proofErr w:type="spellEnd"/>
      <w:r w:rsidRPr="00695A11">
        <w:rPr>
          <w:szCs w:val="26"/>
        </w:rPr>
        <w:t xml:space="preserve"> </w:t>
      </w:r>
      <w:proofErr w:type="spellStart"/>
      <w:r w:rsidRPr="00695A11">
        <w:rPr>
          <w:szCs w:val="26"/>
        </w:rPr>
        <w:t>và</w:t>
      </w:r>
      <w:proofErr w:type="spellEnd"/>
      <w:r w:rsidRPr="00695A11">
        <w:rPr>
          <w:szCs w:val="26"/>
        </w:rPr>
        <w:t xml:space="preserve"> </w:t>
      </w:r>
      <w:proofErr w:type="spellStart"/>
      <w:r w:rsidRPr="00695A11">
        <w:rPr>
          <w:szCs w:val="26"/>
        </w:rPr>
        <w:t>bài</w:t>
      </w:r>
      <w:proofErr w:type="spellEnd"/>
      <w:r w:rsidRPr="00695A11">
        <w:rPr>
          <w:szCs w:val="26"/>
        </w:rPr>
        <w:t xml:space="preserve"> </w:t>
      </w:r>
      <w:proofErr w:type="spellStart"/>
      <w:r w:rsidRPr="00695A11">
        <w:rPr>
          <w:szCs w:val="26"/>
        </w:rPr>
        <w:t>tập</w:t>
      </w:r>
      <w:proofErr w:type="spellEnd"/>
      <w:r w:rsidRPr="00695A11">
        <w:rPr>
          <w:szCs w:val="26"/>
        </w:rPr>
        <w:t xml:space="preserve"> </w:t>
      </w:r>
      <w:proofErr w:type="spellStart"/>
      <w:r w:rsidRPr="00695A11">
        <w:rPr>
          <w:szCs w:val="26"/>
        </w:rPr>
        <w:t>mà</w:t>
      </w:r>
      <w:proofErr w:type="spellEnd"/>
      <w:r w:rsidRPr="00695A11">
        <w:rPr>
          <w:szCs w:val="26"/>
        </w:rPr>
        <w:t xml:space="preserve"> </w:t>
      </w:r>
      <w:proofErr w:type="spellStart"/>
      <w:r w:rsidRPr="00695A11">
        <w:rPr>
          <w:szCs w:val="26"/>
        </w:rPr>
        <w:t>họ</w:t>
      </w:r>
      <w:proofErr w:type="spellEnd"/>
      <w:r w:rsidRPr="00695A11">
        <w:rPr>
          <w:szCs w:val="26"/>
        </w:rPr>
        <w:t xml:space="preserve"> </w:t>
      </w:r>
      <w:proofErr w:type="spellStart"/>
      <w:r w:rsidRPr="00695A11">
        <w:rPr>
          <w:szCs w:val="26"/>
        </w:rPr>
        <w:t>đã</w:t>
      </w:r>
      <w:proofErr w:type="spellEnd"/>
      <w:r w:rsidRPr="00695A11">
        <w:rPr>
          <w:szCs w:val="26"/>
        </w:rPr>
        <w:t xml:space="preserve"> </w:t>
      </w:r>
      <w:proofErr w:type="spellStart"/>
      <w:r w:rsidRPr="00695A11">
        <w:rPr>
          <w:szCs w:val="26"/>
        </w:rPr>
        <w:t>tham</w:t>
      </w:r>
      <w:proofErr w:type="spellEnd"/>
      <w:r w:rsidRPr="00695A11">
        <w:rPr>
          <w:szCs w:val="26"/>
        </w:rPr>
        <w:t xml:space="preserve"> </w:t>
      </w:r>
      <w:proofErr w:type="spellStart"/>
      <w:r w:rsidRPr="00695A11">
        <w:rPr>
          <w:szCs w:val="26"/>
        </w:rPr>
        <w:t>gia</w:t>
      </w:r>
      <w:proofErr w:type="spellEnd"/>
      <w:r w:rsidRPr="00695A11">
        <w:rPr>
          <w:szCs w:val="26"/>
        </w:rPr>
        <w:t>.</w:t>
      </w:r>
      <w:r w:rsidR="000F5B81">
        <w:rPr>
          <w:szCs w:val="26"/>
        </w:rPr>
        <w:t xml:space="preserve"> </w:t>
      </w:r>
      <w:r w:rsidR="00E77DC7" w:rsidRPr="000F5B81">
        <w:rPr>
          <w:rFonts w:eastAsia="Times New Roman" w:cs="Times New Roman"/>
          <w:color w:val="000000"/>
          <w:kern w:val="0"/>
          <w:szCs w:val="26"/>
          <w14:ligatures w14:val="none"/>
        </w:rPr>
        <w:t xml:space="preserve">Cung </w:t>
      </w:r>
      <w:proofErr w:type="spellStart"/>
      <w:r w:rsidR="00E77DC7" w:rsidRPr="000F5B81">
        <w:rPr>
          <w:rFonts w:eastAsia="Times New Roman" w:cs="Times New Roman"/>
          <w:color w:val="000000"/>
          <w:kern w:val="0"/>
          <w:szCs w:val="26"/>
          <w14:ligatures w14:val="none"/>
        </w:rPr>
        <w:t>cấp</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thông</w:t>
      </w:r>
      <w:proofErr w:type="spellEnd"/>
      <w:r w:rsidR="00E77DC7" w:rsidRPr="000F5B81">
        <w:rPr>
          <w:rFonts w:eastAsia="Times New Roman" w:cs="Times New Roman"/>
          <w:color w:val="000000"/>
          <w:kern w:val="0"/>
          <w:szCs w:val="26"/>
          <w14:ligatures w14:val="none"/>
        </w:rPr>
        <w:t xml:space="preserve"> tin </w:t>
      </w:r>
      <w:proofErr w:type="spellStart"/>
      <w:r w:rsidR="00E77DC7" w:rsidRPr="000F5B81">
        <w:rPr>
          <w:rFonts w:eastAsia="Times New Roman" w:cs="Times New Roman"/>
          <w:color w:val="000000"/>
          <w:kern w:val="0"/>
          <w:szCs w:val="26"/>
          <w14:ligatures w14:val="none"/>
        </w:rPr>
        <w:t>về</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bài</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tập</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mà</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người</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dùng</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đã</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hoàn</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thành</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và</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điểm</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số</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đạt</w:t>
      </w:r>
      <w:proofErr w:type="spellEnd"/>
      <w:r w:rsidR="00E77DC7" w:rsidRPr="000F5B81">
        <w:rPr>
          <w:rFonts w:eastAsia="Times New Roman" w:cs="Times New Roman"/>
          <w:color w:val="000000"/>
          <w:kern w:val="0"/>
          <w:szCs w:val="26"/>
          <w14:ligatures w14:val="none"/>
        </w:rPr>
        <w:t xml:space="preserve"> </w:t>
      </w:r>
      <w:proofErr w:type="spellStart"/>
      <w:r w:rsidR="00E77DC7" w:rsidRPr="000F5B81">
        <w:rPr>
          <w:rFonts w:eastAsia="Times New Roman" w:cs="Times New Roman"/>
          <w:color w:val="000000"/>
          <w:kern w:val="0"/>
          <w:szCs w:val="26"/>
          <w14:ligatures w14:val="none"/>
        </w:rPr>
        <w:t>được</w:t>
      </w:r>
      <w:proofErr w:type="spellEnd"/>
      <w:r w:rsidR="00E77DC7" w:rsidRPr="000F5B81">
        <w:rPr>
          <w:rFonts w:eastAsia="Times New Roman" w:cs="Times New Roman"/>
          <w:color w:val="000000"/>
          <w:kern w:val="0"/>
          <w:szCs w:val="26"/>
          <w14:ligatures w14:val="none"/>
        </w:rPr>
        <w:t>.</w:t>
      </w:r>
    </w:p>
    <w:p w14:paraId="302E0722" w14:textId="77777777" w:rsidR="000F5B81" w:rsidRDefault="00D37776" w:rsidP="00C872F8">
      <w:pPr>
        <w:pStyle w:val="ListParagraph"/>
        <w:numPr>
          <w:ilvl w:val="0"/>
          <w:numId w:val="52"/>
        </w:numPr>
        <w:spacing w:line="360" w:lineRule="auto"/>
        <w:jc w:val="both"/>
        <w:rPr>
          <w:szCs w:val="26"/>
        </w:rPr>
      </w:pPr>
      <w:proofErr w:type="spellStart"/>
      <w:r w:rsidRPr="000F5B81">
        <w:rPr>
          <w:b/>
          <w:bCs/>
          <w:szCs w:val="26"/>
        </w:rPr>
        <w:t>Exercise→Problem</w:t>
      </w:r>
      <w:proofErr w:type="spellEnd"/>
      <w:r w:rsidRPr="000F5B81">
        <w:rPr>
          <w:szCs w:val="26"/>
        </w:rPr>
        <w:t xml:space="preserve">: </w:t>
      </w:r>
      <w:proofErr w:type="spellStart"/>
      <w:r w:rsidRPr="000F5B81">
        <w:rPr>
          <w:szCs w:val="26"/>
        </w:rPr>
        <w:t>Mối</w:t>
      </w:r>
      <w:proofErr w:type="spellEnd"/>
      <w:r w:rsidRPr="000F5B81">
        <w:rPr>
          <w:szCs w:val="26"/>
        </w:rPr>
        <w:t xml:space="preserve"> </w:t>
      </w:r>
      <w:proofErr w:type="spellStart"/>
      <w:r w:rsidRPr="000F5B81">
        <w:rPr>
          <w:szCs w:val="26"/>
        </w:rPr>
        <w:t>quan</w:t>
      </w:r>
      <w:proofErr w:type="spellEnd"/>
      <w:r w:rsidRPr="000F5B81">
        <w:rPr>
          <w:szCs w:val="26"/>
        </w:rPr>
        <w:t xml:space="preserve"> </w:t>
      </w:r>
      <w:proofErr w:type="spellStart"/>
      <w:r w:rsidRPr="000F5B81">
        <w:rPr>
          <w:szCs w:val="26"/>
        </w:rPr>
        <w:t>hệ</w:t>
      </w:r>
      <w:proofErr w:type="spellEnd"/>
      <w:r w:rsidRPr="000F5B81">
        <w:rPr>
          <w:szCs w:val="26"/>
        </w:rPr>
        <w:t xml:space="preserve"> </w:t>
      </w:r>
      <w:proofErr w:type="spellStart"/>
      <w:r w:rsidRPr="000F5B81">
        <w:rPr>
          <w:szCs w:val="26"/>
        </w:rPr>
        <w:t>giữa</w:t>
      </w:r>
      <w:proofErr w:type="spellEnd"/>
      <w:r w:rsidRPr="000F5B81">
        <w:rPr>
          <w:szCs w:val="26"/>
        </w:rPr>
        <w:t xml:space="preserve"> </w:t>
      </w:r>
      <w:proofErr w:type="spellStart"/>
      <w:r w:rsidRPr="000F5B81">
        <w:rPr>
          <w:szCs w:val="26"/>
        </w:rPr>
        <w:t>câu</w:t>
      </w:r>
      <w:proofErr w:type="spellEnd"/>
      <w:r w:rsidRPr="000F5B81">
        <w:rPr>
          <w:szCs w:val="26"/>
        </w:rPr>
        <w:t xml:space="preserve"> </w:t>
      </w:r>
      <w:proofErr w:type="spellStart"/>
      <w:r w:rsidRPr="000F5B81">
        <w:rPr>
          <w:szCs w:val="26"/>
        </w:rPr>
        <w:t>hỏi</w:t>
      </w:r>
      <w:proofErr w:type="spellEnd"/>
      <w:r w:rsidRPr="000F5B81">
        <w:rPr>
          <w:szCs w:val="26"/>
        </w:rPr>
        <w:t xml:space="preserve"> </w:t>
      </w:r>
      <w:proofErr w:type="spellStart"/>
      <w:r w:rsidRPr="000F5B81">
        <w:rPr>
          <w:szCs w:val="26"/>
        </w:rPr>
        <w:t>và</w:t>
      </w:r>
      <w:proofErr w:type="spellEnd"/>
      <w:r w:rsidRPr="000F5B81">
        <w:rPr>
          <w:szCs w:val="26"/>
        </w:rPr>
        <w:t xml:space="preserve"> </w:t>
      </w:r>
      <w:proofErr w:type="spellStart"/>
      <w:r w:rsidRPr="000F5B81">
        <w:rPr>
          <w:szCs w:val="26"/>
        </w:rPr>
        <w:t>bài</w:t>
      </w:r>
      <w:proofErr w:type="spellEnd"/>
      <w:r w:rsidRPr="000F5B81">
        <w:rPr>
          <w:szCs w:val="26"/>
        </w:rPr>
        <w:t xml:space="preserve"> </w:t>
      </w:r>
      <w:proofErr w:type="spellStart"/>
      <w:r w:rsidRPr="000F5B81">
        <w:rPr>
          <w:szCs w:val="26"/>
        </w:rPr>
        <w:t>tập</w:t>
      </w:r>
      <w:proofErr w:type="spellEnd"/>
      <w:r w:rsidRPr="000F5B81">
        <w:rPr>
          <w:szCs w:val="26"/>
        </w:rPr>
        <w:t>.</w:t>
      </w:r>
      <w:r w:rsidR="000F5B81">
        <w:rPr>
          <w:szCs w:val="26"/>
        </w:rPr>
        <w:t xml:space="preserve"> </w:t>
      </w:r>
      <w:proofErr w:type="spellStart"/>
      <w:r w:rsidR="00AE38E1" w:rsidRPr="000F5B81">
        <w:rPr>
          <w:szCs w:val="26"/>
        </w:rPr>
        <w:t>Mỗi</w:t>
      </w:r>
      <w:proofErr w:type="spellEnd"/>
      <w:r w:rsidR="00AE38E1" w:rsidRPr="000F5B81">
        <w:rPr>
          <w:szCs w:val="26"/>
        </w:rPr>
        <w:t xml:space="preserve"> </w:t>
      </w:r>
      <w:proofErr w:type="spellStart"/>
      <w:r w:rsidR="00AE38E1" w:rsidRPr="000F5B81">
        <w:rPr>
          <w:szCs w:val="26"/>
        </w:rPr>
        <w:t>bài</w:t>
      </w:r>
      <w:proofErr w:type="spellEnd"/>
      <w:r w:rsidR="00AE38E1" w:rsidRPr="000F5B81">
        <w:rPr>
          <w:szCs w:val="26"/>
        </w:rPr>
        <w:t xml:space="preserve"> </w:t>
      </w:r>
      <w:proofErr w:type="spellStart"/>
      <w:r w:rsidR="00AE38E1" w:rsidRPr="000F5B81">
        <w:rPr>
          <w:szCs w:val="26"/>
        </w:rPr>
        <w:t>tập</w:t>
      </w:r>
      <w:proofErr w:type="spellEnd"/>
      <w:r w:rsidR="00AE38E1" w:rsidRPr="000F5B81">
        <w:rPr>
          <w:szCs w:val="26"/>
        </w:rPr>
        <w:t xml:space="preserve"> bao </w:t>
      </w:r>
      <w:proofErr w:type="spellStart"/>
      <w:r w:rsidR="00AE38E1" w:rsidRPr="000F5B81">
        <w:rPr>
          <w:szCs w:val="26"/>
        </w:rPr>
        <w:t>gồm</w:t>
      </w:r>
      <w:proofErr w:type="spellEnd"/>
      <w:r w:rsidR="00AE38E1" w:rsidRPr="000F5B81">
        <w:rPr>
          <w:szCs w:val="26"/>
        </w:rPr>
        <w:t xml:space="preserve"> </w:t>
      </w:r>
      <w:proofErr w:type="spellStart"/>
      <w:r w:rsidR="00AE38E1" w:rsidRPr="000F5B81">
        <w:rPr>
          <w:szCs w:val="26"/>
        </w:rPr>
        <w:t>một</w:t>
      </w:r>
      <w:proofErr w:type="spellEnd"/>
      <w:r w:rsidR="00AE38E1" w:rsidRPr="000F5B81">
        <w:rPr>
          <w:szCs w:val="26"/>
        </w:rPr>
        <w:t xml:space="preserve"> </w:t>
      </w:r>
      <w:proofErr w:type="spellStart"/>
      <w:r w:rsidR="00AE38E1" w:rsidRPr="000F5B81">
        <w:rPr>
          <w:szCs w:val="26"/>
        </w:rPr>
        <w:t>hoặc</w:t>
      </w:r>
      <w:proofErr w:type="spellEnd"/>
      <w:r w:rsidR="00AE38E1" w:rsidRPr="000F5B81">
        <w:rPr>
          <w:szCs w:val="26"/>
        </w:rPr>
        <w:t xml:space="preserve"> </w:t>
      </w:r>
      <w:proofErr w:type="spellStart"/>
      <w:r w:rsidR="00AE38E1" w:rsidRPr="000F5B81">
        <w:rPr>
          <w:szCs w:val="26"/>
        </w:rPr>
        <w:t>nhiều</w:t>
      </w:r>
      <w:proofErr w:type="spellEnd"/>
      <w:r w:rsidR="00AE38E1" w:rsidRPr="000F5B81">
        <w:rPr>
          <w:szCs w:val="26"/>
        </w:rPr>
        <w:t xml:space="preserve"> </w:t>
      </w:r>
      <w:proofErr w:type="spellStart"/>
      <w:r w:rsidR="00AE38E1" w:rsidRPr="000F5B81">
        <w:rPr>
          <w:szCs w:val="26"/>
        </w:rPr>
        <w:t>câu</w:t>
      </w:r>
      <w:proofErr w:type="spellEnd"/>
      <w:r w:rsidR="00AE38E1" w:rsidRPr="000F5B81">
        <w:rPr>
          <w:szCs w:val="26"/>
        </w:rPr>
        <w:t xml:space="preserve"> </w:t>
      </w:r>
      <w:proofErr w:type="spellStart"/>
      <w:r w:rsidR="00AE38E1" w:rsidRPr="000F5B81">
        <w:rPr>
          <w:szCs w:val="26"/>
        </w:rPr>
        <w:t>hỏi</w:t>
      </w:r>
      <w:proofErr w:type="spellEnd"/>
      <w:r w:rsidR="00AE38E1" w:rsidRPr="000F5B81">
        <w:rPr>
          <w:szCs w:val="26"/>
        </w:rPr>
        <w:t>.</w:t>
      </w:r>
    </w:p>
    <w:p w14:paraId="6288951D" w14:textId="77777777" w:rsidR="000F5B81" w:rsidRDefault="00AE38E1" w:rsidP="00C872F8">
      <w:pPr>
        <w:pStyle w:val="ListParagraph"/>
        <w:numPr>
          <w:ilvl w:val="0"/>
          <w:numId w:val="52"/>
        </w:numPr>
        <w:spacing w:line="360" w:lineRule="auto"/>
        <w:jc w:val="both"/>
        <w:rPr>
          <w:szCs w:val="26"/>
        </w:rPr>
      </w:pPr>
      <w:r w:rsidRPr="000F5B81">
        <w:rPr>
          <w:b/>
          <w:bCs/>
          <w:szCs w:val="26"/>
        </w:rPr>
        <w:t>Problem → Course</w:t>
      </w:r>
      <w:r w:rsidRPr="000F5B81">
        <w:rPr>
          <w:szCs w:val="26"/>
        </w:rPr>
        <w:t xml:space="preserve">: </w:t>
      </w:r>
      <w:proofErr w:type="spellStart"/>
      <w:r w:rsidRPr="000F5B81">
        <w:rPr>
          <w:szCs w:val="26"/>
        </w:rPr>
        <w:t>Mối</w:t>
      </w:r>
      <w:proofErr w:type="spellEnd"/>
      <w:r w:rsidRPr="000F5B81">
        <w:rPr>
          <w:szCs w:val="26"/>
        </w:rPr>
        <w:t xml:space="preserve"> </w:t>
      </w:r>
      <w:proofErr w:type="spellStart"/>
      <w:r w:rsidRPr="000F5B81">
        <w:rPr>
          <w:szCs w:val="26"/>
        </w:rPr>
        <w:t>quan</w:t>
      </w:r>
      <w:proofErr w:type="spellEnd"/>
      <w:r w:rsidRPr="000F5B81">
        <w:rPr>
          <w:szCs w:val="26"/>
        </w:rPr>
        <w:t xml:space="preserve"> </w:t>
      </w:r>
      <w:proofErr w:type="spellStart"/>
      <w:r w:rsidRPr="000F5B81">
        <w:rPr>
          <w:szCs w:val="26"/>
        </w:rPr>
        <w:t>hệ</w:t>
      </w:r>
      <w:proofErr w:type="spellEnd"/>
      <w:r w:rsidRPr="000F5B81">
        <w:rPr>
          <w:szCs w:val="26"/>
        </w:rPr>
        <w:t xml:space="preserve"> </w:t>
      </w:r>
      <w:proofErr w:type="spellStart"/>
      <w:r w:rsidRPr="000F5B81">
        <w:rPr>
          <w:szCs w:val="26"/>
        </w:rPr>
        <w:t>giữa</w:t>
      </w:r>
      <w:proofErr w:type="spellEnd"/>
      <w:r w:rsidRPr="000F5B81">
        <w:rPr>
          <w:szCs w:val="26"/>
        </w:rPr>
        <w:t xml:space="preserve"> </w:t>
      </w:r>
      <w:proofErr w:type="spellStart"/>
      <w:r w:rsidRPr="000F5B81">
        <w:rPr>
          <w:szCs w:val="26"/>
        </w:rPr>
        <w:t>câu</w:t>
      </w:r>
      <w:proofErr w:type="spellEnd"/>
      <w:r w:rsidRPr="000F5B81">
        <w:rPr>
          <w:szCs w:val="26"/>
        </w:rPr>
        <w:t xml:space="preserve"> </w:t>
      </w:r>
      <w:proofErr w:type="spellStart"/>
      <w:r w:rsidRPr="000F5B81">
        <w:rPr>
          <w:szCs w:val="26"/>
        </w:rPr>
        <w:t>hỏi</w:t>
      </w:r>
      <w:proofErr w:type="spellEnd"/>
      <w:r w:rsidRPr="000F5B81">
        <w:rPr>
          <w:szCs w:val="26"/>
        </w:rPr>
        <w:t xml:space="preserve"> </w:t>
      </w:r>
      <w:proofErr w:type="spellStart"/>
      <w:r w:rsidRPr="000F5B81">
        <w:rPr>
          <w:szCs w:val="26"/>
        </w:rPr>
        <w:t>và</w:t>
      </w:r>
      <w:proofErr w:type="spellEnd"/>
      <w:r w:rsidRPr="000F5B81">
        <w:rPr>
          <w:szCs w:val="26"/>
        </w:rPr>
        <w:t xml:space="preserve"> </w:t>
      </w:r>
      <w:proofErr w:type="spellStart"/>
      <w:r w:rsidRPr="000F5B81">
        <w:rPr>
          <w:szCs w:val="26"/>
        </w:rPr>
        <w:t>khóa</w:t>
      </w:r>
      <w:proofErr w:type="spellEnd"/>
      <w:r w:rsidRPr="000F5B81">
        <w:rPr>
          <w:szCs w:val="26"/>
        </w:rPr>
        <w:t xml:space="preserve"> </w:t>
      </w:r>
      <w:proofErr w:type="spellStart"/>
      <w:r w:rsidRPr="000F5B81">
        <w:rPr>
          <w:szCs w:val="26"/>
        </w:rPr>
        <w:t>học</w:t>
      </w:r>
      <w:proofErr w:type="spellEnd"/>
      <w:r w:rsidRPr="000F5B81">
        <w:rPr>
          <w:szCs w:val="26"/>
        </w:rPr>
        <w:t xml:space="preserve"> </w:t>
      </w:r>
      <w:proofErr w:type="spellStart"/>
      <w:r w:rsidRPr="000F5B81">
        <w:rPr>
          <w:szCs w:val="26"/>
        </w:rPr>
        <w:t>mà</w:t>
      </w:r>
      <w:proofErr w:type="spellEnd"/>
      <w:r w:rsidRPr="000F5B81">
        <w:rPr>
          <w:szCs w:val="26"/>
        </w:rPr>
        <w:t xml:space="preserve"> </w:t>
      </w:r>
      <w:proofErr w:type="spellStart"/>
      <w:r w:rsidRPr="000F5B81">
        <w:rPr>
          <w:szCs w:val="26"/>
        </w:rPr>
        <w:t>câu</w:t>
      </w:r>
      <w:proofErr w:type="spellEnd"/>
      <w:r w:rsidRPr="000F5B81">
        <w:rPr>
          <w:szCs w:val="26"/>
        </w:rPr>
        <w:t xml:space="preserve"> </w:t>
      </w:r>
      <w:proofErr w:type="spellStart"/>
      <w:r w:rsidRPr="000F5B81">
        <w:rPr>
          <w:szCs w:val="26"/>
        </w:rPr>
        <w:t>hỏi</w:t>
      </w:r>
      <w:proofErr w:type="spellEnd"/>
      <w:r w:rsidRPr="000F5B81">
        <w:rPr>
          <w:szCs w:val="26"/>
        </w:rPr>
        <w:t xml:space="preserve"> </w:t>
      </w:r>
      <w:proofErr w:type="spellStart"/>
      <w:r w:rsidRPr="000F5B81">
        <w:rPr>
          <w:szCs w:val="26"/>
        </w:rPr>
        <w:t>thuộc</w:t>
      </w:r>
      <w:proofErr w:type="spellEnd"/>
      <w:r w:rsidRPr="000F5B81">
        <w:rPr>
          <w:szCs w:val="26"/>
        </w:rPr>
        <w:t xml:space="preserve"> </w:t>
      </w:r>
      <w:proofErr w:type="spellStart"/>
      <w:r w:rsidRPr="000F5B81">
        <w:rPr>
          <w:szCs w:val="26"/>
        </w:rPr>
        <w:t>về</w:t>
      </w:r>
      <w:proofErr w:type="spellEnd"/>
      <w:r w:rsidRPr="000F5B81">
        <w:rPr>
          <w:szCs w:val="26"/>
        </w:rPr>
        <w:t>.</w:t>
      </w:r>
      <w:r w:rsidR="000F5B81">
        <w:rPr>
          <w:szCs w:val="26"/>
        </w:rPr>
        <w:t xml:space="preserve"> </w:t>
      </w:r>
      <w:r w:rsidR="008703FC" w:rsidRPr="000F5B81">
        <w:rPr>
          <w:szCs w:val="26"/>
        </w:rPr>
        <w:t xml:space="preserve">Cho </w:t>
      </w:r>
      <w:proofErr w:type="spellStart"/>
      <w:r w:rsidR="008703FC" w:rsidRPr="000F5B81">
        <w:rPr>
          <w:szCs w:val="26"/>
        </w:rPr>
        <w:t>phép</w:t>
      </w:r>
      <w:proofErr w:type="spellEnd"/>
      <w:r w:rsidR="008703FC" w:rsidRPr="000F5B81">
        <w:rPr>
          <w:szCs w:val="26"/>
        </w:rPr>
        <w:t xml:space="preserve"> </w:t>
      </w:r>
      <w:proofErr w:type="spellStart"/>
      <w:r w:rsidR="008703FC" w:rsidRPr="000F5B81">
        <w:rPr>
          <w:szCs w:val="26"/>
        </w:rPr>
        <w:t>chúng</w:t>
      </w:r>
      <w:proofErr w:type="spellEnd"/>
      <w:r w:rsidR="008703FC" w:rsidRPr="000F5B81">
        <w:rPr>
          <w:szCs w:val="26"/>
        </w:rPr>
        <w:t xml:space="preserve"> ta </w:t>
      </w:r>
      <w:proofErr w:type="spellStart"/>
      <w:r w:rsidR="008703FC" w:rsidRPr="000F5B81">
        <w:rPr>
          <w:szCs w:val="26"/>
        </w:rPr>
        <w:t>biết</w:t>
      </w:r>
      <w:proofErr w:type="spellEnd"/>
      <w:r w:rsidR="008703FC" w:rsidRPr="000F5B81">
        <w:rPr>
          <w:szCs w:val="26"/>
        </w:rPr>
        <w:t xml:space="preserve"> </w:t>
      </w:r>
      <w:proofErr w:type="spellStart"/>
      <w:r w:rsidR="008703FC" w:rsidRPr="000F5B81">
        <w:rPr>
          <w:szCs w:val="26"/>
        </w:rPr>
        <w:t>câu</w:t>
      </w:r>
      <w:proofErr w:type="spellEnd"/>
      <w:r w:rsidR="008703FC" w:rsidRPr="000F5B81">
        <w:rPr>
          <w:szCs w:val="26"/>
        </w:rPr>
        <w:t xml:space="preserve"> </w:t>
      </w:r>
      <w:proofErr w:type="spellStart"/>
      <w:r w:rsidR="008703FC" w:rsidRPr="000F5B81">
        <w:rPr>
          <w:szCs w:val="26"/>
        </w:rPr>
        <w:t>hỏi</w:t>
      </w:r>
      <w:proofErr w:type="spellEnd"/>
      <w:r w:rsidR="008703FC" w:rsidRPr="000F5B81">
        <w:rPr>
          <w:szCs w:val="26"/>
        </w:rPr>
        <w:t xml:space="preserve"> </w:t>
      </w:r>
      <w:proofErr w:type="spellStart"/>
      <w:r w:rsidR="008703FC" w:rsidRPr="000F5B81">
        <w:rPr>
          <w:szCs w:val="26"/>
        </w:rPr>
        <w:t>thuộc</w:t>
      </w:r>
      <w:proofErr w:type="spellEnd"/>
      <w:r w:rsidR="008703FC" w:rsidRPr="000F5B81">
        <w:rPr>
          <w:szCs w:val="26"/>
        </w:rPr>
        <w:t xml:space="preserve"> </w:t>
      </w:r>
      <w:proofErr w:type="spellStart"/>
      <w:r w:rsidR="008703FC" w:rsidRPr="000F5B81">
        <w:rPr>
          <w:szCs w:val="26"/>
        </w:rPr>
        <w:t>khóa</w:t>
      </w:r>
      <w:proofErr w:type="spellEnd"/>
      <w:r w:rsidR="008703FC" w:rsidRPr="000F5B81">
        <w:rPr>
          <w:szCs w:val="26"/>
        </w:rPr>
        <w:t xml:space="preserve"> </w:t>
      </w:r>
      <w:proofErr w:type="spellStart"/>
      <w:r w:rsidR="008703FC" w:rsidRPr="000F5B81">
        <w:rPr>
          <w:szCs w:val="26"/>
        </w:rPr>
        <w:t>học</w:t>
      </w:r>
      <w:proofErr w:type="spellEnd"/>
      <w:r w:rsidR="008703FC" w:rsidRPr="000F5B81">
        <w:rPr>
          <w:szCs w:val="26"/>
        </w:rPr>
        <w:t xml:space="preserve"> </w:t>
      </w:r>
      <w:proofErr w:type="spellStart"/>
      <w:r w:rsidR="008703FC" w:rsidRPr="000F5B81">
        <w:rPr>
          <w:szCs w:val="26"/>
        </w:rPr>
        <w:t>nào</w:t>
      </w:r>
      <w:proofErr w:type="spellEnd"/>
      <w:r w:rsidR="008703FC" w:rsidRPr="000F5B81">
        <w:rPr>
          <w:szCs w:val="26"/>
        </w:rPr>
        <w:t>.</w:t>
      </w:r>
    </w:p>
    <w:p w14:paraId="7FEAD755" w14:textId="67F2A3F3" w:rsidR="008703FC" w:rsidRDefault="008703FC" w:rsidP="00C872F8">
      <w:pPr>
        <w:pStyle w:val="ListParagraph"/>
        <w:numPr>
          <w:ilvl w:val="0"/>
          <w:numId w:val="52"/>
        </w:numPr>
        <w:spacing w:line="360" w:lineRule="auto"/>
        <w:jc w:val="both"/>
        <w:rPr>
          <w:szCs w:val="26"/>
        </w:rPr>
      </w:pPr>
      <w:r w:rsidRPr="008703FC">
        <w:rPr>
          <w:b/>
          <w:bCs/>
          <w:szCs w:val="26"/>
        </w:rPr>
        <w:t>User → Video</w:t>
      </w:r>
      <w:r w:rsidRPr="008703FC">
        <w:rPr>
          <w:szCs w:val="26"/>
        </w:rPr>
        <w:t xml:space="preserve">: </w:t>
      </w:r>
      <w:proofErr w:type="spellStart"/>
      <w:r w:rsidRPr="008703FC">
        <w:rPr>
          <w:szCs w:val="26"/>
        </w:rPr>
        <w:t>Mối</w:t>
      </w:r>
      <w:proofErr w:type="spellEnd"/>
      <w:r w:rsidRPr="008703FC">
        <w:rPr>
          <w:szCs w:val="26"/>
        </w:rPr>
        <w:t xml:space="preserve"> </w:t>
      </w:r>
      <w:proofErr w:type="spellStart"/>
      <w:r w:rsidRPr="008703FC">
        <w:rPr>
          <w:szCs w:val="26"/>
        </w:rPr>
        <w:t>quan</w:t>
      </w:r>
      <w:proofErr w:type="spellEnd"/>
      <w:r w:rsidRPr="008703FC">
        <w:rPr>
          <w:szCs w:val="26"/>
        </w:rPr>
        <w:t xml:space="preserve"> </w:t>
      </w:r>
      <w:proofErr w:type="spellStart"/>
      <w:r w:rsidRPr="008703FC">
        <w:rPr>
          <w:szCs w:val="26"/>
        </w:rPr>
        <w:t>hệ</w:t>
      </w:r>
      <w:proofErr w:type="spellEnd"/>
      <w:r w:rsidRPr="008703FC">
        <w:rPr>
          <w:szCs w:val="26"/>
        </w:rPr>
        <w:t xml:space="preserve"> </w:t>
      </w:r>
      <w:proofErr w:type="spellStart"/>
      <w:r w:rsidRPr="008703FC">
        <w:rPr>
          <w:szCs w:val="26"/>
        </w:rPr>
        <w:t>giữa</w:t>
      </w:r>
      <w:proofErr w:type="spellEnd"/>
      <w:r w:rsidRPr="008703FC">
        <w:rPr>
          <w:szCs w:val="26"/>
        </w:rPr>
        <w:t xml:space="preserve"> </w:t>
      </w:r>
      <w:proofErr w:type="spellStart"/>
      <w:r w:rsidRPr="008703FC">
        <w:rPr>
          <w:szCs w:val="26"/>
        </w:rPr>
        <w:t>người</w:t>
      </w:r>
      <w:proofErr w:type="spellEnd"/>
      <w:r w:rsidRPr="008703FC">
        <w:rPr>
          <w:szCs w:val="26"/>
        </w:rPr>
        <w:t xml:space="preserve"> </w:t>
      </w:r>
      <w:proofErr w:type="spellStart"/>
      <w:r w:rsidRPr="008703FC">
        <w:rPr>
          <w:szCs w:val="26"/>
        </w:rPr>
        <w:t>dùng</w:t>
      </w:r>
      <w:proofErr w:type="spellEnd"/>
      <w:r w:rsidRPr="008703FC">
        <w:rPr>
          <w:szCs w:val="26"/>
        </w:rPr>
        <w:t xml:space="preserve"> </w:t>
      </w:r>
      <w:proofErr w:type="spellStart"/>
      <w:r w:rsidRPr="008703FC">
        <w:rPr>
          <w:szCs w:val="26"/>
        </w:rPr>
        <w:t>và</w:t>
      </w:r>
      <w:proofErr w:type="spellEnd"/>
      <w:r w:rsidRPr="008703FC">
        <w:rPr>
          <w:szCs w:val="26"/>
        </w:rPr>
        <w:t xml:space="preserve"> video </w:t>
      </w:r>
      <w:proofErr w:type="spellStart"/>
      <w:r w:rsidRPr="008703FC">
        <w:rPr>
          <w:szCs w:val="26"/>
        </w:rPr>
        <w:t>mà</w:t>
      </w:r>
      <w:proofErr w:type="spellEnd"/>
      <w:r w:rsidRPr="008703FC">
        <w:rPr>
          <w:szCs w:val="26"/>
        </w:rPr>
        <w:t xml:space="preserve"> </w:t>
      </w:r>
      <w:proofErr w:type="spellStart"/>
      <w:r w:rsidRPr="008703FC">
        <w:rPr>
          <w:szCs w:val="26"/>
        </w:rPr>
        <w:t>họ</w:t>
      </w:r>
      <w:proofErr w:type="spellEnd"/>
      <w:r w:rsidRPr="008703FC">
        <w:rPr>
          <w:szCs w:val="26"/>
        </w:rPr>
        <w:t xml:space="preserve"> </w:t>
      </w:r>
      <w:proofErr w:type="spellStart"/>
      <w:r w:rsidRPr="008703FC">
        <w:rPr>
          <w:szCs w:val="26"/>
        </w:rPr>
        <w:t>đã</w:t>
      </w:r>
      <w:proofErr w:type="spellEnd"/>
      <w:r w:rsidRPr="008703FC">
        <w:rPr>
          <w:szCs w:val="26"/>
        </w:rPr>
        <w:t xml:space="preserve"> </w:t>
      </w:r>
      <w:proofErr w:type="spellStart"/>
      <w:r w:rsidRPr="008703FC">
        <w:rPr>
          <w:szCs w:val="26"/>
        </w:rPr>
        <w:t>xem</w:t>
      </w:r>
      <w:proofErr w:type="spellEnd"/>
      <w:r w:rsidRPr="008703FC">
        <w:rPr>
          <w:szCs w:val="26"/>
        </w:rPr>
        <w:t>.</w:t>
      </w:r>
    </w:p>
    <w:p w14:paraId="7C0C34B8" w14:textId="77777777" w:rsidR="00D65871" w:rsidRDefault="00D65871" w:rsidP="00C872F8">
      <w:pPr>
        <w:pStyle w:val="ListParagraph"/>
        <w:numPr>
          <w:ilvl w:val="0"/>
          <w:numId w:val="53"/>
        </w:numPr>
        <w:tabs>
          <w:tab w:val="left" w:pos="720"/>
        </w:tabs>
        <w:spacing w:line="360" w:lineRule="auto"/>
        <w:jc w:val="both"/>
        <w:rPr>
          <w:szCs w:val="26"/>
        </w:rPr>
      </w:pPr>
      <w:r w:rsidRPr="00D65871">
        <w:rPr>
          <w:szCs w:val="26"/>
        </w:rPr>
        <w:t xml:space="preserve">seq, </w:t>
      </w:r>
      <w:proofErr w:type="spellStart"/>
      <w:r w:rsidRPr="00D65871">
        <w:rPr>
          <w:szCs w:val="26"/>
        </w:rPr>
        <w:t>start_point</w:t>
      </w:r>
      <w:proofErr w:type="spellEnd"/>
      <w:r w:rsidRPr="00D65871">
        <w:rPr>
          <w:szCs w:val="26"/>
        </w:rPr>
        <w:t xml:space="preserve">, </w:t>
      </w:r>
      <w:proofErr w:type="spellStart"/>
      <w:r w:rsidRPr="00D65871">
        <w:rPr>
          <w:szCs w:val="26"/>
        </w:rPr>
        <w:t>end_point</w:t>
      </w:r>
      <w:proofErr w:type="spellEnd"/>
      <w:r w:rsidRPr="00D65871">
        <w:rPr>
          <w:szCs w:val="26"/>
        </w:rPr>
        <w:t xml:space="preserve">, speed, </w:t>
      </w:r>
      <w:proofErr w:type="spellStart"/>
      <w:r w:rsidRPr="00D65871">
        <w:rPr>
          <w:szCs w:val="26"/>
        </w:rPr>
        <w:t>local_start_time</w:t>
      </w:r>
      <w:proofErr w:type="spellEnd"/>
      <w:r w:rsidRPr="00D65871">
        <w:rPr>
          <w:szCs w:val="26"/>
        </w:rPr>
        <w:t xml:space="preserve">: Các </w:t>
      </w:r>
      <w:proofErr w:type="spellStart"/>
      <w:r w:rsidRPr="00D65871">
        <w:rPr>
          <w:szCs w:val="26"/>
        </w:rPr>
        <w:t>thuộc</w:t>
      </w:r>
      <w:proofErr w:type="spellEnd"/>
      <w:r w:rsidRPr="00D65871">
        <w:rPr>
          <w:szCs w:val="26"/>
        </w:rPr>
        <w:t xml:space="preserve"> </w:t>
      </w:r>
      <w:proofErr w:type="spellStart"/>
      <w:r w:rsidRPr="00D65871">
        <w:rPr>
          <w:szCs w:val="26"/>
        </w:rPr>
        <w:t>tính</w:t>
      </w:r>
      <w:proofErr w:type="spellEnd"/>
      <w:r w:rsidRPr="00D65871">
        <w:rPr>
          <w:szCs w:val="26"/>
        </w:rPr>
        <w:t xml:space="preserve"> </w:t>
      </w:r>
      <w:proofErr w:type="spellStart"/>
      <w:r w:rsidRPr="00D65871">
        <w:rPr>
          <w:szCs w:val="26"/>
        </w:rPr>
        <w:t>giúp</w:t>
      </w:r>
      <w:proofErr w:type="spellEnd"/>
      <w:r w:rsidRPr="00D65871">
        <w:rPr>
          <w:szCs w:val="26"/>
        </w:rPr>
        <w:t xml:space="preserve"> </w:t>
      </w:r>
      <w:proofErr w:type="spellStart"/>
      <w:r w:rsidRPr="00D65871">
        <w:rPr>
          <w:szCs w:val="26"/>
        </w:rPr>
        <w:t>phân</w:t>
      </w:r>
      <w:proofErr w:type="spellEnd"/>
      <w:r w:rsidRPr="00D65871">
        <w:rPr>
          <w:szCs w:val="26"/>
        </w:rPr>
        <w:t xml:space="preserve"> </w:t>
      </w:r>
      <w:proofErr w:type="spellStart"/>
      <w:r w:rsidRPr="00D65871">
        <w:rPr>
          <w:szCs w:val="26"/>
        </w:rPr>
        <w:t>tích</w:t>
      </w:r>
      <w:proofErr w:type="spellEnd"/>
      <w:r w:rsidRPr="00D65871">
        <w:rPr>
          <w:szCs w:val="26"/>
        </w:rPr>
        <w:t xml:space="preserve"> </w:t>
      </w:r>
      <w:proofErr w:type="spellStart"/>
      <w:r w:rsidRPr="00D65871">
        <w:rPr>
          <w:szCs w:val="26"/>
        </w:rPr>
        <w:t>thói</w:t>
      </w:r>
      <w:proofErr w:type="spellEnd"/>
      <w:r w:rsidRPr="00D65871">
        <w:rPr>
          <w:szCs w:val="26"/>
        </w:rPr>
        <w:t xml:space="preserve"> </w:t>
      </w:r>
      <w:proofErr w:type="spellStart"/>
      <w:r w:rsidRPr="00D65871">
        <w:rPr>
          <w:szCs w:val="26"/>
        </w:rPr>
        <w:t>quen</w:t>
      </w:r>
      <w:proofErr w:type="spellEnd"/>
      <w:r w:rsidRPr="00D65871">
        <w:rPr>
          <w:szCs w:val="26"/>
        </w:rPr>
        <w:t xml:space="preserve"> </w:t>
      </w:r>
      <w:proofErr w:type="spellStart"/>
      <w:r w:rsidRPr="00D65871">
        <w:rPr>
          <w:szCs w:val="26"/>
        </w:rPr>
        <w:t>xem</w:t>
      </w:r>
      <w:proofErr w:type="spellEnd"/>
      <w:r w:rsidRPr="00D65871">
        <w:rPr>
          <w:szCs w:val="26"/>
        </w:rPr>
        <w:t xml:space="preserve"> video </w:t>
      </w:r>
      <w:proofErr w:type="spellStart"/>
      <w:r w:rsidRPr="00D65871">
        <w:rPr>
          <w:szCs w:val="26"/>
        </w:rPr>
        <w:t>của</w:t>
      </w:r>
      <w:proofErr w:type="spellEnd"/>
      <w:r w:rsidRPr="00D65871">
        <w:rPr>
          <w:szCs w:val="26"/>
        </w:rPr>
        <w:t xml:space="preserve"> </w:t>
      </w:r>
      <w:proofErr w:type="spellStart"/>
      <w:r w:rsidRPr="00D65871">
        <w:rPr>
          <w:szCs w:val="26"/>
        </w:rPr>
        <w:t>người</w:t>
      </w:r>
      <w:proofErr w:type="spellEnd"/>
      <w:r w:rsidRPr="00D65871">
        <w:rPr>
          <w:szCs w:val="26"/>
        </w:rPr>
        <w:t xml:space="preserve"> </w:t>
      </w:r>
      <w:proofErr w:type="spellStart"/>
      <w:r w:rsidRPr="00D65871">
        <w:rPr>
          <w:szCs w:val="26"/>
        </w:rPr>
        <w:t>dùng</w:t>
      </w:r>
      <w:proofErr w:type="spellEnd"/>
      <w:r w:rsidRPr="00D65871">
        <w:rPr>
          <w:szCs w:val="26"/>
        </w:rPr>
        <w:t>.</w:t>
      </w:r>
    </w:p>
    <w:p w14:paraId="6478DE38" w14:textId="5F431CCB" w:rsidR="00AD0CF3" w:rsidRPr="00CE6A7C" w:rsidRDefault="00D65871" w:rsidP="00C872F8">
      <w:pPr>
        <w:pStyle w:val="ListParagraph"/>
        <w:numPr>
          <w:ilvl w:val="0"/>
          <w:numId w:val="52"/>
        </w:numPr>
        <w:spacing w:line="360" w:lineRule="auto"/>
        <w:jc w:val="both"/>
        <w:rPr>
          <w:szCs w:val="26"/>
        </w:rPr>
      </w:pPr>
      <w:r w:rsidRPr="00D65871">
        <w:rPr>
          <w:b/>
          <w:bCs/>
          <w:szCs w:val="26"/>
        </w:rPr>
        <w:t>User → Course</w:t>
      </w:r>
      <w:r w:rsidRPr="00D65871">
        <w:rPr>
          <w:szCs w:val="26"/>
        </w:rPr>
        <w:t xml:space="preserve">: </w:t>
      </w:r>
      <w:proofErr w:type="spellStart"/>
      <w:r w:rsidRPr="00D65871">
        <w:rPr>
          <w:szCs w:val="26"/>
        </w:rPr>
        <w:t>Mối</w:t>
      </w:r>
      <w:proofErr w:type="spellEnd"/>
      <w:r w:rsidRPr="00D65871">
        <w:rPr>
          <w:szCs w:val="26"/>
        </w:rPr>
        <w:t xml:space="preserve"> </w:t>
      </w:r>
      <w:proofErr w:type="spellStart"/>
      <w:r w:rsidRPr="00D65871">
        <w:rPr>
          <w:szCs w:val="26"/>
        </w:rPr>
        <w:t>quan</w:t>
      </w:r>
      <w:proofErr w:type="spellEnd"/>
      <w:r w:rsidRPr="00D65871">
        <w:rPr>
          <w:szCs w:val="26"/>
        </w:rPr>
        <w:t xml:space="preserve"> </w:t>
      </w:r>
      <w:proofErr w:type="spellStart"/>
      <w:r w:rsidRPr="00D65871">
        <w:rPr>
          <w:szCs w:val="26"/>
        </w:rPr>
        <w:t>hệ</w:t>
      </w:r>
      <w:proofErr w:type="spellEnd"/>
      <w:r w:rsidRPr="00D65871">
        <w:rPr>
          <w:szCs w:val="26"/>
        </w:rPr>
        <w:t xml:space="preserve"> </w:t>
      </w:r>
      <w:proofErr w:type="spellStart"/>
      <w:r w:rsidRPr="00D65871">
        <w:rPr>
          <w:szCs w:val="26"/>
        </w:rPr>
        <w:t>giữa</w:t>
      </w:r>
      <w:proofErr w:type="spellEnd"/>
      <w:r w:rsidRPr="00D65871">
        <w:rPr>
          <w:szCs w:val="26"/>
        </w:rPr>
        <w:t xml:space="preserve"> </w:t>
      </w:r>
      <w:proofErr w:type="spellStart"/>
      <w:r w:rsidRPr="00D65871">
        <w:rPr>
          <w:szCs w:val="26"/>
        </w:rPr>
        <w:t>người</w:t>
      </w:r>
      <w:proofErr w:type="spellEnd"/>
      <w:r w:rsidRPr="00D65871">
        <w:rPr>
          <w:szCs w:val="26"/>
        </w:rPr>
        <w:t xml:space="preserve"> </w:t>
      </w:r>
      <w:proofErr w:type="spellStart"/>
      <w:r w:rsidRPr="00D65871">
        <w:rPr>
          <w:szCs w:val="26"/>
        </w:rPr>
        <w:t>dùng</w:t>
      </w:r>
      <w:proofErr w:type="spellEnd"/>
      <w:r w:rsidRPr="00D65871">
        <w:rPr>
          <w:szCs w:val="26"/>
        </w:rPr>
        <w:t xml:space="preserve"> </w:t>
      </w:r>
      <w:proofErr w:type="spellStart"/>
      <w:r w:rsidRPr="00D65871">
        <w:rPr>
          <w:szCs w:val="26"/>
        </w:rPr>
        <w:t>và</w:t>
      </w:r>
      <w:proofErr w:type="spellEnd"/>
      <w:r w:rsidRPr="00D65871">
        <w:rPr>
          <w:szCs w:val="26"/>
        </w:rPr>
        <w:t xml:space="preserve"> </w:t>
      </w:r>
      <w:proofErr w:type="spellStart"/>
      <w:r w:rsidRPr="00D65871">
        <w:rPr>
          <w:szCs w:val="26"/>
        </w:rPr>
        <w:t>khóa</w:t>
      </w:r>
      <w:proofErr w:type="spellEnd"/>
      <w:r w:rsidRPr="00D65871">
        <w:rPr>
          <w:szCs w:val="26"/>
        </w:rPr>
        <w:t xml:space="preserve"> </w:t>
      </w:r>
      <w:proofErr w:type="spellStart"/>
      <w:r w:rsidRPr="00D65871">
        <w:rPr>
          <w:szCs w:val="26"/>
        </w:rPr>
        <w:t>học</w:t>
      </w:r>
      <w:proofErr w:type="spellEnd"/>
      <w:r w:rsidRPr="00D65871">
        <w:rPr>
          <w:szCs w:val="26"/>
        </w:rPr>
        <w:t xml:space="preserve"> </w:t>
      </w:r>
      <w:proofErr w:type="spellStart"/>
      <w:r w:rsidRPr="00D65871">
        <w:rPr>
          <w:szCs w:val="26"/>
        </w:rPr>
        <w:t>mà</w:t>
      </w:r>
      <w:proofErr w:type="spellEnd"/>
      <w:r w:rsidRPr="00D65871">
        <w:rPr>
          <w:szCs w:val="26"/>
        </w:rPr>
        <w:t xml:space="preserve"> </w:t>
      </w:r>
      <w:proofErr w:type="spellStart"/>
      <w:r w:rsidRPr="00D65871">
        <w:rPr>
          <w:szCs w:val="26"/>
        </w:rPr>
        <w:t>họ</w:t>
      </w:r>
      <w:proofErr w:type="spellEnd"/>
      <w:r w:rsidRPr="00D65871">
        <w:rPr>
          <w:szCs w:val="26"/>
        </w:rPr>
        <w:t xml:space="preserve"> </w:t>
      </w:r>
      <w:proofErr w:type="spellStart"/>
      <w:r w:rsidRPr="00D65871">
        <w:rPr>
          <w:szCs w:val="26"/>
        </w:rPr>
        <w:t>đã</w:t>
      </w:r>
      <w:proofErr w:type="spellEnd"/>
      <w:r w:rsidRPr="00D65871">
        <w:rPr>
          <w:szCs w:val="26"/>
        </w:rPr>
        <w:t xml:space="preserve"> </w:t>
      </w:r>
      <w:proofErr w:type="spellStart"/>
      <w:r w:rsidRPr="00D65871">
        <w:rPr>
          <w:szCs w:val="26"/>
        </w:rPr>
        <w:t>tham</w:t>
      </w:r>
      <w:proofErr w:type="spellEnd"/>
      <w:r w:rsidRPr="00D65871">
        <w:rPr>
          <w:szCs w:val="26"/>
        </w:rPr>
        <w:t xml:space="preserve"> </w:t>
      </w:r>
      <w:proofErr w:type="spellStart"/>
      <w:r w:rsidRPr="00D65871">
        <w:rPr>
          <w:szCs w:val="26"/>
        </w:rPr>
        <w:t>gia</w:t>
      </w:r>
      <w:proofErr w:type="spellEnd"/>
      <w:r w:rsidRPr="00D65871">
        <w:rPr>
          <w:szCs w:val="26"/>
        </w:rPr>
        <w:t>.</w:t>
      </w:r>
    </w:p>
    <w:p w14:paraId="75726500" w14:textId="452FCFF7" w:rsidR="00595A0E" w:rsidRPr="00595A0E" w:rsidRDefault="00BF1CB2" w:rsidP="007940AB">
      <w:pPr>
        <w:pStyle w:val="Heading2"/>
        <w:numPr>
          <w:ilvl w:val="1"/>
          <w:numId w:val="3"/>
        </w:numPr>
        <w:jc w:val="both"/>
      </w:pPr>
      <w:bookmarkStart w:id="24" w:name="_Toc184761364"/>
      <w:r>
        <w:t>Các chức năng của mô hình mạng</w:t>
      </w:r>
      <w:bookmarkEnd w:id="24"/>
    </w:p>
    <w:p w14:paraId="5F880947" w14:textId="77777777" w:rsidR="00F560E6" w:rsidRPr="00595A0E" w:rsidRDefault="00F560E6" w:rsidP="00C872F8">
      <w:pPr>
        <w:pStyle w:val="ListParagraph"/>
        <w:numPr>
          <w:ilvl w:val="0"/>
          <w:numId w:val="54"/>
        </w:numPr>
        <w:jc w:val="both"/>
        <w:rPr>
          <w:szCs w:val="32"/>
          <w:lang w:val="vi-VN"/>
        </w:rPr>
      </w:pPr>
      <w:r w:rsidRPr="00595A0E">
        <w:rPr>
          <w:lang w:val="vi-VN"/>
        </w:rPr>
        <w:t>Phân tích hành vi người dùng:</w:t>
      </w:r>
    </w:p>
    <w:p w14:paraId="10F16709" w14:textId="77777777" w:rsidR="00F560E6" w:rsidRPr="00595A0E" w:rsidRDefault="00F560E6" w:rsidP="00C872F8">
      <w:pPr>
        <w:pStyle w:val="ListParagraph"/>
        <w:numPr>
          <w:ilvl w:val="0"/>
          <w:numId w:val="52"/>
        </w:numPr>
        <w:jc w:val="both"/>
        <w:rPr>
          <w:szCs w:val="32"/>
          <w:lang w:val="vi-VN"/>
        </w:rPr>
      </w:pPr>
      <w:r w:rsidRPr="00595A0E">
        <w:rPr>
          <w:szCs w:val="32"/>
          <w:lang w:val="vi-VN"/>
        </w:rPr>
        <w:t>Mối quan hệ giữa người dùng và các câu hỏi giúp phân tích hiệu suất làm bài tập của họ (số lần thử, điểm số, tỷ lệ đúng sai).</w:t>
      </w:r>
    </w:p>
    <w:p w14:paraId="370A7578" w14:textId="53B9FEA4" w:rsidR="00F560E6" w:rsidRPr="0085419F" w:rsidRDefault="00F560E6" w:rsidP="00C872F8">
      <w:pPr>
        <w:pStyle w:val="ListParagraph"/>
        <w:numPr>
          <w:ilvl w:val="0"/>
          <w:numId w:val="52"/>
        </w:numPr>
        <w:spacing w:line="360" w:lineRule="auto"/>
        <w:jc w:val="both"/>
        <w:rPr>
          <w:szCs w:val="26"/>
          <w:lang w:val="vi-VN"/>
        </w:rPr>
      </w:pPr>
      <w:r w:rsidRPr="00595A0E">
        <w:rPr>
          <w:szCs w:val="26"/>
          <w:lang w:val="vi-VN"/>
        </w:rPr>
        <w:t xml:space="preserve">Mối quan hệ giữa người dùng và </w:t>
      </w:r>
      <w:proofErr w:type="spellStart"/>
      <w:r w:rsidRPr="00595A0E">
        <w:rPr>
          <w:szCs w:val="26"/>
          <w:lang w:val="vi-VN"/>
        </w:rPr>
        <w:t>video</w:t>
      </w:r>
      <w:proofErr w:type="spellEnd"/>
      <w:r w:rsidRPr="00595A0E">
        <w:rPr>
          <w:szCs w:val="26"/>
          <w:lang w:val="vi-VN"/>
        </w:rPr>
        <w:t xml:space="preserve"> giúp theo dõi thói quen xem </w:t>
      </w:r>
      <w:proofErr w:type="spellStart"/>
      <w:r w:rsidRPr="00595A0E">
        <w:rPr>
          <w:szCs w:val="26"/>
          <w:lang w:val="vi-VN"/>
        </w:rPr>
        <w:t>video</w:t>
      </w:r>
      <w:proofErr w:type="spellEnd"/>
      <w:r w:rsidRPr="00595A0E">
        <w:rPr>
          <w:szCs w:val="26"/>
          <w:lang w:val="vi-VN"/>
        </w:rPr>
        <w:t xml:space="preserve">, thời gian xem, và tốc độ phát </w:t>
      </w:r>
      <w:proofErr w:type="spellStart"/>
      <w:r w:rsidRPr="00595A0E">
        <w:rPr>
          <w:szCs w:val="26"/>
          <w:lang w:val="vi-VN"/>
        </w:rPr>
        <w:t>video</w:t>
      </w:r>
      <w:proofErr w:type="spellEnd"/>
      <w:r w:rsidRPr="00595A0E">
        <w:rPr>
          <w:szCs w:val="26"/>
          <w:lang w:val="vi-VN"/>
        </w:rPr>
        <w:t>.</w:t>
      </w:r>
    </w:p>
    <w:p w14:paraId="62B20B50" w14:textId="77777777" w:rsidR="00F560E6" w:rsidRPr="00EF576B" w:rsidRDefault="00F560E6" w:rsidP="00C872F8">
      <w:pPr>
        <w:pStyle w:val="ListParagraph"/>
        <w:numPr>
          <w:ilvl w:val="0"/>
          <w:numId w:val="54"/>
        </w:numPr>
        <w:tabs>
          <w:tab w:val="left" w:pos="720"/>
        </w:tabs>
        <w:spacing w:line="360" w:lineRule="auto"/>
        <w:jc w:val="both"/>
        <w:rPr>
          <w:szCs w:val="26"/>
          <w:lang w:val="vi-VN"/>
        </w:rPr>
      </w:pPr>
      <w:r w:rsidRPr="00EF576B">
        <w:rPr>
          <w:szCs w:val="26"/>
          <w:lang w:val="vi-VN"/>
        </w:rPr>
        <w:t>Phân tích khóa học và bài tập:</w:t>
      </w:r>
    </w:p>
    <w:p w14:paraId="717C3159" w14:textId="590E15C7" w:rsidR="00F560E6" w:rsidRPr="0085419F" w:rsidRDefault="00F560E6" w:rsidP="00C872F8">
      <w:pPr>
        <w:pStyle w:val="ListParagraph"/>
        <w:numPr>
          <w:ilvl w:val="0"/>
          <w:numId w:val="52"/>
        </w:numPr>
        <w:spacing w:line="360" w:lineRule="auto"/>
        <w:jc w:val="both"/>
        <w:rPr>
          <w:szCs w:val="26"/>
          <w:lang w:val="vi-VN"/>
        </w:rPr>
      </w:pPr>
      <w:r w:rsidRPr="0085419F">
        <w:rPr>
          <w:szCs w:val="26"/>
          <w:lang w:val="vi-VN"/>
        </w:rPr>
        <w:t>Phân tích các bài tập và câu hỏi trong các khóa học để đánh giá mức độ khó của chúng.</w:t>
      </w:r>
    </w:p>
    <w:p w14:paraId="3193FBEB" w14:textId="705E20B7" w:rsidR="00F560E6" w:rsidRPr="0085419F" w:rsidRDefault="00F560E6" w:rsidP="00C872F8">
      <w:pPr>
        <w:pStyle w:val="ListParagraph"/>
        <w:numPr>
          <w:ilvl w:val="0"/>
          <w:numId w:val="52"/>
        </w:numPr>
        <w:tabs>
          <w:tab w:val="left" w:pos="720"/>
        </w:tabs>
        <w:spacing w:line="360" w:lineRule="auto"/>
        <w:jc w:val="both"/>
        <w:rPr>
          <w:szCs w:val="26"/>
          <w:lang w:val="vi-VN"/>
        </w:rPr>
      </w:pPr>
      <w:r w:rsidRPr="0085419F">
        <w:rPr>
          <w:szCs w:val="26"/>
          <w:lang w:val="vi-VN"/>
        </w:rPr>
        <w:t>Từ đó, tối ưu hóa khóa học và bài tập sao cho phù hợp với người học.</w:t>
      </w:r>
    </w:p>
    <w:p w14:paraId="408ABAC9" w14:textId="2352B704" w:rsidR="00F560E6" w:rsidRPr="00EF576B" w:rsidRDefault="00F560E6" w:rsidP="00C872F8">
      <w:pPr>
        <w:pStyle w:val="ListParagraph"/>
        <w:numPr>
          <w:ilvl w:val="0"/>
          <w:numId w:val="54"/>
        </w:numPr>
        <w:tabs>
          <w:tab w:val="left" w:pos="720"/>
        </w:tabs>
        <w:spacing w:line="360" w:lineRule="auto"/>
        <w:jc w:val="both"/>
        <w:rPr>
          <w:szCs w:val="26"/>
          <w:lang w:val="vi-VN"/>
        </w:rPr>
      </w:pPr>
      <w:r w:rsidRPr="00EF576B">
        <w:rPr>
          <w:szCs w:val="26"/>
          <w:lang w:val="vi-VN"/>
        </w:rPr>
        <w:t>Cá nhân hóa trải nghiệm học tập:</w:t>
      </w:r>
    </w:p>
    <w:p w14:paraId="6D4667B5" w14:textId="77777777" w:rsidR="00F560E6" w:rsidRPr="0085419F" w:rsidRDefault="00F560E6" w:rsidP="00C872F8">
      <w:pPr>
        <w:pStyle w:val="ListParagraph"/>
        <w:numPr>
          <w:ilvl w:val="0"/>
          <w:numId w:val="55"/>
        </w:numPr>
        <w:tabs>
          <w:tab w:val="left" w:pos="720"/>
        </w:tabs>
        <w:spacing w:line="360" w:lineRule="auto"/>
        <w:jc w:val="both"/>
        <w:rPr>
          <w:szCs w:val="26"/>
          <w:lang w:val="vi-VN"/>
        </w:rPr>
      </w:pPr>
      <w:r w:rsidRPr="0085419F">
        <w:rPr>
          <w:szCs w:val="26"/>
          <w:lang w:val="vi-VN"/>
        </w:rPr>
        <w:t xml:space="preserve">Gợi ý </w:t>
      </w:r>
      <w:proofErr w:type="spellStart"/>
      <w:r w:rsidRPr="0085419F">
        <w:rPr>
          <w:szCs w:val="26"/>
          <w:lang w:val="vi-VN"/>
        </w:rPr>
        <w:t>video</w:t>
      </w:r>
      <w:proofErr w:type="spellEnd"/>
      <w:r w:rsidRPr="0085419F">
        <w:rPr>
          <w:szCs w:val="26"/>
          <w:lang w:val="vi-VN"/>
        </w:rPr>
        <w:t xml:space="preserve"> hoặc câu hỏi bổ sung dựa trên hành vi học tập của người dùng.</w:t>
      </w:r>
    </w:p>
    <w:p w14:paraId="22E7FF4D" w14:textId="242836D0" w:rsidR="002B5340" w:rsidRPr="00512724" w:rsidRDefault="00F560E6" w:rsidP="00C872F8">
      <w:pPr>
        <w:pStyle w:val="ListParagraph"/>
        <w:numPr>
          <w:ilvl w:val="0"/>
          <w:numId w:val="55"/>
        </w:numPr>
        <w:tabs>
          <w:tab w:val="left" w:pos="720"/>
        </w:tabs>
        <w:spacing w:line="360" w:lineRule="auto"/>
        <w:jc w:val="both"/>
        <w:rPr>
          <w:szCs w:val="26"/>
          <w:lang w:val="vi-VN"/>
        </w:rPr>
      </w:pPr>
      <w:r w:rsidRPr="00512724">
        <w:rPr>
          <w:szCs w:val="26"/>
          <w:lang w:val="vi-VN"/>
        </w:rPr>
        <w:t>Dự đoán kết quả của người dùng trong các bài tập hoặc khóa học tiếp theo dựa trên dữ liệu lịch sử.</w:t>
      </w:r>
    </w:p>
    <w:p w14:paraId="68FBB129" w14:textId="7D3B34B9" w:rsidR="00394E7A" w:rsidRDefault="006B2099" w:rsidP="007940AB">
      <w:pPr>
        <w:pStyle w:val="Heading2"/>
        <w:numPr>
          <w:ilvl w:val="1"/>
          <w:numId w:val="3"/>
        </w:numPr>
        <w:jc w:val="both"/>
      </w:pPr>
      <w:bookmarkStart w:id="25" w:name="_Toc184761365"/>
      <w:r>
        <w:t>Mô hình huấn luyện</w:t>
      </w:r>
      <w:bookmarkEnd w:id="25"/>
    </w:p>
    <w:p w14:paraId="55BA7136" w14:textId="48298CEA"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t>Logistic</w:t>
      </w:r>
      <w:proofErr w:type="spellEnd"/>
      <w:r w:rsidRPr="00FD0987">
        <w:rPr>
          <w:b/>
          <w:lang w:val="vi-VN"/>
        </w:rPr>
        <w:t xml:space="preserve"> </w:t>
      </w:r>
      <w:proofErr w:type="spellStart"/>
      <w:r w:rsidRPr="00FD0987">
        <w:rPr>
          <w:b/>
          <w:lang w:val="vi-VN"/>
        </w:rPr>
        <w:t>Regression</w:t>
      </w:r>
      <w:proofErr w:type="spellEnd"/>
      <w:r w:rsidRPr="00FD0987">
        <w:rPr>
          <w:b/>
          <w:lang w:val="vi-VN"/>
        </w:rPr>
        <w:t>:</w:t>
      </w:r>
      <w:r w:rsidRPr="0055774E">
        <w:rPr>
          <w:lang w:val="vi-VN"/>
        </w:rPr>
        <w:t xml:space="preserve"> Mô hình đơn giản và dễ giải thích, phù hợp với bài toán phân loại </w:t>
      </w:r>
      <w:r w:rsidR="00FD0987" w:rsidRPr="00FD0987">
        <w:rPr>
          <w:lang w:val="vi-VN"/>
        </w:rPr>
        <w:t>n</w:t>
      </w:r>
      <w:r w:rsidRPr="00FD0987">
        <w:rPr>
          <w:lang w:val="vi-VN"/>
        </w:rPr>
        <w:t>hị</w:t>
      </w:r>
      <w:r w:rsidRPr="0055774E">
        <w:rPr>
          <w:lang w:val="vi-VN"/>
        </w:rPr>
        <w:t xml:space="preserve"> phân.</w:t>
      </w:r>
    </w:p>
    <w:p w14:paraId="6C96165B" w14:textId="6F92390D"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t>Decision</w:t>
      </w:r>
      <w:proofErr w:type="spellEnd"/>
      <w:r w:rsidRPr="00FD0987">
        <w:rPr>
          <w:b/>
          <w:lang w:val="vi-VN"/>
        </w:rPr>
        <w:t xml:space="preserve"> </w:t>
      </w:r>
      <w:proofErr w:type="spellStart"/>
      <w:r w:rsidRPr="00FD0987">
        <w:rPr>
          <w:b/>
          <w:lang w:val="vi-VN"/>
        </w:rPr>
        <w:t>Tree</w:t>
      </w:r>
      <w:proofErr w:type="spellEnd"/>
      <w:r w:rsidRPr="00FD0987">
        <w:rPr>
          <w:b/>
          <w:lang w:val="vi-VN"/>
        </w:rPr>
        <w:t>:</w:t>
      </w:r>
      <w:r w:rsidRPr="0055774E">
        <w:rPr>
          <w:lang w:val="vi-VN"/>
        </w:rPr>
        <w:t xml:space="preserve"> Mô hình dễ trực quan hóa và hiểu rõ quy trình ra quyết định.</w:t>
      </w:r>
    </w:p>
    <w:p w14:paraId="54E496EB" w14:textId="7F25A6FE"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lastRenderedPageBreak/>
        <w:t>Random</w:t>
      </w:r>
      <w:proofErr w:type="spellEnd"/>
      <w:r w:rsidRPr="00FD0987">
        <w:rPr>
          <w:b/>
          <w:lang w:val="vi-VN"/>
        </w:rPr>
        <w:t xml:space="preserve"> </w:t>
      </w:r>
      <w:proofErr w:type="spellStart"/>
      <w:r w:rsidRPr="00FD0987">
        <w:rPr>
          <w:b/>
          <w:lang w:val="vi-VN"/>
        </w:rPr>
        <w:t>Forest</w:t>
      </w:r>
      <w:proofErr w:type="spellEnd"/>
      <w:r w:rsidRPr="00FD0987">
        <w:rPr>
          <w:b/>
          <w:lang w:val="vi-VN"/>
        </w:rPr>
        <w:t>:</w:t>
      </w:r>
      <w:r w:rsidRPr="0055774E">
        <w:rPr>
          <w:lang w:val="vi-VN"/>
        </w:rPr>
        <w:t xml:space="preserve"> Mô hình mạnh hơn </w:t>
      </w:r>
      <w:proofErr w:type="spellStart"/>
      <w:r w:rsidRPr="0055774E">
        <w:rPr>
          <w:lang w:val="vi-VN"/>
        </w:rPr>
        <w:t>Decision</w:t>
      </w:r>
      <w:proofErr w:type="spellEnd"/>
      <w:r w:rsidRPr="0055774E">
        <w:rPr>
          <w:lang w:val="vi-VN"/>
        </w:rPr>
        <w:t xml:space="preserve"> </w:t>
      </w:r>
      <w:proofErr w:type="spellStart"/>
      <w:r w:rsidRPr="0055774E">
        <w:rPr>
          <w:lang w:val="vi-VN"/>
        </w:rPr>
        <w:t>Tree</w:t>
      </w:r>
      <w:proofErr w:type="spellEnd"/>
      <w:r w:rsidRPr="0055774E">
        <w:rPr>
          <w:lang w:val="vi-VN"/>
        </w:rPr>
        <w:t>, sử dụng nhiều cây quyết định để cải thiện độ chính xác.</w:t>
      </w:r>
    </w:p>
    <w:p w14:paraId="607EAAEF" w14:textId="7E0F0793"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t>Support</w:t>
      </w:r>
      <w:proofErr w:type="spellEnd"/>
      <w:r w:rsidRPr="00FD0987">
        <w:rPr>
          <w:b/>
          <w:lang w:val="vi-VN"/>
        </w:rPr>
        <w:t xml:space="preserve"> </w:t>
      </w:r>
      <w:proofErr w:type="spellStart"/>
      <w:r w:rsidRPr="00FD0987">
        <w:rPr>
          <w:b/>
          <w:lang w:val="vi-VN"/>
        </w:rPr>
        <w:t>Vector</w:t>
      </w:r>
      <w:proofErr w:type="spellEnd"/>
      <w:r w:rsidRPr="00FD0987">
        <w:rPr>
          <w:b/>
          <w:lang w:val="vi-VN"/>
        </w:rPr>
        <w:t xml:space="preserve"> </w:t>
      </w:r>
      <w:proofErr w:type="spellStart"/>
      <w:r w:rsidRPr="00FD0987">
        <w:rPr>
          <w:b/>
          <w:lang w:val="vi-VN"/>
        </w:rPr>
        <w:t>Machine</w:t>
      </w:r>
      <w:proofErr w:type="spellEnd"/>
      <w:r w:rsidRPr="00FD0987">
        <w:rPr>
          <w:b/>
          <w:lang w:val="vi-VN"/>
        </w:rPr>
        <w:t xml:space="preserve"> (SVM):</w:t>
      </w:r>
      <w:r w:rsidRPr="0055774E">
        <w:rPr>
          <w:lang w:val="vi-VN"/>
        </w:rPr>
        <w:t xml:space="preserve"> Tạo ra một siêu </w:t>
      </w:r>
      <w:proofErr w:type="spellStart"/>
      <w:r w:rsidRPr="0055774E">
        <w:rPr>
          <w:lang w:val="vi-VN"/>
        </w:rPr>
        <w:t>phẳng</w:t>
      </w:r>
      <w:proofErr w:type="spellEnd"/>
      <w:r w:rsidRPr="0055774E">
        <w:rPr>
          <w:lang w:val="vi-VN"/>
        </w:rPr>
        <w:t xml:space="preserve"> để phân loại dữ liệu.</w:t>
      </w:r>
    </w:p>
    <w:p w14:paraId="76706C6F" w14:textId="02C5F179" w:rsidR="0055774E" w:rsidRPr="0055774E" w:rsidRDefault="0055774E" w:rsidP="007940AB">
      <w:pPr>
        <w:pStyle w:val="ListParagraph"/>
        <w:numPr>
          <w:ilvl w:val="0"/>
          <w:numId w:val="54"/>
        </w:numPr>
        <w:spacing w:line="360" w:lineRule="auto"/>
        <w:jc w:val="both"/>
        <w:rPr>
          <w:lang w:val="vi-VN"/>
        </w:rPr>
      </w:pPr>
      <w:proofErr w:type="spellStart"/>
      <w:r w:rsidRPr="00FD0987">
        <w:rPr>
          <w:b/>
          <w:lang w:val="vi-VN"/>
        </w:rPr>
        <w:t>Neural</w:t>
      </w:r>
      <w:proofErr w:type="spellEnd"/>
      <w:r w:rsidRPr="00FD0987">
        <w:rPr>
          <w:b/>
          <w:lang w:val="vi-VN"/>
        </w:rPr>
        <w:t xml:space="preserve"> </w:t>
      </w:r>
      <w:proofErr w:type="spellStart"/>
      <w:r w:rsidRPr="00FD0987">
        <w:rPr>
          <w:b/>
          <w:lang w:val="vi-VN"/>
        </w:rPr>
        <w:t>Networks</w:t>
      </w:r>
      <w:proofErr w:type="spellEnd"/>
      <w:r w:rsidRPr="00FD0987">
        <w:rPr>
          <w:b/>
          <w:lang w:val="vi-VN"/>
        </w:rPr>
        <w:t>:</w:t>
      </w:r>
      <w:r w:rsidRPr="0055774E">
        <w:rPr>
          <w:lang w:val="vi-VN"/>
        </w:rPr>
        <w:t xml:space="preserve"> Mô hình phức tạp hơn, có khả năng học các mối quan hệ phi tuyến tính giữa các đặc trưng trong dữ liệu.</w:t>
      </w:r>
    </w:p>
    <w:p w14:paraId="5B5E108B" w14:textId="31A40F19" w:rsidR="002F4372" w:rsidRPr="001452E9" w:rsidRDefault="0055774E" w:rsidP="007940AB">
      <w:pPr>
        <w:pStyle w:val="ListParagraph"/>
        <w:numPr>
          <w:ilvl w:val="0"/>
          <w:numId w:val="54"/>
        </w:numPr>
        <w:spacing w:line="360" w:lineRule="auto"/>
        <w:jc w:val="both"/>
        <w:rPr>
          <w:lang w:val="vi-VN"/>
        </w:rPr>
      </w:pPr>
      <w:r w:rsidRPr="0055774E">
        <w:rPr>
          <w:lang w:val="vi-VN"/>
        </w:rPr>
        <w:t>Sử dụng tập huấn luyện để đào tạo mô hình, tức là mô hình sẽ học từ dữ liệu đã biết nhãn (hoàn thành hoặc không hoàn thành khóa học).</w:t>
      </w:r>
      <w:r w:rsidR="002F4372">
        <w:rPr>
          <w:lang w:val="vi-VN"/>
        </w:rPr>
        <w:br w:type="page"/>
      </w:r>
    </w:p>
    <w:p w14:paraId="4AE682B6" w14:textId="324B541D" w:rsidR="00D73F56" w:rsidRDefault="00746A5A" w:rsidP="00D73F56">
      <w:pPr>
        <w:pStyle w:val="Heading1"/>
        <w:rPr>
          <w:lang w:val="vi-VN"/>
        </w:rPr>
      </w:pPr>
      <w:bookmarkStart w:id="26" w:name="_Toc184761366"/>
      <w:r>
        <w:lastRenderedPageBreak/>
        <w:t>C</w:t>
      </w:r>
      <w:r w:rsidR="00D73F56" w:rsidRPr="0208BB30">
        <w:rPr>
          <w:lang w:val="vi-VN"/>
        </w:rPr>
        <w:t>HƯƠNG 4: THỰC NGHIỆM</w:t>
      </w:r>
      <w:bookmarkEnd w:id="26"/>
      <w:r w:rsidR="00D73F56" w:rsidRPr="0208BB30">
        <w:rPr>
          <w:lang w:val="vi-VN"/>
        </w:rPr>
        <w:t xml:space="preserve"> </w:t>
      </w:r>
    </w:p>
    <w:p w14:paraId="403006FE" w14:textId="5AD3783C" w:rsidR="00D07228" w:rsidRPr="00D07228" w:rsidRDefault="1A1599B0" w:rsidP="003968A7">
      <w:pPr>
        <w:pStyle w:val="Heading2"/>
        <w:numPr>
          <w:ilvl w:val="0"/>
          <w:numId w:val="64"/>
        </w:numPr>
      </w:pPr>
      <w:r w:rsidRPr="0208BB30">
        <w:t xml:space="preserve"> </w:t>
      </w:r>
      <w:bookmarkStart w:id="27" w:name="_Toc184761367"/>
      <w:r w:rsidRPr="0208BB30">
        <w:t xml:space="preserve">Tiền xử lý dữ </w:t>
      </w:r>
      <w:r w:rsidR="00D07228">
        <w:t>liệu:</w:t>
      </w:r>
      <w:bookmarkEnd w:id="27"/>
      <w:r w:rsidR="00D07228">
        <w:t xml:space="preserve"> </w:t>
      </w:r>
    </w:p>
    <w:tbl>
      <w:tblPr>
        <w:tblStyle w:val="TableGrid"/>
        <w:tblW w:w="9350" w:type="dxa"/>
        <w:tblInd w:w="535" w:type="dxa"/>
        <w:tblLook w:val="04A0" w:firstRow="1" w:lastRow="0" w:firstColumn="1" w:lastColumn="0" w:noHBand="0" w:noVBand="1"/>
      </w:tblPr>
      <w:tblGrid>
        <w:gridCol w:w="895"/>
        <w:gridCol w:w="2610"/>
        <w:gridCol w:w="3507"/>
        <w:gridCol w:w="2338"/>
      </w:tblGrid>
      <w:tr w:rsidR="00DC123F" w14:paraId="40B64D0A" w14:textId="77777777" w:rsidTr="00413097">
        <w:trPr>
          <w:trHeight w:val="719"/>
        </w:trPr>
        <w:tc>
          <w:tcPr>
            <w:tcW w:w="895" w:type="dxa"/>
            <w:shd w:val="clear" w:color="auto" w:fill="D9D9D9" w:themeFill="background1" w:themeFillShade="D9"/>
            <w:vAlign w:val="center"/>
          </w:tcPr>
          <w:p w14:paraId="06AB9E0F" w14:textId="5E98682F" w:rsidR="00DC123F" w:rsidRPr="00190B36" w:rsidRDefault="00DC123F" w:rsidP="00190B36">
            <w:pPr>
              <w:ind w:left="0"/>
              <w:jc w:val="center"/>
              <w:rPr>
                <w:b/>
                <w:bCs/>
              </w:rPr>
            </w:pPr>
            <w:r w:rsidRPr="00190B36">
              <w:rPr>
                <w:b/>
                <w:bCs/>
              </w:rPr>
              <w:t>STT</w:t>
            </w:r>
          </w:p>
        </w:tc>
        <w:tc>
          <w:tcPr>
            <w:tcW w:w="2610" w:type="dxa"/>
            <w:shd w:val="clear" w:color="auto" w:fill="D9D9D9" w:themeFill="background1" w:themeFillShade="D9"/>
            <w:vAlign w:val="center"/>
          </w:tcPr>
          <w:p w14:paraId="00DB6B23" w14:textId="67665AD6" w:rsidR="00DC123F" w:rsidRPr="00190B36" w:rsidRDefault="001E13FF" w:rsidP="00190B36">
            <w:pPr>
              <w:ind w:left="0"/>
              <w:jc w:val="center"/>
              <w:rPr>
                <w:b/>
                <w:bCs/>
              </w:rPr>
            </w:pPr>
            <w:r w:rsidRPr="00190B36">
              <w:rPr>
                <w:b/>
                <w:bCs/>
              </w:rPr>
              <w:t xml:space="preserve">Thao </w:t>
            </w:r>
            <w:proofErr w:type="spellStart"/>
            <w:r w:rsidRPr="00190B36">
              <w:rPr>
                <w:b/>
                <w:bCs/>
              </w:rPr>
              <w:t>tác</w:t>
            </w:r>
            <w:proofErr w:type="spellEnd"/>
            <w:r w:rsidRPr="00190B36">
              <w:rPr>
                <w:b/>
                <w:bCs/>
              </w:rPr>
              <w:t xml:space="preserve"> </w:t>
            </w:r>
            <w:proofErr w:type="spellStart"/>
            <w:r w:rsidRPr="00190B36">
              <w:rPr>
                <w:b/>
                <w:bCs/>
              </w:rPr>
              <w:t>xử</w:t>
            </w:r>
            <w:proofErr w:type="spellEnd"/>
            <w:r w:rsidRPr="00190B36">
              <w:rPr>
                <w:b/>
                <w:bCs/>
              </w:rPr>
              <w:t xml:space="preserve"> </w:t>
            </w:r>
            <w:proofErr w:type="spellStart"/>
            <w:r w:rsidRPr="00190B36">
              <w:rPr>
                <w:b/>
                <w:bCs/>
              </w:rPr>
              <w:t>lý</w:t>
            </w:r>
            <w:proofErr w:type="spellEnd"/>
          </w:p>
        </w:tc>
        <w:tc>
          <w:tcPr>
            <w:tcW w:w="3507" w:type="dxa"/>
            <w:shd w:val="clear" w:color="auto" w:fill="D9D9D9" w:themeFill="background1" w:themeFillShade="D9"/>
            <w:vAlign w:val="center"/>
          </w:tcPr>
          <w:p w14:paraId="7CA9CE57" w14:textId="12805C50" w:rsidR="00DC123F" w:rsidRPr="00190B36" w:rsidRDefault="001E13FF" w:rsidP="00190B36">
            <w:pPr>
              <w:ind w:left="0"/>
              <w:jc w:val="center"/>
              <w:rPr>
                <w:b/>
                <w:bCs/>
              </w:rPr>
            </w:pPr>
            <w:proofErr w:type="spellStart"/>
            <w:r w:rsidRPr="00190B36">
              <w:rPr>
                <w:b/>
                <w:bCs/>
              </w:rPr>
              <w:t>Cách</w:t>
            </w:r>
            <w:proofErr w:type="spellEnd"/>
            <w:r w:rsidRPr="00190B36">
              <w:rPr>
                <w:b/>
                <w:bCs/>
              </w:rPr>
              <w:t xml:space="preserve"> </w:t>
            </w:r>
            <w:proofErr w:type="spellStart"/>
            <w:r w:rsidRPr="00190B36">
              <w:rPr>
                <w:b/>
                <w:bCs/>
              </w:rPr>
              <w:t>hoạt</w:t>
            </w:r>
            <w:proofErr w:type="spellEnd"/>
            <w:r w:rsidRPr="00190B36">
              <w:rPr>
                <w:b/>
                <w:bCs/>
              </w:rPr>
              <w:t xml:space="preserve"> </w:t>
            </w:r>
            <w:proofErr w:type="spellStart"/>
            <w:r w:rsidRPr="00190B36">
              <w:rPr>
                <w:b/>
                <w:bCs/>
              </w:rPr>
              <w:t>động</w:t>
            </w:r>
            <w:proofErr w:type="spellEnd"/>
          </w:p>
        </w:tc>
        <w:tc>
          <w:tcPr>
            <w:tcW w:w="2338" w:type="dxa"/>
            <w:shd w:val="clear" w:color="auto" w:fill="D9D9D9" w:themeFill="background1" w:themeFillShade="D9"/>
            <w:vAlign w:val="center"/>
          </w:tcPr>
          <w:p w14:paraId="195DDB64" w14:textId="20160282" w:rsidR="00DC123F" w:rsidRPr="00190B36" w:rsidRDefault="001E13FF" w:rsidP="00190B36">
            <w:pPr>
              <w:ind w:left="0"/>
              <w:jc w:val="center"/>
              <w:rPr>
                <w:b/>
                <w:bCs/>
              </w:rPr>
            </w:pPr>
            <w:proofErr w:type="spellStart"/>
            <w:r w:rsidRPr="00190B36">
              <w:rPr>
                <w:b/>
                <w:bCs/>
              </w:rPr>
              <w:t>Đối</w:t>
            </w:r>
            <w:proofErr w:type="spellEnd"/>
            <w:r w:rsidRPr="00190B36">
              <w:rPr>
                <w:b/>
                <w:bCs/>
              </w:rPr>
              <w:t xml:space="preserve"> </w:t>
            </w:r>
            <w:proofErr w:type="spellStart"/>
            <w:r w:rsidRPr="00190B36">
              <w:rPr>
                <w:b/>
                <w:bCs/>
              </w:rPr>
              <w:t>tượng</w:t>
            </w:r>
            <w:proofErr w:type="spellEnd"/>
            <w:r w:rsidRPr="00190B36">
              <w:rPr>
                <w:b/>
                <w:bCs/>
              </w:rPr>
              <w:t xml:space="preserve"> </w:t>
            </w:r>
            <w:proofErr w:type="spellStart"/>
            <w:r w:rsidRPr="00190B36">
              <w:rPr>
                <w:b/>
                <w:bCs/>
              </w:rPr>
              <w:t>áp</w:t>
            </w:r>
            <w:proofErr w:type="spellEnd"/>
            <w:r w:rsidRPr="00190B36">
              <w:rPr>
                <w:b/>
                <w:bCs/>
              </w:rPr>
              <w:t xml:space="preserve"> dung</w:t>
            </w:r>
          </w:p>
        </w:tc>
      </w:tr>
      <w:tr w:rsidR="001E13FF" w14:paraId="41B905C4" w14:textId="77777777" w:rsidTr="00413097">
        <w:tc>
          <w:tcPr>
            <w:tcW w:w="895" w:type="dxa"/>
          </w:tcPr>
          <w:p w14:paraId="42F51B5A" w14:textId="721EFE5A" w:rsidR="001E13FF" w:rsidRDefault="001E13FF" w:rsidP="0208BB30">
            <w:pPr>
              <w:ind w:left="0"/>
            </w:pPr>
            <w:r>
              <w:t>1</w:t>
            </w:r>
          </w:p>
        </w:tc>
        <w:tc>
          <w:tcPr>
            <w:tcW w:w="2610" w:type="dxa"/>
          </w:tcPr>
          <w:p w14:paraId="502727EE" w14:textId="5F6B6217" w:rsidR="001E13FF" w:rsidRDefault="00853B1A" w:rsidP="002F4372">
            <w:pPr>
              <w:spacing w:line="360" w:lineRule="auto"/>
              <w:ind w:left="0"/>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t xml:space="preserve"> </w:t>
            </w:r>
            <w:proofErr w:type="spellStart"/>
            <w:r>
              <w:t>đặc</w:t>
            </w:r>
            <w:proofErr w:type="spellEnd"/>
            <w:r>
              <w:t xml:space="preserve"> </w:t>
            </w:r>
            <w:proofErr w:type="spellStart"/>
            <w:r>
              <w:t>biệt</w:t>
            </w:r>
            <w:proofErr w:type="spellEnd"/>
          </w:p>
        </w:tc>
        <w:tc>
          <w:tcPr>
            <w:tcW w:w="3507" w:type="dxa"/>
          </w:tcPr>
          <w:p w14:paraId="0933C64E" w14:textId="1B90233E" w:rsidR="001E13FF" w:rsidRDefault="00853B1A" w:rsidP="002F4372">
            <w:pPr>
              <w:spacing w:line="360" w:lineRule="auto"/>
              <w:ind w:left="0"/>
            </w:pPr>
            <w:proofErr w:type="spellStart"/>
            <w:r>
              <w:t>Gồm</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rsidR="00CB0A21">
              <w:t xml:space="preserve"> </w:t>
            </w:r>
            <w:proofErr w:type="spellStart"/>
            <w:r w:rsidR="00CB0A21">
              <w:t>dấu</w:t>
            </w:r>
            <w:proofErr w:type="spellEnd"/>
            <w:r w:rsidR="00CB0A21">
              <w:t xml:space="preserve"> </w:t>
            </w:r>
            <w:proofErr w:type="spellStart"/>
            <w:r w:rsidR="00CB0A21">
              <w:t>chấm</w:t>
            </w:r>
            <w:proofErr w:type="spellEnd"/>
            <w:r w:rsidR="00CB0A21">
              <w:t xml:space="preserve"> </w:t>
            </w:r>
            <w:proofErr w:type="spellStart"/>
            <w:r w:rsidR="00CB0A21">
              <w:t>câu</w:t>
            </w:r>
            <w:proofErr w:type="spellEnd"/>
            <w:r w:rsidR="00CB0A21">
              <w:t xml:space="preserve">, </w:t>
            </w:r>
            <w:proofErr w:type="spellStart"/>
            <w:r w:rsidR="00CB0A21">
              <w:t>dấu</w:t>
            </w:r>
            <w:proofErr w:type="spellEnd"/>
            <w:r w:rsidR="00CB0A21">
              <w:t xml:space="preserve"> </w:t>
            </w:r>
            <w:proofErr w:type="spellStart"/>
            <w:r w:rsidR="00CB0A21">
              <w:t>ngoặc</w:t>
            </w:r>
            <w:proofErr w:type="spellEnd"/>
            <w:r w:rsidR="00CB0A21">
              <w:t xml:space="preserve">, </w:t>
            </w:r>
            <w:proofErr w:type="spellStart"/>
            <w:r w:rsidR="00CB0A21">
              <w:t>ký</w:t>
            </w:r>
            <w:proofErr w:type="spellEnd"/>
            <w:r w:rsidR="00CB0A21">
              <w:t xml:space="preserve"> </w:t>
            </w:r>
            <w:proofErr w:type="spellStart"/>
            <w:r w:rsidR="00CB0A21">
              <w:t>hiệu</w:t>
            </w:r>
            <w:proofErr w:type="spellEnd"/>
            <w:r w:rsidR="00CB0A21">
              <w:t xml:space="preserve"> </w:t>
            </w:r>
            <w:proofErr w:type="spellStart"/>
            <w:r w:rsidR="00CB0A21">
              <w:t>đặc</w:t>
            </w:r>
            <w:proofErr w:type="spellEnd"/>
            <w:r w:rsidR="00CB0A21">
              <w:t xml:space="preserve"> </w:t>
            </w:r>
            <w:proofErr w:type="spellStart"/>
            <w:r w:rsidR="00CB0A21">
              <w:t>biệt</w:t>
            </w:r>
            <w:proofErr w:type="spellEnd"/>
            <w:r w:rsidR="00CB0A21">
              <w:t xml:space="preserve">, </w:t>
            </w:r>
            <w:proofErr w:type="spellStart"/>
            <w:r w:rsidR="00CB0A21">
              <w:t>các</w:t>
            </w:r>
            <w:proofErr w:type="spellEnd"/>
            <w:r w:rsidR="00CB0A21">
              <w:t xml:space="preserve"> icon</w:t>
            </w:r>
            <w:r w:rsidR="00E653F3">
              <w:t xml:space="preserve">. </w:t>
            </w:r>
            <w:proofErr w:type="spellStart"/>
            <w:r w:rsidR="00E653F3">
              <w:t>Những</w:t>
            </w:r>
            <w:proofErr w:type="spellEnd"/>
            <w:r w:rsidR="00E653F3">
              <w:t xml:space="preserve"> </w:t>
            </w:r>
            <w:proofErr w:type="spellStart"/>
            <w:r w:rsidR="00E653F3">
              <w:t>ký</w:t>
            </w:r>
            <w:proofErr w:type="spellEnd"/>
            <w:r w:rsidR="00E653F3">
              <w:t xml:space="preserve"> </w:t>
            </w:r>
            <w:proofErr w:type="spellStart"/>
            <w:r w:rsidR="00E653F3">
              <w:t>tự</w:t>
            </w:r>
            <w:proofErr w:type="spellEnd"/>
            <w:r w:rsidR="00E653F3">
              <w:t xml:space="preserve"> </w:t>
            </w:r>
            <w:proofErr w:type="spellStart"/>
            <w:r w:rsidR="00E653F3">
              <w:t>này</w:t>
            </w:r>
            <w:proofErr w:type="spellEnd"/>
            <w:r w:rsidR="00E653F3">
              <w:t xml:space="preserve"> </w:t>
            </w:r>
            <w:proofErr w:type="spellStart"/>
            <w:r w:rsidR="00E653F3">
              <w:t>không</w:t>
            </w:r>
            <w:proofErr w:type="spellEnd"/>
            <w:r w:rsidR="00E653F3">
              <w:t xml:space="preserve"> </w:t>
            </w:r>
            <w:proofErr w:type="spellStart"/>
            <w:r w:rsidR="00E653F3">
              <w:t>cần</w:t>
            </w:r>
            <w:proofErr w:type="spellEnd"/>
            <w:r w:rsidR="00E653F3">
              <w:t xml:space="preserve"> </w:t>
            </w:r>
            <w:proofErr w:type="spellStart"/>
            <w:r w:rsidR="00E653F3">
              <w:t>thiết</w:t>
            </w:r>
            <w:proofErr w:type="spellEnd"/>
            <w:r w:rsidR="00E653F3">
              <w:t xml:space="preserve"> </w:t>
            </w:r>
            <w:proofErr w:type="spellStart"/>
            <w:r w:rsidR="00E653F3">
              <w:t>cho</w:t>
            </w:r>
            <w:proofErr w:type="spellEnd"/>
            <w:r w:rsidR="00E653F3">
              <w:t xml:space="preserve"> </w:t>
            </w:r>
            <w:proofErr w:type="spellStart"/>
            <w:r w:rsidR="00E653F3">
              <w:t>việc</w:t>
            </w:r>
            <w:proofErr w:type="spellEnd"/>
            <w:r w:rsidR="00E653F3">
              <w:t xml:space="preserve"> </w:t>
            </w:r>
            <w:proofErr w:type="spellStart"/>
            <w:r w:rsidR="00E653F3">
              <w:t>xử</w:t>
            </w:r>
            <w:proofErr w:type="spellEnd"/>
            <w:r w:rsidR="00E653F3">
              <w:t xml:space="preserve"> </w:t>
            </w:r>
            <w:proofErr w:type="spellStart"/>
            <w:r w:rsidR="00E653F3">
              <w:t>lý</w:t>
            </w:r>
            <w:proofErr w:type="spellEnd"/>
            <w:r w:rsidR="00E653F3">
              <w:t xml:space="preserve"> </w:t>
            </w:r>
            <w:proofErr w:type="spellStart"/>
            <w:r w:rsidR="00E653F3">
              <w:t>dữ</w:t>
            </w:r>
            <w:proofErr w:type="spellEnd"/>
            <w:r w:rsidR="00E653F3">
              <w:t xml:space="preserve"> </w:t>
            </w:r>
            <w:proofErr w:type="spellStart"/>
            <w:r w:rsidR="00E653F3">
              <w:t>liệu</w:t>
            </w:r>
            <w:proofErr w:type="spellEnd"/>
            <w:r w:rsidR="00E653F3">
              <w:t xml:space="preserve"> </w:t>
            </w:r>
            <w:proofErr w:type="spellStart"/>
            <w:r w:rsidR="00E653F3">
              <w:t>cũng</w:t>
            </w:r>
            <w:proofErr w:type="spellEnd"/>
            <w:r w:rsidR="00E653F3">
              <w:t xml:space="preserve"> </w:t>
            </w:r>
            <w:proofErr w:type="spellStart"/>
            <w:r w:rsidR="00E653F3">
              <w:t>như</w:t>
            </w:r>
            <w:proofErr w:type="spellEnd"/>
            <w:r w:rsidR="00E653F3">
              <w:t xml:space="preserve"> </w:t>
            </w:r>
            <w:proofErr w:type="spellStart"/>
            <w:r w:rsidR="00E653F3">
              <w:t>chạy</w:t>
            </w:r>
            <w:proofErr w:type="spellEnd"/>
            <w:r w:rsidR="00E653F3">
              <w:t xml:space="preserve"> </w:t>
            </w:r>
            <w:proofErr w:type="spellStart"/>
            <w:r w:rsidR="00E653F3">
              <w:t>mô</w:t>
            </w:r>
            <w:proofErr w:type="spellEnd"/>
            <w:r w:rsidR="00E653F3">
              <w:t xml:space="preserve"> </w:t>
            </w:r>
            <w:proofErr w:type="spellStart"/>
            <w:r w:rsidR="00E653F3">
              <w:t>hình</w:t>
            </w:r>
            <w:proofErr w:type="spellEnd"/>
            <w:r w:rsidR="00E653F3">
              <w:t xml:space="preserve"> </w:t>
            </w:r>
            <w:proofErr w:type="spellStart"/>
            <w:r w:rsidR="00E653F3">
              <w:t>đồ</w:t>
            </w:r>
            <w:proofErr w:type="spellEnd"/>
            <w:r w:rsidR="00E653F3">
              <w:t xml:space="preserve"> </w:t>
            </w:r>
            <w:proofErr w:type="spellStart"/>
            <w:r w:rsidR="00E653F3">
              <w:t>thị</w:t>
            </w:r>
            <w:proofErr w:type="spellEnd"/>
            <w:r w:rsidR="00E653F3">
              <w:t xml:space="preserve"> </w:t>
            </w:r>
            <w:proofErr w:type="spellStart"/>
            <w:r w:rsidR="00E653F3">
              <w:t>mạng</w:t>
            </w:r>
            <w:proofErr w:type="spellEnd"/>
          </w:p>
        </w:tc>
        <w:tc>
          <w:tcPr>
            <w:tcW w:w="2338" w:type="dxa"/>
          </w:tcPr>
          <w:p w14:paraId="224B66F2" w14:textId="1FB440C3" w:rsidR="001E13FF" w:rsidRDefault="00BD31DE" w:rsidP="002F4372">
            <w:pPr>
              <w:spacing w:line="360" w:lineRule="auto"/>
              <w:ind w:left="0"/>
            </w:pPr>
            <w:r>
              <w:t>user, course</w:t>
            </w:r>
          </w:p>
        </w:tc>
      </w:tr>
      <w:tr w:rsidR="00BD31DE" w14:paraId="54C980E3" w14:textId="77777777" w:rsidTr="00413097">
        <w:tc>
          <w:tcPr>
            <w:tcW w:w="895" w:type="dxa"/>
          </w:tcPr>
          <w:p w14:paraId="60ED3D8C" w14:textId="792D29A6" w:rsidR="00BD31DE" w:rsidRDefault="003E5E0D" w:rsidP="0208BB30">
            <w:pPr>
              <w:ind w:left="0"/>
            </w:pPr>
            <w:r>
              <w:t>2</w:t>
            </w:r>
          </w:p>
        </w:tc>
        <w:tc>
          <w:tcPr>
            <w:tcW w:w="2610" w:type="dxa"/>
          </w:tcPr>
          <w:p w14:paraId="085F189A" w14:textId="2DDD7E63" w:rsidR="00BD31DE" w:rsidRDefault="00BD31DE" w:rsidP="002F4372">
            <w:pPr>
              <w:spacing w:line="360" w:lineRule="auto"/>
              <w:ind w:left="0"/>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rsidR="00333498">
              <w:t>dữ</w:t>
            </w:r>
            <w:proofErr w:type="spellEnd"/>
            <w:r w:rsidR="00333498">
              <w:t xml:space="preserve"> </w:t>
            </w:r>
            <w:proofErr w:type="spellStart"/>
            <w:r w:rsidR="00333498">
              <w:t>liệu</w:t>
            </w:r>
            <w:proofErr w:type="spellEnd"/>
            <w:r w:rsidR="00333498">
              <w:t xml:space="preserve"> </w:t>
            </w:r>
            <w:proofErr w:type="spellStart"/>
            <w:r w:rsidR="00333498">
              <w:t>có</w:t>
            </w:r>
            <w:proofErr w:type="spellEnd"/>
            <w:r w:rsidR="00333498">
              <w:t xml:space="preserve"> </w:t>
            </w:r>
            <w:proofErr w:type="spellStart"/>
            <w:r w:rsidR="00333498">
              <w:t>giá</w:t>
            </w:r>
            <w:proofErr w:type="spellEnd"/>
            <w:r w:rsidR="00333498">
              <w:t xml:space="preserve"> </w:t>
            </w:r>
            <w:proofErr w:type="spellStart"/>
            <w:r w:rsidR="00333498">
              <w:t>trị</w:t>
            </w:r>
            <w:proofErr w:type="spellEnd"/>
            <w:r w:rsidR="00333498">
              <w:t xml:space="preserve"> </w:t>
            </w:r>
            <w:proofErr w:type="spellStart"/>
            <w:r w:rsidR="00333498">
              <w:t>NaN</w:t>
            </w:r>
            <w:proofErr w:type="spellEnd"/>
          </w:p>
        </w:tc>
        <w:tc>
          <w:tcPr>
            <w:tcW w:w="3507" w:type="dxa"/>
          </w:tcPr>
          <w:p w14:paraId="433F7F45" w14:textId="6ABA41D4" w:rsidR="00BD31DE" w:rsidRDefault="00D44F1F" w:rsidP="002F4372">
            <w:pPr>
              <w:spacing w:line="360" w:lineRule="auto"/>
              <w:ind w:left="0"/>
            </w:pPr>
            <w:r>
              <w:t xml:space="preserve">Các </w:t>
            </w:r>
            <w:proofErr w:type="spellStart"/>
            <w:r>
              <w:t>giá</w:t>
            </w:r>
            <w:proofErr w:type="spellEnd"/>
            <w:r>
              <w:t xml:space="preserve"> </w:t>
            </w:r>
            <w:proofErr w:type="spellStart"/>
            <w:r>
              <w:t>trị</w:t>
            </w:r>
            <w:proofErr w:type="spellEnd"/>
            <w:r>
              <w:t xml:space="preserve"> </w:t>
            </w:r>
            <w:proofErr w:type="spellStart"/>
            <w:r w:rsidR="00195B9D">
              <w:t>này</w:t>
            </w:r>
            <w:proofErr w:type="spellEnd"/>
            <w:r w:rsidR="00195B9D">
              <w:t xml:space="preserve"> </w:t>
            </w:r>
            <w:proofErr w:type="spellStart"/>
            <w:r w:rsidR="00195B9D">
              <w:t>không</w:t>
            </w:r>
            <w:proofErr w:type="spellEnd"/>
            <w:r w:rsidR="00195B9D">
              <w:t xml:space="preserve"> </w:t>
            </w:r>
            <w:proofErr w:type="spellStart"/>
            <w:r w:rsidR="00195B9D">
              <w:t>thể</w:t>
            </w:r>
            <w:proofErr w:type="spellEnd"/>
            <w:r w:rsidR="00195B9D">
              <w:t xml:space="preserve"> </w:t>
            </w:r>
            <w:proofErr w:type="spellStart"/>
            <w:r w:rsidR="00195B9D">
              <w:t>xác</w:t>
            </w:r>
            <w:proofErr w:type="spellEnd"/>
            <w:r w:rsidR="00195B9D">
              <w:t xml:space="preserve"> </w:t>
            </w:r>
            <w:proofErr w:type="spellStart"/>
            <w:r w:rsidR="00195B9D">
              <w:t>định</w:t>
            </w:r>
            <w:proofErr w:type="spellEnd"/>
            <w:r w:rsidR="00195B9D">
              <w:t xml:space="preserve"> </w:t>
            </w:r>
            <w:proofErr w:type="spellStart"/>
            <w:r w:rsidR="00195B9D">
              <w:t>và</w:t>
            </w:r>
            <w:proofErr w:type="spellEnd"/>
            <w:r w:rsidR="00195B9D">
              <w:t xml:space="preserve"> </w:t>
            </w:r>
            <w:proofErr w:type="spellStart"/>
            <w:r w:rsidR="00195B9D">
              <w:t>không</w:t>
            </w:r>
            <w:proofErr w:type="spellEnd"/>
            <w:r w:rsidR="00195B9D">
              <w:t xml:space="preserve"> </w:t>
            </w:r>
            <w:proofErr w:type="spellStart"/>
            <w:r w:rsidR="00195B9D">
              <w:t>thể</w:t>
            </w:r>
            <w:proofErr w:type="spellEnd"/>
            <w:r w:rsidR="00195B9D">
              <w:t xml:space="preserve"> </w:t>
            </w:r>
            <w:proofErr w:type="spellStart"/>
            <w:r w:rsidR="00195B9D">
              <w:t>xử</w:t>
            </w:r>
            <w:proofErr w:type="spellEnd"/>
            <w:r w:rsidR="00195B9D">
              <w:t xml:space="preserve"> </w:t>
            </w:r>
            <w:proofErr w:type="spellStart"/>
            <w:r w:rsidR="00195B9D">
              <w:t>lý</w:t>
            </w:r>
            <w:proofErr w:type="spellEnd"/>
            <w:r w:rsidR="003E5E0D">
              <w:t xml:space="preserve">, </w:t>
            </w:r>
            <w:proofErr w:type="spellStart"/>
            <w:r w:rsidR="003E5E0D">
              <w:t>dữ</w:t>
            </w:r>
            <w:proofErr w:type="spellEnd"/>
            <w:r w:rsidR="003E5E0D">
              <w:t xml:space="preserve"> </w:t>
            </w:r>
            <w:proofErr w:type="spellStart"/>
            <w:r w:rsidR="003E5E0D">
              <w:t>liệu</w:t>
            </w:r>
            <w:proofErr w:type="spellEnd"/>
            <w:r w:rsidR="003E5E0D">
              <w:t xml:space="preserve"> </w:t>
            </w:r>
            <w:proofErr w:type="spellStart"/>
            <w:r w:rsidR="003E5E0D">
              <w:t>nhiều</w:t>
            </w:r>
            <w:proofErr w:type="spellEnd"/>
            <w:r w:rsidR="003E5E0D">
              <w:t xml:space="preserve"> </w:t>
            </w:r>
            <w:proofErr w:type="spellStart"/>
            <w:r w:rsidR="003E5E0D">
              <w:t>nên</w:t>
            </w:r>
            <w:proofErr w:type="spellEnd"/>
            <w:r w:rsidR="003E5E0D">
              <w:t xml:space="preserve"> </w:t>
            </w:r>
            <w:proofErr w:type="spellStart"/>
            <w:r w:rsidR="003E5E0D">
              <w:t>sẽ</w:t>
            </w:r>
            <w:proofErr w:type="spellEnd"/>
            <w:r w:rsidR="003E5E0D">
              <w:t xml:space="preserve"> </w:t>
            </w:r>
            <w:proofErr w:type="spellStart"/>
            <w:r w:rsidR="003E5E0D">
              <w:t>loại</w:t>
            </w:r>
            <w:proofErr w:type="spellEnd"/>
            <w:r w:rsidR="003E5E0D">
              <w:t xml:space="preserve"> </w:t>
            </w:r>
            <w:proofErr w:type="spellStart"/>
            <w:r w:rsidR="003E5E0D">
              <w:t>bỏ</w:t>
            </w:r>
            <w:proofErr w:type="spellEnd"/>
            <w:r w:rsidR="003E5E0D">
              <w:t xml:space="preserve"> </w:t>
            </w:r>
            <w:proofErr w:type="spellStart"/>
            <w:r w:rsidR="003E5E0D">
              <w:t>hàng</w:t>
            </w:r>
            <w:proofErr w:type="spellEnd"/>
            <w:r w:rsidR="003E5E0D">
              <w:t xml:space="preserve"> </w:t>
            </w:r>
            <w:proofErr w:type="spellStart"/>
            <w:r w:rsidR="003E5E0D">
              <w:t>dữ</w:t>
            </w:r>
            <w:proofErr w:type="spellEnd"/>
            <w:r w:rsidR="003E5E0D">
              <w:t xml:space="preserve"> </w:t>
            </w:r>
            <w:proofErr w:type="spellStart"/>
            <w:r w:rsidR="003E5E0D">
              <w:t>liệu</w:t>
            </w:r>
            <w:proofErr w:type="spellEnd"/>
            <w:r w:rsidR="003E5E0D">
              <w:t xml:space="preserve"> </w:t>
            </w:r>
            <w:proofErr w:type="spellStart"/>
            <w:r w:rsidR="003E5E0D">
              <w:t>đó</w:t>
            </w:r>
            <w:proofErr w:type="spellEnd"/>
          </w:p>
        </w:tc>
        <w:tc>
          <w:tcPr>
            <w:tcW w:w="2338" w:type="dxa"/>
          </w:tcPr>
          <w:p w14:paraId="76026429" w14:textId="2A93CE59" w:rsidR="00BD31DE" w:rsidRDefault="00742DEA" w:rsidP="002F4372">
            <w:pPr>
              <w:spacing w:line="360" w:lineRule="auto"/>
              <w:ind w:left="0"/>
            </w:pPr>
            <w:r>
              <w:t>u</w:t>
            </w:r>
            <w:r w:rsidR="003E5E0D">
              <w:t>ser-problem</w:t>
            </w:r>
          </w:p>
        </w:tc>
      </w:tr>
      <w:tr w:rsidR="003E5E0D" w14:paraId="2D0336E5" w14:textId="77777777" w:rsidTr="00413097">
        <w:tc>
          <w:tcPr>
            <w:tcW w:w="895" w:type="dxa"/>
          </w:tcPr>
          <w:p w14:paraId="0F67D96D" w14:textId="1D86B65F" w:rsidR="003E5E0D" w:rsidRDefault="003E5E0D" w:rsidP="0208BB30">
            <w:pPr>
              <w:ind w:left="0"/>
            </w:pPr>
            <w:r>
              <w:t>3</w:t>
            </w:r>
          </w:p>
        </w:tc>
        <w:tc>
          <w:tcPr>
            <w:tcW w:w="2610" w:type="dxa"/>
          </w:tcPr>
          <w:p w14:paraId="1E0CD11D" w14:textId="0A634810" w:rsidR="003E5E0D" w:rsidRDefault="00D76248" w:rsidP="0208BB30">
            <w:pPr>
              <w:ind w:left="0"/>
            </w:pPr>
            <w:proofErr w:type="spellStart"/>
            <w:r>
              <w:t>Loại</w:t>
            </w:r>
            <w:proofErr w:type="spellEnd"/>
            <w:r>
              <w:t xml:space="preserve"> </w:t>
            </w:r>
            <w:proofErr w:type="spellStart"/>
            <w:r>
              <w:t>bỏ</w:t>
            </w:r>
            <w:proofErr w:type="spellEnd"/>
            <w:r>
              <w:t xml:space="preserve"> </w:t>
            </w:r>
            <w:proofErr w:type="spellStart"/>
            <w:r>
              <w:t>cột</w:t>
            </w:r>
            <w:proofErr w:type="spellEnd"/>
            <w:r>
              <w:t xml:space="preserve"> </w:t>
            </w:r>
            <w:proofErr w:type="spellStart"/>
            <w:r>
              <w:t>dữ</w:t>
            </w:r>
            <w:proofErr w:type="spellEnd"/>
            <w:r>
              <w:t xml:space="preserve"> </w:t>
            </w:r>
            <w:proofErr w:type="spellStart"/>
            <w:r>
              <w:t>liệu</w:t>
            </w:r>
            <w:proofErr w:type="spellEnd"/>
          </w:p>
        </w:tc>
        <w:tc>
          <w:tcPr>
            <w:tcW w:w="3507" w:type="dxa"/>
          </w:tcPr>
          <w:p w14:paraId="6CBF06F2" w14:textId="763D29C5" w:rsidR="003E5E0D" w:rsidRDefault="00D76248" w:rsidP="00E03D2F">
            <w:pPr>
              <w:spacing w:line="360" w:lineRule="auto"/>
              <w:ind w:left="0"/>
            </w:pPr>
            <w:proofErr w:type="spellStart"/>
            <w:r>
              <w:t>Những</w:t>
            </w:r>
            <w:proofErr w:type="spellEnd"/>
            <w:r>
              <w:t xml:space="preserve"> </w:t>
            </w:r>
            <w:proofErr w:type="spellStart"/>
            <w:r>
              <w:t>cột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rsidR="00E03D2F">
              <w:t xml:space="preserve"> </w:t>
            </w:r>
            <w:proofErr w:type="spellStart"/>
            <w:r w:rsidR="00E03D2F">
              <w:t>cần</w:t>
            </w:r>
            <w:proofErr w:type="spellEnd"/>
            <w:r w:rsidR="00E03D2F">
              <w:t xml:space="preserve"> </w:t>
            </w:r>
            <w:proofErr w:type="spellStart"/>
            <w:r w:rsidR="00E03D2F">
              <w:t>thiết</w:t>
            </w:r>
            <w:proofErr w:type="spellEnd"/>
            <w:r w:rsidR="00E03D2F">
              <w:t xml:space="preserve"> </w:t>
            </w:r>
            <w:proofErr w:type="spellStart"/>
            <w:r w:rsidR="00E03D2F">
              <w:t>cho</w:t>
            </w:r>
            <w:proofErr w:type="spellEnd"/>
            <w:r w:rsidR="00E03D2F">
              <w:t xml:space="preserve"> </w:t>
            </w:r>
            <w:proofErr w:type="spellStart"/>
            <w:r w:rsidR="00E03D2F">
              <w:t>việc</w:t>
            </w:r>
            <w:proofErr w:type="spellEnd"/>
            <w:r w:rsidR="00E03D2F">
              <w:t xml:space="preserve"> </w:t>
            </w:r>
            <w:proofErr w:type="spellStart"/>
            <w:r w:rsidR="00E03D2F">
              <w:t>xử</w:t>
            </w:r>
            <w:proofErr w:type="spellEnd"/>
            <w:r w:rsidR="00E03D2F">
              <w:t xml:space="preserve"> </w:t>
            </w:r>
            <w:proofErr w:type="spellStart"/>
            <w:r w:rsidR="00E03D2F">
              <w:t>lý</w:t>
            </w:r>
            <w:proofErr w:type="spellEnd"/>
            <w:r w:rsidR="00E03D2F">
              <w:t xml:space="preserve"> </w:t>
            </w:r>
            <w:proofErr w:type="spellStart"/>
            <w:r w:rsidR="00E03D2F">
              <w:t>và</w:t>
            </w:r>
            <w:proofErr w:type="spellEnd"/>
            <w:r w:rsidR="00E03D2F">
              <w:t xml:space="preserve"> </w:t>
            </w:r>
            <w:proofErr w:type="spellStart"/>
            <w:r w:rsidR="00E03D2F">
              <w:t>chạy</w:t>
            </w:r>
            <w:proofErr w:type="spellEnd"/>
            <w:r w:rsidR="00E03D2F">
              <w:t xml:space="preserve"> </w:t>
            </w:r>
            <w:proofErr w:type="spellStart"/>
            <w:r w:rsidR="00E03D2F">
              <w:t>mô</w:t>
            </w:r>
            <w:proofErr w:type="spellEnd"/>
            <w:r w:rsidR="00E03D2F">
              <w:t xml:space="preserve"> </w:t>
            </w:r>
            <w:proofErr w:type="spellStart"/>
            <w:r w:rsidR="00E03D2F">
              <w:t>hình</w:t>
            </w:r>
            <w:proofErr w:type="spellEnd"/>
            <w:r w:rsidR="00E03D2F">
              <w:t xml:space="preserve"> </w:t>
            </w:r>
            <w:proofErr w:type="spellStart"/>
            <w:r w:rsidR="00E03D2F">
              <w:t>đồ</w:t>
            </w:r>
            <w:proofErr w:type="spellEnd"/>
            <w:r w:rsidR="00E03D2F">
              <w:t xml:space="preserve"> </w:t>
            </w:r>
            <w:proofErr w:type="spellStart"/>
            <w:r w:rsidR="00E03D2F">
              <w:t>thị</w:t>
            </w:r>
            <w:proofErr w:type="spellEnd"/>
            <w:r w:rsidR="00E03D2F">
              <w:t xml:space="preserve"> </w:t>
            </w:r>
            <w:proofErr w:type="spellStart"/>
            <w:r w:rsidR="00E03D2F">
              <w:t>mạng</w:t>
            </w:r>
            <w:proofErr w:type="spellEnd"/>
          </w:p>
        </w:tc>
        <w:tc>
          <w:tcPr>
            <w:tcW w:w="2338" w:type="dxa"/>
          </w:tcPr>
          <w:p w14:paraId="777A61B4" w14:textId="1EF0C398" w:rsidR="003E5E0D" w:rsidRDefault="00742DEA" w:rsidP="0208BB30">
            <w:pPr>
              <w:ind w:left="0"/>
            </w:pPr>
            <w:r>
              <w:t>user, course</w:t>
            </w:r>
          </w:p>
        </w:tc>
      </w:tr>
    </w:tbl>
    <w:p w14:paraId="450D5D6E" w14:textId="01990139" w:rsidR="00BD31DE" w:rsidRPr="007C60E8" w:rsidRDefault="1B224D27" w:rsidP="003968A7">
      <w:pPr>
        <w:pStyle w:val="ListParagraph"/>
        <w:numPr>
          <w:ilvl w:val="0"/>
          <w:numId w:val="64"/>
        </w:numPr>
        <w:spacing w:before="240" w:line="360" w:lineRule="auto"/>
        <w:jc w:val="both"/>
        <w:outlineLvl w:val="1"/>
        <w:rPr>
          <w:rStyle w:val="Heading2Char"/>
          <w:b w:val="0"/>
          <w:bCs/>
          <w:lang w:val="en-US"/>
        </w:rPr>
      </w:pPr>
      <w:bookmarkStart w:id="28" w:name="_Toc184761368"/>
      <w:proofErr w:type="spellStart"/>
      <w:r w:rsidRPr="007C60E8">
        <w:rPr>
          <w:rStyle w:val="Heading2Char"/>
          <w:b w:val="0"/>
          <w:bCs/>
          <w:lang w:val="en-US"/>
        </w:rPr>
        <w:t>Trực</w:t>
      </w:r>
      <w:proofErr w:type="spellEnd"/>
      <w:r w:rsidRPr="007C60E8">
        <w:rPr>
          <w:rStyle w:val="Heading2Char"/>
          <w:b w:val="0"/>
          <w:bCs/>
          <w:lang w:val="en-US"/>
        </w:rPr>
        <w:t xml:space="preserve"> </w:t>
      </w:r>
      <w:proofErr w:type="spellStart"/>
      <w:r w:rsidRPr="007C60E8">
        <w:rPr>
          <w:rStyle w:val="Heading2Char"/>
          <w:b w:val="0"/>
          <w:bCs/>
          <w:lang w:val="en-US"/>
        </w:rPr>
        <w:t>quan</w:t>
      </w:r>
      <w:proofErr w:type="spellEnd"/>
      <w:r w:rsidRPr="007C60E8">
        <w:rPr>
          <w:rStyle w:val="Heading2Char"/>
          <w:b w:val="0"/>
          <w:bCs/>
          <w:lang w:val="en-US"/>
        </w:rPr>
        <w:t xml:space="preserve"> </w:t>
      </w:r>
      <w:proofErr w:type="spellStart"/>
      <w:r w:rsidRPr="007C60E8">
        <w:rPr>
          <w:rStyle w:val="Heading2Char"/>
          <w:b w:val="0"/>
          <w:bCs/>
          <w:lang w:val="en-US"/>
        </w:rPr>
        <w:t>hóa</w:t>
      </w:r>
      <w:proofErr w:type="spellEnd"/>
      <w:r w:rsidRPr="007C60E8">
        <w:rPr>
          <w:rStyle w:val="Heading2Char"/>
          <w:b w:val="0"/>
          <w:bCs/>
          <w:lang w:val="en-US"/>
        </w:rPr>
        <w:t xml:space="preserve"> </w:t>
      </w:r>
      <w:proofErr w:type="spellStart"/>
      <w:r w:rsidRPr="007C60E8">
        <w:rPr>
          <w:rStyle w:val="Heading2Char"/>
          <w:b w:val="0"/>
          <w:bCs/>
          <w:lang w:val="en-US"/>
        </w:rPr>
        <w:t>dữ</w:t>
      </w:r>
      <w:proofErr w:type="spellEnd"/>
      <w:r w:rsidRPr="007C60E8">
        <w:rPr>
          <w:rStyle w:val="Heading2Char"/>
          <w:b w:val="0"/>
          <w:bCs/>
          <w:lang w:val="en-US"/>
        </w:rPr>
        <w:t xml:space="preserve"> </w:t>
      </w:r>
      <w:proofErr w:type="spellStart"/>
      <w:r w:rsidRPr="007C60E8">
        <w:rPr>
          <w:rStyle w:val="Heading2Char"/>
          <w:b w:val="0"/>
          <w:bCs/>
          <w:lang w:val="en-US"/>
        </w:rPr>
        <w:t>liệu</w:t>
      </w:r>
      <w:proofErr w:type="spellEnd"/>
      <w:r w:rsidRPr="007C60E8">
        <w:rPr>
          <w:rStyle w:val="Heading2Char"/>
          <w:b w:val="0"/>
          <w:bCs/>
          <w:lang w:val="en-US"/>
        </w:rPr>
        <w:t xml:space="preserve"> </w:t>
      </w:r>
      <w:proofErr w:type="spellStart"/>
      <w:r w:rsidRPr="007C60E8">
        <w:rPr>
          <w:rStyle w:val="Heading2Char"/>
          <w:b w:val="0"/>
          <w:bCs/>
          <w:lang w:val="en-US"/>
        </w:rPr>
        <w:t>đầu</w:t>
      </w:r>
      <w:proofErr w:type="spellEnd"/>
      <w:r w:rsidRPr="007C60E8">
        <w:rPr>
          <w:rStyle w:val="Heading2Char"/>
          <w:b w:val="0"/>
          <w:bCs/>
          <w:lang w:val="en-US"/>
        </w:rPr>
        <w:t xml:space="preserve"> </w:t>
      </w:r>
      <w:proofErr w:type="spellStart"/>
      <w:r w:rsidRPr="007C60E8">
        <w:rPr>
          <w:rStyle w:val="Heading2Char"/>
          <w:b w:val="0"/>
          <w:bCs/>
          <w:lang w:val="en-US"/>
        </w:rPr>
        <w:t>vào</w:t>
      </w:r>
      <w:proofErr w:type="spellEnd"/>
      <w:r w:rsidRPr="007C60E8">
        <w:rPr>
          <w:rStyle w:val="Heading2Char"/>
          <w:b w:val="0"/>
          <w:bCs/>
          <w:lang w:val="en-US"/>
        </w:rPr>
        <w:t>:</w:t>
      </w:r>
      <w:bookmarkEnd w:id="28"/>
    </w:p>
    <w:p w14:paraId="2063A9B6" w14:textId="3BFB4664" w:rsidR="00BD64AC" w:rsidRPr="007C60E8" w:rsidRDefault="006E7500" w:rsidP="003968A7">
      <w:pPr>
        <w:pStyle w:val="ListParagraph"/>
        <w:numPr>
          <w:ilvl w:val="0"/>
          <w:numId w:val="65"/>
        </w:numPr>
        <w:spacing w:before="240" w:after="0" w:line="360" w:lineRule="auto"/>
        <w:jc w:val="both"/>
        <w:outlineLvl w:val="2"/>
        <w:rPr>
          <w:bCs/>
          <w:lang w:val="vi-VN"/>
        </w:rPr>
      </w:pPr>
      <w:bookmarkStart w:id="29" w:name="_Toc184761369"/>
      <w:r w:rsidRPr="007C60E8">
        <w:rPr>
          <w:bCs/>
          <w:lang w:val="vi-VN"/>
        </w:rPr>
        <w:t>Mục Đích Của Trực Quan Hóa Dữ Liệu:</w:t>
      </w:r>
      <w:bookmarkEnd w:id="29"/>
      <w:r w:rsidRPr="007C60E8">
        <w:rPr>
          <w:bCs/>
          <w:lang w:val="vi-VN"/>
        </w:rPr>
        <w:t xml:space="preserve"> </w:t>
      </w:r>
    </w:p>
    <w:p w14:paraId="1402563F" w14:textId="77777777" w:rsidR="00FE5882" w:rsidRPr="00FE5882" w:rsidRDefault="00FE5882" w:rsidP="002B7361">
      <w:pPr>
        <w:spacing w:line="360" w:lineRule="auto"/>
        <w:jc w:val="both"/>
        <w:rPr>
          <w:lang w:val="vi-VN"/>
        </w:rPr>
      </w:pPr>
      <w:r w:rsidRPr="00FE5882">
        <w:rPr>
          <w:lang w:val="vi-VN"/>
        </w:rPr>
        <w:t>Trực quan hóa dữ liệu là một công cụ quan trọng giúp bạn hiểu rõ hơn về các mối quan hệ giữa các biến trong dữ liệu. Trong bối cảnh của bài toán này, mục tiêu là:</w:t>
      </w:r>
    </w:p>
    <w:p w14:paraId="3061A260" w14:textId="77777777" w:rsidR="002B7361" w:rsidRPr="002B7361" w:rsidRDefault="00FE5882" w:rsidP="002B7361">
      <w:pPr>
        <w:pStyle w:val="ListParagraph"/>
        <w:numPr>
          <w:ilvl w:val="0"/>
          <w:numId w:val="94"/>
        </w:numPr>
        <w:spacing w:line="360" w:lineRule="auto"/>
        <w:jc w:val="both"/>
        <w:rPr>
          <w:lang w:val="vi-VN"/>
        </w:rPr>
      </w:pPr>
      <w:r w:rsidRPr="002B7361">
        <w:rPr>
          <w:lang w:val="vi-VN"/>
        </w:rPr>
        <w:t xml:space="preserve">Khám Phá Mối Quan Hệ: Xác định các mối quan hệ giữa các </w:t>
      </w:r>
      <w:proofErr w:type="spellStart"/>
      <w:r w:rsidRPr="002B7361">
        <w:rPr>
          <w:lang w:val="vi-VN"/>
        </w:rPr>
        <w:t>input</w:t>
      </w:r>
      <w:proofErr w:type="spellEnd"/>
      <w:r w:rsidRPr="002B7361">
        <w:rPr>
          <w:lang w:val="vi-VN"/>
        </w:rPr>
        <w:t xml:space="preserve"> (như thông tin học sinh, bình luận, lượt giải bài tập, và thông tin khóa học) và kết quả mong muốn (mức độ hài lòng của học viên).</w:t>
      </w:r>
    </w:p>
    <w:p w14:paraId="5753B263" w14:textId="77777777" w:rsidR="002B7361" w:rsidRPr="002B7361" w:rsidRDefault="00FE5882" w:rsidP="002B7361">
      <w:pPr>
        <w:pStyle w:val="ListParagraph"/>
        <w:numPr>
          <w:ilvl w:val="0"/>
          <w:numId w:val="94"/>
        </w:numPr>
        <w:spacing w:line="360" w:lineRule="auto"/>
        <w:jc w:val="both"/>
        <w:rPr>
          <w:lang w:val="vi-VN"/>
        </w:rPr>
      </w:pPr>
      <w:r w:rsidRPr="002B7361">
        <w:rPr>
          <w:lang w:val="vi-VN"/>
        </w:rPr>
        <w:t>Phát Hiện Xu Hướng: Nhận diện các xu hướng có thể ảnh hưởng đến mức độ hài lòng của học viên.</w:t>
      </w:r>
    </w:p>
    <w:p w14:paraId="69370AF3" w14:textId="1AB971E9" w:rsidR="006E7500" w:rsidRPr="002B7361" w:rsidRDefault="00FE5882" w:rsidP="002B7361">
      <w:pPr>
        <w:pStyle w:val="ListParagraph"/>
        <w:numPr>
          <w:ilvl w:val="0"/>
          <w:numId w:val="94"/>
        </w:numPr>
        <w:spacing w:line="360" w:lineRule="auto"/>
        <w:jc w:val="both"/>
        <w:rPr>
          <w:lang w:val="vi-VN"/>
        </w:rPr>
      </w:pPr>
      <w:r w:rsidRPr="002B7361">
        <w:rPr>
          <w:lang w:val="vi-VN"/>
        </w:rPr>
        <w:t>Hỗ Trợ Ra Quyết Định: Cung cấp cái nhìn tổng quan để hỗ trợ các quyết định trong việc cải thiện chất lượng khóa học</w:t>
      </w:r>
    </w:p>
    <w:p w14:paraId="0FCE416C" w14:textId="16558CA9" w:rsidR="003B7F09" w:rsidRPr="007C60E8" w:rsidRDefault="54181EEF" w:rsidP="003968A7">
      <w:pPr>
        <w:pStyle w:val="ListParagraph"/>
        <w:numPr>
          <w:ilvl w:val="0"/>
          <w:numId w:val="64"/>
        </w:numPr>
        <w:spacing w:before="240" w:line="360" w:lineRule="auto"/>
        <w:jc w:val="both"/>
        <w:outlineLvl w:val="1"/>
        <w:rPr>
          <w:rStyle w:val="Heading2Char"/>
          <w:b w:val="0"/>
          <w:bCs/>
          <w:lang w:val="en-US"/>
        </w:rPr>
      </w:pPr>
      <w:bookmarkStart w:id="30" w:name="_Toc184761370"/>
      <w:r w:rsidRPr="007C60E8">
        <w:rPr>
          <w:rStyle w:val="Heading2Char"/>
          <w:b w:val="0"/>
          <w:bCs/>
          <w:lang w:val="en-US"/>
        </w:rPr>
        <w:lastRenderedPageBreak/>
        <w:t xml:space="preserve">Các Phương Pháp </w:t>
      </w:r>
      <w:proofErr w:type="spellStart"/>
      <w:r w:rsidRPr="007C60E8">
        <w:rPr>
          <w:rStyle w:val="Heading2Char"/>
          <w:b w:val="0"/>
          <w:bCs/>
          <w:lang w:val="en-US"/>
        </w:rPr>
        <w:t>Trực</w:t>
      </w:r>
      <w:proofErr w:type="spellEnd"/>
      <w:r w:rsidRPr="007C60E8">
        <w:rPr>
          <w:rStyle w:val="Heading2Char"/>
          <w:b w:val="0"/>
          <w:bCs/>
          <w:lang w:val="en-US"/>
        </w:rPr>
        <w:t xml:space="preserve"> Quan </w:t>
      </w:r>
      <w:proofErr w:type="spellStart"/>
      <w:r w:rsidRPr="007C60E8">
        <w:rPr>
          <w:rStyle w:val="Heading2Char"/>
          <w:b w:val="0"/>
          <w:bCs/>
          <w:lang w:val="en-US"/>
        </w:rPr>
        <w:t>Hóa</w:t>
      </w:r>
      <w:proofErr w:type="spellEnd"/>
      <w:r w:rsidRPr="007C60E8">
        <w:rPr>
          <w:rStyle w:val="Heading2Char"/>
          <w:b w:val="0"/>
          <w:bCs/>
          <w:lang w:val="en-US"/>
        </w:rPr>
        <w:t>:</w:t>
      </w:r>
      <w:bookmarkEnd w:id="30"/>
    </w:p>
    <w:p w14:paraId="36784934" w14:textId="6F93E53D" w:rsidR="00FE5882" w:rsidRPr="007C60E8" w:rsidRDefault="00D67DF0" w:rsidP="002B7361">
      <w:pPr>
        <w:pStyle w:val="ListParagraph"/>
        <w:numPr>
          <w:ilvl w:val="2"/>
          <w:numId w:val="75"/>
        </w:numPr>
        <w:spacing w:line="360" w:lineRule="auto"/>
        <w:jc w:val="both"/>
        <w:outlineLvl w:val="2"/>
        <w:rPr>
          <w:bCs/>
          <w:lang w:val="vi-VN"/>
        </w:rPr>
      </w:pPr>
      <w:bookmarkStart w:id="31" w:name="_Toc184761371"/>
      <w:r w:rsidRPr="007C60E8">
        <w:rPr>
          <w:bCs/>
          <w:lang w:val="vi-VN"/>
        </w:rPr>
        <w:t>Biểu Đồ Phân Tán (</w:t>
      </w:r>
      <w:proofErr w:type="spellStart"/>
      <w:r w:rsidRPr="007C60E8">
        <w:rPr>
          <w:bCs/>
          <w:lang w:val="vi-VN"/>
        </w:rPr>
        <w:t>Scatter</w:t>
      </w:r>
      <w:proofErr w:type="spellEnd"/>
      <w:r w:rsidRPr="007C60E8">
        <w:rPr>
          <w:bCs/>
          <w:lang w:val="vi-VN"/>
        </w:rPr>
        <w:t xml:space="preserve"> </w:t>
      </w:r>
      <w:proofErr w:type="spellStart"/>
      <w:r w:rsidRPr="007C60E8">
        <w:rPr>
          <w:bCs/>
          <w:lang w:val="vi-VN"/>
        </w:rPr>
        <w:t>Plot</w:t>
      </w:r>
      <w:proofErr w:type="spellEnd"/>
      <w:r w:rsidRPr="007C60E8">
        <w:rPr>
          <w:bCs/>
          <w:lang w:val="vi-VN"/>
        </w:rPr>
        <w:t>):</w:t>
      </w:r>
      <w:bookmarkEnd w:id="31"/>
      <w:r w:rsidRPr="007C60E8">
        <w:rPr>
          <w:bCs/>
          <w:lang w:val="vi-VN"/>
        </w:rPr>
        <w:t xml:space="preserve"> </w:t>
      </w:r>
    </w:p>
    <w:p w14:paraId="46311CFF" w14:textId="294449CA" w:rsidR="002B7361" w:rsidRPr="002B7361" w:rsidRDefault="00D0427B" w:rsidP="002B7361">
      <w:pPr>
        <w:pStyle w:val="ListParagraph"/>
        <w:numPr>
          <w:ilvl w:val="0"/>
          <w:numId w:val="92"/>
        </w:numPr>
        <w:spacing w:line="360" w:lineRule="auto"/>
        <w:jc w:val="both"/>
        <w:rPr>
          <w:lang w:val="vi-VN"/>
        </w:rPr>
      </w:pPr>
      <w:r w:rsidRPr="002B7361">
        <w:rPr>
          <w:lang w:val="vi-VN"/>
        </w:rPr>
        <w:t>Mô tả: Biểu đồ phân tán cho phép bạn xem mối quan hệ giữa hai biến số. Mỗi điểm trên biểu đồ đại diện cho một cặp giá trị của hai biến.</w:t>
      </w:r>
    </w:p>
    <w:p w14:paraId="29F76D63" w14:textId="26A096E6" w:rsidR="00B240A2" w:rsidRPr="002B7361" w:rsidRDefault="00D0427B" w:rsidP="002B7361">
      <w:pPr>
        <w:pStyle w:val="ListParagraph"/>
        <w:numPr>
          <w:ilvl w:val="0"/>
          <w:numId w:val="92"/>
        </w:numPr>
        <w:spacing w:line="360" w:lineRule="auto"/>
        <w:jc w:val="both"/>
        <w:rPr>
          <w:lang w:val="vi-VN"/>
        </w:rPr>
      </w:pPr>
      <w:r w:rsidRPr="002B7361">
        <w:rPr>
          <w:lang w:val="vi-VN"/>
        </w:rPr>
        <w:t>Ứng dụng: sử dụng biểu đồ phân tán để thể hiện mối quan hệ giữa độ khó của khóa học và tỷ lệ hoàn thành. Điều này giúp xác định xem có mối liên hệ nào giữa độ khó và khả năng hoàn thành khóa học hay không.</w:t>
      </w:r>
    </w:p>
    <w:p w14:paraId="444E3904" w14:textId="016C6257" w:rsidR="008E754D" w:rsidRPr="007C60E8" w:rsidRDefault="00B240A2" w:rsidP="002B7361">
      <w:pPr>
        <w:pStyle w:val="ListParagraph"/>
        <w:numPr>
          <w:ilvl w:val="2"/>
          <w:numId w:val="75"/>
        </w:numPr>
        <w:spacing w:line="360" w:lineRule="auto"/>
        <w:jc w:val="both"/>
        <w:outlineLvl w:val="2"/>
        <w:rPr>
          <w:lang w:val="vi-VN"/>
        </w:rPr>
      </w:pPr>
      <w:bookmarkStart w:id="32" w:name="_Toc184761372"/>
      <w:r w:rsidRPr="007C60E8">
        <w:rPr>
          <w:lang w:val="vi-VN"/>
        </w:rPr>
        <w:t xml:space="preserve">Biểu Đồ </w:t>
      </w:r>
      <w:proofErr w:type="spellStart"/>
      <w:r w:rsidR="00D0427B" w:rsidRPr="007C60E8">
        <w:rPr>
          <w:lang w:val="vi-VN"/>
        </w:rPr>
        <w:t>Histogram</w:t>
      </w:r>
      <w:proofErr w:type="spellEnd"/>
      <w:r w:rsidR="00D0427B" w:rsidRPr="007C60E8">
        <w:rPr>
          <w:lang w:val="vi-VN"/>
        </w:rPr>
        <w:t>:</w:t>
      </w:r>
      <w:bookmarkEnd w:id="32"/>
      <w:r w:rsidR="00D0427B" w:rsidRPr="007C60E8">
        <w:rPr>
          <w:lang w:val="vi-VN"/>
        </w:rPr>
        <w:t xml:space="preserve"> </w:t>
      </w:r>
    </w:p>
    <w:p w14:paraId="50B06FB5" w14:textId="478AD631" w:rsidR="002B7361" w:rsidRPr="002B7361" w:rsidRDefault="00F46AA2" w:rsidP="002B7361">
      <w:pPr>
        <w:pStyle w:val="ListParagraph"/>
        <w:numPr>
          <w:ilvl w:val="0"/>
          <w:numId w:val="93"/>
        </w:numPr>
        <w:spacing w:line="360" w:lineRule="auto"/>
        <w:jc w:val="both"/>
        <w:rPr>
          <w:lang w:val="vi-VN"/>
        </w:rPr>
      </w:pPr>
      <w:r w:rsidRPr="002B7361">
        <w:rPr>
          <w:lang w:val="vi-VN"/>
        </w:rPr>
        <w:t xml:space="preserve">Mô tả: Biểu đồ </w:t>
      </w:r>
      <w:proofErr w:type="spellStart"/>
      <w:r w:rsidRPr="002B7361">
        <w:rPr>
          <w:lang w:val="vi-VN"/>
        </w:rPr>
        <w:t>histogram</w:t>
      </w:r>
      <w:proofErr w:type="spellEnd"/>
      <w:r w:rsidRPr="002B7361">
        <w:rPr>
          <w:lang w:val="vi-VN"/>
        </w:rPr>
        <w:t xml:space="preserve"> thể hiện phân phối của một biến số bằng cách chia dữ liệu thành các khoảng (</w:t>
      </w:r>
      <w:proofErr w:type="spellStart"/>
      <w:r w:rsidRPr="002B7361">
        <w:rPr>
          <w:lang w:val="vi-VN"/>
        </w:rPr>
        <w:t>bins</w:t>
      </w:r>
      <w:proofErr w:type="spellEnd"/>
      <w:r w:rsidRPr="002B7361">
        <w:rPr>
          <w:lang w:val="vi-VN"/>
        </w:rPr>
        <w:t>) và đếm số lượng điểm dữ liệu trong mỗi khoảng.</w:t>
      </w:r>
    </w:p>
    <w:p w14:paraId="1D24BA6B" w14:textId="3447E05B" w:rsidR="002F2E61" w:rsidRPr="002B7361" w:rsidRDefault="00F46AA2" w:rsidP="002B7361">
      <w:pPr>
        <w:pStyle w:val="ListParagraph"/>
        <w:numPr>
          <w:ilvl w:val="0"/>
          <w:numId w:val="93"/>
        </w:numPr>
        <w:spacing w:line="360" w:lineRule="auto"/>
        <w:jc w:val="both"/>
        <w:rPr>
          <w:lang w:val="vi-VN"/>
        </w:rPr>
      </w:pPr>
      <w:r w:rsidRPr="002B7361">
        <w:rPr>
          <w:lang w:val="vi-VN"/>
        </w:rPr>
        <w:t xml:space="preserve">Ứng dụng: Sử dụng </w:t>
      </w:r>
      <w:proofErr w:type="spellStart"/>
      <w:r w:rsidRPr="002B7361">
        <w:rPr>
          <w:lang w:val="vi-VN"/>
        </w:rPr>
        <w:t>histogram</w:t>
      </w:r>
      <w:proofErr w:type="spellEnd"/>
      <w:r w:rsidRPr="002B7361">
        <w:rPr>
          <w:lang w:val="vi-VN"/>
        </w:rPr>
        <w:t xml:space="preserve"> để phân tích phân phối độ khó của các khóa học hoặc phân phối mức độ hài lòng của học viên. Điều này giúp hiểu rõ hơn về cách mà các khóa học được đánh giá.</w:t>
      </w:r>
    </w:p>
    <w:p w14:paraId="201C9193" w14:textId="261834BC" w:rsidR="00763709" w:rsidRPr="007C60E8" w:rsidRDefault="00763709" w:rsidP="00780025">
      <w:pPr>
        <w:pStyle w:val="ListParagraph"/>
        <w:numPr>
          <w:ilvl w:val="2"/>
          <w:numId w:val="75"/>
        </w:numPr>
        <w:spacing w:line="360" w:lineRule="auto"/>
        <w:jc w:val="both"/>
        <w:outlineLvl w:val="2"/>
        <w:rPr>
          <w:bCs/>
          <w:lang w:val="vi-VN"/>
        </w:rPr>
      </w:pPr>
      <w:bookmarkStart w:id="33" w:name="_Toc184761373"/>
      <w:r w:rsidRPr="007C60E8">
        <w:rPr>
          <w:bCs/>
          <w:lang w:val="vi-VN"/>
        </w:rPr>
        <w:t>Biểu đồ trực quan hóa:</w:t>
      </w:r>
      <w:bookmarkEnd w:id="33"/>
      <w:r w:rsidRPr="007C60E8">
        <w:rPr>
          <w:bCs/>
          <w:lang w:val="vi-VN"/>
        </w:rPr>
        <w:t xml:space="preserve"> </w:t>
      </w:r>
    </w:p>
    <w:p w14:paraId="0675BDBE" w14:textId="77777777" w:rsidR="00D700F1" w:rsidRDefault="00D700F1" w:rsidP="00D700F1">
      <w:pPr>
        <w:pStyle w:val="ListParagraph"/>
        <w:spacing w:line="360" w:lineRule="auto"/>
        <w:ind w:left="1350"/>
        <w:jc w:val="both"/>
        <w:rPr>
          <w:b/>
          <w:lang w:val="vi-VN"/>
        </w:rPr>
      </w:pPr>
      <w:r>
        <w:rPr>
          <w:noProof/>
        </w:rPr>
        <w:drawing>
          <wp:inline distT="0" distB="0" distL="0" distR="0" wp14:anchorId="016AB6B4" wp14:editId="75EFBB6E">
            <wp:extent cx="4742454" cy="2846439"/>
            <wp:effectExtent l="0" t="0" r="1270" b="0"/>
            <wp:docPr id="53235576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5765" name="Picture 1" descr="A graph with blue dots&#10;&#10;Description automatically generated"/>
                    <pic:cNvPicPr/>
                  </pic:nvPicPr>
                  <pic:blipFill>
                    <a:blip r:embed="rId20"/>
                    <a:stretch>
                      <a:fillRect/>
                    </a:stretch>
                  </pic:blipFill>
                  <pic:spPr>
                    <a:xfrm>
                      <a:off x="0" y="0"/>
                      <a:ext cx="4747901" cy="2849708"/>
                    </a:xfrm>
                    <a:prstGeom prst="rect">
                      <a:avLst/>
                    </a:prstGeom>
                  </pic:spPr>
                </pic:pic>
              </a:graphicData>
            </a:graphic>
          </wp:inline>
        </w:drawing>
      </w:r>
    </w:p>
    <w:p w14:paraId="6DFCD293" w14:textId="77777777" w:rsidR="00D700F1" w:rsidRDefault="00D700F1" w:rsidP="00D700F1">
      <w:pPr>
        <w:pStyle w:val="ListParagraph"/>
        <w:spacing w:line="360" w:lineRule="auto"/>
        <w:ind w:left="1440"/>
        <w:jc w:val="both"/>
        <w:rPr>
          <w:b/>
          <w:lang w:val="vi-VN"/>
        </w:rPr>
      </w:pPr>
      <w:r w:rsidRPr="003369C8">
        <w:rPr>
          <w:b/>
          <w:noProof/>
          <w:lang w:val="vi-VN"/>
        </w:rPr>
        <w:lastRenderedPageBreak/>
        <w:drawing>
          <wp:inline distT="0" distB="0" distL="0" distR="0" wp14:anchorId="08F652F7" wp14:editId="6CD9913D">
            <wp:extent cx="5096044" cy="2942303"/>
            <wp:effectExtent l="0" t="0" r="0" b="0"/>
            <wp:docPr id="60850113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01130" name="Picture 1" descr="A screen shot of a graph&#10;&#10;Description automatically generated"/>
                    <pic:cNvPicPr/>
                  </pic:nvPicPr>
                  <pic:blipFill>
                    <a:blip r:embed="rId21"/>
                    <a:stretch>
                      <a:fillRect/>
                    </a:stretch>
                  </pic:blipFill>
                  <pic:spPr>
                    <a:xfrm>
                      <a:off x="0" y="0"/>
                      <a:ext cx="5106998" cy="2948628"/>
                    </a:xfrm>
                    <a:prstGeom prst="rect">
                      <a:avLst/>
                    </a:prstGeom>
                  </pic:spPr>
                </pic:pic>
              </a:graphicData>
            </a:graphic>
          </wp:inline>
        </w:drawing>
      </w:r>
    </w:p>
    <w:p w14:paraId="17274638" w14:textId="77777777" w:rsidR="00D700F1" w:rsidRDefault="00D700F1" w:rsidP="00D700F1">
      <w:pPr>
        <w:pStyle w:val="ListParagraph"/>
        <w:spacing w:line="360" w:lineRule="auto"/>
        <w:ind w:left="1440"/>
        <w:jc w:val="both"/>
        <w:rPr>
          <w:b/>
          <w:lang w:val="vi-VN"/>
        </w:rPr>
      </w:pPr>
      <w:r w:rsidRPr="00D8059E">
        <w:rPr>
          <w:b/>
          <w:noProof/>
          <w:lang w:val="vi-VN"/>
        </w:rPr>
        <w:drawing>
          <wp:inline distT="0" distB="0" distL="0" distR="0" wp14:anchorId="71A5C43F" wp14:editId="7F66A516">
            <wp:extent cx="5106838" cy="3119284"/>
            <wp:effectExtent l="0" t="0" r="0" b="5080"/>
            <wp:docPr id="1222982677" name="Picture 1" descr="A screen 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2677" name="Picture 1" descr="A screen shot of a video&#10;&#10;Description automatically generated"/>
                    <pic:cNvPicPr/>
                  </pic:nvPicPr>
                  <pic:blipFill>
                    <a:blip r:embed="rId22"/>
                    <a:stretch>
                      <a:fillRect/>
                    </a:stretch>
                  </pic:blipFill>
                  <pic:spPr>
                    <a:xfrm>
                      <a:off x="0" y="0"/>
                      <a:ext cx="5113035" cy="3123069"/>
                    </a:xfrm>
                    <a:prstGeom prst="rect">
                      <a:avLst/>
                    </a:prstGeom>
                  </pic:spPr>
                </pic:pic>
              </a:graphicData>
            </a:graphic>
          </wp:inline>
        </w:drawing>
      </w:r>
    </w:p>
    <w:p w14:paraId="58BD8CB6" w14:textId="77777777" w:rsidR="00D700F1" w:rsidRDefault="00D700F1" w:rsidP="00D700F1">
      <w:pPr>
        <w:pStyle w:val="ListParagraph"/>
        <w:spacing w:line="360" w:lineRule="auto"/>
        <w:ind w:left="1440"/>
        <w:jc w:val="both"/>
        <w:rPr>
          <w:b/>
          <w:lang w:val="vi-VN"/>
        </w:rPr>
      </w:pPr>
      <w:r w:rsidRPr="0076193D">
        <w:rPr>
          <w:b/>
          <w:noProof/>
          <w:lang w:val="vi-VN"/>
        </w:rPr>
        <w:lastRenderedPageBreak/>
        <w:drawing>
          <wp:inline distT="0" distB="0" distL="0" distR="0" wp14:anchorId="1FD8351B" wp14:editId="447A06E1">
            <wp:extent cx="5153474" cy="3163529"/>
            <wp:effectExtent l="0" t="0" r="0" b="0"/>
            <wp:docPr id="25445066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0669" name="Picture 1" descr="A screen shot of a graph&#10;&#10;Description automatically generated"/>
                    <pic:cNvPicPr/>
                  </pic:nvPicPr>
                  <pic:blipFill>
                    <a:blip r:embed="rId23"/>
                    <a:stretch>
                      <a:fillRect/>
                    </a:stretch>
                  </pic:blipFill>
                  <pic:spPr>
                    <a:xfrm>
                      <a:off x="0" y="0"/>
                      <a:ext cx="5162193" cy="3168881"/>
                    </a:xfrm>
                    <a:prstGeom prst="rect">
                      <a:avLst/>
                    </a:prstGeom>
                  </pic:spPr>
                </pic:pic>
              </a:graphicData>
            </a:graphic>
          </wp:inline>
        </w:drawing>
      </w:r>
    </w:p>
    <w:p w14:paraId="7ACC0F0F" w14:textId="77777777" w:rsidR="00D700F1" w:rsidRDefault="00D700F1" w:rsidP="00D700F1">
      <w:pPr>
        <w:pStyle w:val="ListParagraph"/>
        <w:spacing w:line="360" w:lineRule="auto"/>
        <w:ind w:left="1440"/>
        <w:jc w:val="both"/>
        <w:rPr>
          <w:b/>
          <w:lang w:val="vi-VN"/>
        </w:rPr>
      </w:pPr>
      <w:r w:rsidRPr="00655B49">
        <w:rPr>
          <w:b/>
          <w:noProof/>
          <w:lang w:val="vi-VN"/>
        </w:rPr>
        <w:drawing>
          <wp:inline distT="0" distB="0" distL="0" distR="0" wp14:anchorId="1866B6D0" wp14:editId="37801192">
            <wp:extent cx="5207068" cy="3342927"/>
            <wp:effectExtent l="0" t="0" r="0" b="0"/>
            <wp:docPr id="117024955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49552" name="Picture 1" descr="A graph with numbers and lines&#10;&#10;Description automatically generated"/>
                    <pic:cNvPicPr/>
                  </pic:nvPicPr>
                  <pic:blipFill>
                    <a:blip r:embed="rId24"/>
                    <a:stretch>
                      <a:fillRect/>
                    </a:stretch>
                  </pic:blipFill>
                  <pic:spPr>
                    <a:xfrm>
                      <a:off x="0" y="0"/>
                      <a:ext cx="5219876" cy="3351150"/>
                    </a:xfrm>
                    <a:prstGeom prst="rect">
                      <a:avLst/>
                    </a:prstGeom>
                  </pic:spPr>
                </pic:pic>
              </a:graphicData>
            </a:graphic>
          </wp:inline>
        </w:drawing>
      </w:r>
    </w:p>
    <w:p w14:paraId="32AE3FDD" w14:textId="13884A7E" w:rsidR="00D700F1" w:rsidRPr="00D700F1" w:rsidRDefault="00D700F1" w:rsidP="00D700F1">
      <w:pPr>
        <w:spacing w:line="360" w:lineRule="auto"/>
        <w:ind w:left="1440"/>
        <w:jc w:val="both"/>
        <w:rPr>
          <w:b/>
          <w:lang w:val="vi-VN"/>
        </w:rPr>
      </w:pPr>
      <w:r w:rsidRPr="003D63AA">
        <w:rPr>
          <w:noProof/>
          <w:lang w:val="vi-VN"/>
        </w:rPr>
        <w:lastRenderedPageBreak/>
        <w:drawing>
          <wp:inline distT="0" distB="0" distL="0" distR="0" wp14:anchorId="6E9E70CE" wp14:editId="4F5A6F0B">
            <wp:extent cx="5254486" cy="3170903"/>
            <wp:effectExtent l="0" t="0" r="3810" b="0"/>
            <wp:docPr id="21140671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67194" name="Picture 1" descr="A graph with numbers and lines&#10;&#10;Description automatically generated"/>
                    <pic:cNvPicPr/>
                  </pic:nvPicPr>
                  <pic:blipFill>
                    <a:blip r:embed="rId25"/>
                    <a:stretch>
                      <a:fillRect/>
                    </a:stretch>
                  </pic:blipFill>
                  <pic:spPr>
                    <a:xfrm>
                      <a:off x="0" y="0"/>
                      <a:ext cx="5261766" cy="3175296"/>
                    </a:xfrm>
                    <a:prstGeom prst="rect">
                      <a:avLst/>
                    </a:prstGeom>
                  </pic:spPr>
                </pic:pic>
              </a:graphicData>
            </a:graphic>
          </wp:inline>
        </w:drawing>
      </w:r>
    </w:p>
    <w:p w14:paraId="2C9CAE53" w14:textId="77777777" w:rsidR="00D700F1" w:rsidRDefault="00D700F1" w:rsidP="00D700F1">
      <w:pPr>
        <w:pStyle w:val="ListParagraph"/>
        <w:spacing w:line="360" w:lineRule="auto"/>
        <w:ind w:left="1440"/>
        <w:jc w:val="both"/>
        <w:rPr>
          <w:lang w:val="vi-VN"/>
        </w:rPr>
      </w:pPr>
    </w:p>
    <w:p w14:paraId="76D65FCB" w14:textId="1B0042A5" w:rsidR="00D700F1" w:rsidRPr="007C60E8" w:rsidRDefault="00D700F1" w:rsidP="00A13FF5">
      <w:pPr>
        <w:pStyle w:val="ListParagraph"/>
        <w:numPr>
          <w:ilvl w:val="2"/>
          <w:numId w:val="75"/>
        </w:numPr>
        <w:spacing w:line="360" w:lineRule="auto"/>
        <w:jc w:val="both"/>
        <w:outlineLvl w:val="2"/>
        <w:rPr>
          <w:lang w:val="vi-VN"/>
        </w:rPr>
      </w:pPr>
      <w:bookmarkStart w:id="34" w:name="_Toc184761374"/>
      <w:r>
        <w:rPr>
          <w:lang w:val="vi-VN"/>
        </w:rPr>
        <w:t>Biểu đồ tròn:</w:t>
      </w:r>
      <w:bookmarkEnd w:id="34"/>
      <w:r>
        <w:rPr>
          <w:lang w:val="vi-VN"/>
        </w:rPr>
        <w:t xml:space="preserve"> </w:t>
      </w:r>
    </w:p>
    <w:p w14:paraId="17A1485D" w14:textId="116E11D3" w:rsidR="00655B49" w:rsidRPr="005A557A" w:rsidRDefault="00655B49" w:rsidP="00763709">
      <w:pPr>
        <w:pStyle w:val="ListParagraph"/>
        <w:spacing w:line="360" w:lineRule="auto"/>
        <w:ind w:left="1440"/>
        <w:jc w:val="both"/>
        <w:rPr>
          <w:b/>
          <w:lang w:val="vi-VN"/>
        </w:rPr>
      </w:pPr>
    </w:p>
    <w:p w14:paraId="1BF58747" w14:textId="77777777" w:rsidR="007940AB" w:rsidRPr="007940AB" w:rsidRDefault="007940AB" w:rsidP="002B7361">
      <w:pPr>
        <w:pStyle w:val="ListParagraph"/>
        <w:numPr>
          <w:ilvl w:val="0"/>
          <w:numId w:val="76"/>
        </w:numPr>
        <w:spacing w:line="360" w:lineRule="auto"/>
        <w:jc w:val="both"/>
      </w:pPr>
      <w:proofErr w:type="spellStart"/>
      <w:r w:rsidRPr="007940AB">
        <w:rPr>
          <w:b/>
          <w:bCs/>
        </w:rPr>
        <w:t>Mô</w:t>
      </w:r>
      <w:proofErr w:type="spellEnd"/>
      <w:r w:rsidRPr="007940AB">
        <w:rPr>
          <w:b/>
          <w:bCs/>
        </w:rPr>
        <w:t xml:space="preserve"> </w:t>
      </w:r>
      <w:proofErr w:type="spellStart"/>
      <w:r w:rsidRPr="007940AB">
        <w:rPr>
          <w:b/>
          <w:bCs/>
        </w:rPr>
        <w:t>tả</w:t>
      </w:r>
      <w:proofErr w:type="spellEnd"/>
      <w:r w:rsidRPr="007940AB">
        <w:t xml:space="preserve">: </w:t>
      </w:r>
      <w:proofErr w:type="spellStart"/>
      <w:r w:rsidRPr="007940AB">
        <w:t>Biểu</w:t>
      </w:r>
      <w:proofErr w:type="spellEnd"/>
      <w:r w:rsidRPr="007940AB">
        <w:t xml:space="preserve"> </w:t>
      </w:r>
      <w:proofErr w:type="spellStart"/>
      <w:r w:rsidRPr="007940AB">
        <w:t>đồ</w:t>
      </w:r>
      <w:proofErr w:type="spellEnd"/>
      <w:r w:rsidRPr="007940AB">
        <w:t xml:space="preserve"> </w:t>
      </w:r>
      <w:proofErr w:type="spellStart"/>
      <w:r w:rsidRPr="007940AB">
        <w:t>tròn</w:t>
      </w:r>
      <w:proofErr w:type="spellEnd"/>
      <w:r w:rsidRPr="007940AB">
        <w:t xml:space="preserve"> (Pie chart) </w:t>
      </w:r>
      <w:proofErr w:type="spellStart"/>
      <w:r w:rsidRPr="007940AB">
        <w:t>là</w:t>
      </w:r>
      <w:proofErr w:type="spellEnd"/>
      <w:r w:rsidRPr="007940AB">
        <w:t xml:space="preserve"> </w:t>
      </w:r>
      <w:proofErr w:type="spellStart"/>
      <w:r w:rsidRPr="007940AB">
        <w:t>một</w:t>
      </w:r>
      <w:proofErr w:type="spellEnd"/>
      <w:r w:rsidRPr="007940AB">
        <w:t xml:space="preserve"> </w:t>
      </w:r>
      <w:proofErr w:type="spellStart"/>
      <w:r w:rsidRPr="007940AB">
        <w:t>loại</w:t>
      </w:r>
      <w:proofErr w:type="spellEnd"/>
      <w:r w:rsidRPr="007940AB">
        <w:t xml:space="preserve"> </w:t>
      </w:r>
      <w:proofErr w:type="spellStart"/>
      <w:r w:rsidRPr="007940AB">
        <w:t>biểu</w:t>
      </w:r>
      <w:proofErr w:type="spellEnd"/>
      <w:r w:rsidRPr="007940AB">
        <w:t xml:space="preserve"> </w:t>
      </w:r>
      <w:proofErr w:type="spellStart"/>
      <w:r w:rsidRPr="007940AB">
        <w:t>đồ</w:t>
      </w:r>
      <w:proofErr w:type="spellEnd"/>
      <w:r w:rsidRPr="007940AB">
        <w:t xml:space="preserve"> </w:t>
      </w:r>
      <w:proofErr w:type="spellStart"/>
      <w:r w:rsidRPr="007940AB">
        <w:t>hình</w:t>
      </w:r>
      <w:proofErr w:type="spellEnd"/>
      <w:r w:rsidRPr="007940AB">
        <w:t xml:space="preserve"> </w:t>
      </w:r>
      <w:proofErr w:type="spellStart"/>
      <w:r w:rsidRPr="007940AB">
        <w:t>tròn</w:t>
      </w:r>
      <w:proofErr w:type="spellEnd"/>
      <w:r w:rsidRPr="007940AB">
        <w:t xml:space="preserve"> </w:t>
      </w:r>
      <w:proofErr w:type="spellStart"/>
      <w:r w:rsidRPr="007940AB">
        <w:t>được</w:t>
      </w:r>
      <w:proofErr w:type="spellEnd"/>
      <w:r w:rsidRPr="007940AB">
        <w:t xml:space="preserve"> chia </w:t>
      </w:r>
      <w:proofErr w:type="spellStart"/>
      <w:r w:rsidRPr="007940AB">
        <w:t>thành</w:t>
      </w:r>
      <w:proofErr w:type="spellEnd"/>
      <w:r w:rsidRPr="007940AB">
        <w:t xml:space="preserve"> </w:t>
      </w:r>
      <w:proofErr w:type="spellStart"/>
      <w:r w:rsidRPr="007940AB">
        <w:t>các</w:t>
      </w:r>
      <w:proofErr w:type="spellEnd"/>
      <w:r w:rsidRPr="007940AB">
        <w:t xml:space="preserve"> </w:t>
      </w:r>
      <w:proofErr w:type="spellStart"/>
      <w:r w:rsidRPr="007940AB">
        <w:t>phần</w:t>
      </w:r>
      <w:proofErr w:type="spellEnd"/>
      <w:r w:rsidRPr="007940AB">
        <w:t xml:space="preserve"> </w:t>
      </w:r>
      <w:proofErr w:type="spellStart"/>
      <w:r w:rsidRPr="007940AB">
        <w:t>để</w:t>
      </w:r>
      <w:proofErr w:type="spellEnd"/>
      <w:r w:rsidRPr="007940AB">
        <w:t xml:space="preserve"> </w:t>
      </w:r>
      <w:proofErr w:type="spellStart"/>
      <w:r w:rsidRPr="007940AB">
        <w:t>thể</w:t>
      </w:r>
      <w:proofErr w:type="spellEnd"/>
      <w:r w:rsidRPr="007940AB">
        <w:t xml:space="preserve"> </w:t>
      </w:r>
      <w:proofErr w:type="spellStart"/>
      <w:r w:rsidRPr="007940AB">
        <w:t>hiện</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phần</w:t>
      </w:r>
      <w:proofErr w:type="spellEnd"/>
      <w:r w:rsidRPr="007940AB">
        <w:t xml:space="preserve"> </w:t>
      </w:r>
      <w:proofErr w:type="spellStart"/>
      <w:r w:rsidRPr="007940AB">
        <w:t>trăm</w:t>
      </w:r>
      <w:proofErr w:type="spellEnd"/>
      <w:r w:rsidRPr="007940AB">
        <w:t xml:space="preserve"> </w:t>
      </w:r>
      <w:proofErr w:type="spellStart"/>
      <w:r w:rsidRPr="007940AB">
        <w:t>của</w:t>
      </w:r>
      <w:proofErr w:type="spellEnd"/>
      <w:r w:rsidRPr="007940AB">
        <w:t xml:space="preserve"> </w:t>
      </w:r>
      <w:proofErr w:type="spellStart"/>
      <w:r w:rsidRPr="007940AB">
        <w:t>các</w:t>
      </w:r>
      <w:proofErr w:type="spellEnd"/>
      <w:r w:rsidRPr="007940AB">
        <w:t xml:space="preserve"> </w:t>
      </w:r>
      <w:proofErr w:type="spellStart"/>
      <w:r w:rsidRPr="007940AB">
        <w:t>thành</w:t>
      </w:r>
      <w:proofErr w:type="spellEnd"/>
      <w:r w:rsidRPr="007940AB">
        <w:t xml:space="preserve"> </w:t>
      </w:r>
      <w:proofErr w:type="spellStart"/>
      <w:r w:rsidRPr="007940AB">
        <w:t>phần</w:t>
      </w:r>
      <w:proofErr w:type="spellEnd"/>
      <w:r w:rsidRPr="007940AB">
        <w:t xml:space="preserve"> </w:t>
      </w:r>
      <w:proofErr w:type="spellStart"/>
      <w:r w:rsidRPr="007940AB">
        <w:t>trong</w:t>
      </w:r>
      <w:proofErr w:type="spellEnd"/>
      <w:r w:rsidRPr="007940AB">
        <w:t xml:space="preserve"> </w:t>
      </w:r>
      <w:proofErr w:type="spellStart"/>
      <w:r w:rsidRPr="007940AB">
        <w:t>tổng</w:t>
      </w:r>
      <w:proofErr w:type="spellEnd"/>
      <w:r w:rsidRPr="007940AB">
        <w:t xml:space="preserve"> </w:t>
      </w:r>
      <w:proofErr w:type="spellStart"/>
      <w:r w:rsidRPr="007940AB">
        <w:t>thể</w:t>
      </w:r>
      <w:proofErr w:type="spellEnd"/>
      <w:r w:rsidRPr="007940AB">
        <w:t xml:space="preserve">. </w:t>
      </w:r>
      <w:proofErr w:type="spellStart"/>
      <w:r w:rsidRPr="007940AB">
        <w:t>Mỗi</w:t>
      </w:r>
      <w:proofErr w:type="spellEnd"/>
      <w:r w:rsidRPr="007940AB">
        <w:t xml:space="preserve"> </w:t>
      </w:r>
      <w:proofErr w:type="spellStart"/>
      <w:r w:rsidRPr="007940AB">
        <w:t>phần</w:t>
      </w:r>
      <w:proofErr w:type="spellEnd"/>
      <w:r w:rsidRPr="007940AB">
        <w:t xml:space="preserve"> </w:t>
      </w:r>
      <w:proofErr w:type="spellStart"/>
      <w:r w:rsidRPr="007940AB">
        <w:t>của</w:t>
      </w:r>
      <w:proofErr w:type="spellEnd"/>
      <w:r w:rsidRPr="007940AB">
        <w:t xml:space="preserve"> </w:t>
      </w:r>
      <w:proofErr w:type="spellStart"/>
      <w:r w:rsidRPr="007940AB">
        <w:t>biểu</w:t>
      </w:r>
      <w:proofErr w:type="spellEnd"/>
      <w:r w:rsidRPr="007940AB">
        <w:t xml:space="preserve"> </w:t>
      </w:r>
      <w:proofErr w:type="spellStart"/>
      <w:r w:rsidRPr="007940AB">
        <w:t>đồ</w:t>
      </w:r>
      <w:proofErr w:type="spellEnd"/>
      <w:r w:rsidRPr="007940AB">
        <w:t xml:space="preserve"> </w:t>
      </w:r>
      <w:proofErr w:type="spellStart"/>
      <w:r w:rsidRPr="007940AB">
        <w:t>thể</w:t>
      </w:r>
      <w:proofErr w:type="spellEnd"/>
      <w:r w:rsidRPr="007940AB">
        <w:t xml:space="preserve"> </w:t>
      </w:r>
      <w:proofErr w:type="spellStart"/>
      <w:r w:rsidRPr="007940AB">
        <w:t>hiện</w:t>
      </w:r>
      <w:proofErr w:type="spellEnd"/>
      <w:r w:rsidRPr="007940AB">
        <w:t xml:space="preserve"> </w:t>
      </w:r>
      <w:proofErr w:type="spellStart"/>
      <w:r w:rsidRPr="007940AB">
        <w:t>một</w:t>
      </w:r>
      <w:proofErr w:type="spellEnd"/>
      <w:r w:rsidRPr="007940AB">
        <w:t xml:space="preserve"> </w:t>
      </w:r>
      <w:proofErr w:type="spellStart"/>
      <w:r w:rsidRPr="007940AB">
        <w:t>phần</w:t>
      </w:r>
      <w:proofErr w:type="spellEnd"/>
      <w:r w:rsidRPr="007940AB">
        <w:t xml:space="preserve"> </w:t>
      </w:r>
      <w:proofErr w:type="spellStart"/>
      <w:r w:rsidRPr="007940AB">
        <w:t>tương</w:t>
      </w:r>
      <w:proofErr w:type="spellEnd"/>
      <w:r w:rsidRPr="007940AB">
        <w:t xml:space="preserve"> </w:t>
      </w:r>
      <w:proofErr w:type="spellStart"/>
      <w:r w:rsidRPr="007940AB">
        <w:t>ứng</w:t>
      </w:r>
      <w:proofErr w:type="spellEnd"/>
      <w:r w:rsidRPr="007940AB">
        <w:t xml:space="preserve"> </w:t>
      </w:r>
      <w:proofErr w:type="spellStart"/>
      <w:r w:rsidRPr="007940AB">
        <w:t>của</w:t>
      </w:r>
      <w:proofErr w:type="spellEnd"/>
      <w:r w:rsidRPr="007940AB">
        <w:t xml:space="preserve"> </w:t>
      </w:r>
      <w:proofErr w:type="spellStart"/>
      <w:r w:rsidRPr="007940AB">
        <w:t>tổng</w:t>
      </w:r>
      <w:proofErr w:type="spellEnd"/>
      <w:r w:rsidRPr="007940AB">
        <w:t xml:space="preserve"> </w:t>
      </w:r>
      <w:proofErr w:type="spellStart"/>
      <w:r w:rsidRPr="007940AB">
        <w:t>dữ</w:t>
      </w:r>
      <w:proofErr w:type="spellEnd"/>
      <w:r w:rsidRPr="007940AB">
        <w:t xml:space="preserve"> </w:t>
      </w:r>
      <w:proofErr w:type="spellStart"/>
      <w:r w:rsidRPr="007940AB">
        <w:t>liệu</w:t>
      </w:r>
      <w:proofErr w:type="spellEnd"/>
      <w:r w:rsidRPr="007940AB">
        <w:t xml:space="preserve"> </w:t>
      </w:r>
      <w:proofErr w:type="spellStart"/>
      <w:r w:rsidRPr="007940AB">
        <w:t>và</w:t>
      </w:r>
      <w:proofErr w:type="spellEnd"/>
      <w:r w:rsidRPr="007940AB">
        <w:t xml:space="preserve"> </w:t>
      </w:r>
      <w:proofErr w:type="spellStart"/>
      <w:r w:rsidRPr="007940AB">
        <w:t>kích</w:t>
      </w:r>
      <w:proofErr w:type="spellEnd"/>
      <w:r w:rsidRPr="007940AB">
        <w:t xml:space="preserve"> </w:t>
      </w:r>
      <w:proofErr w:type="spellStart"/>
      <w:r w:rsidRPr="007940AB">
        <w:t>thước</w:t>
      </w:r>
      <w:proofErr w:type="spellEnd"/>
      <w:r w:rsidRPr="007940AB">
        <w:t xml:space="preserve"> </w:t>
      </w:r>
      <w:proofErr w:type="spellStart"/>
      <w:r w:rsidRPr="007940AB">
        <w:t>của</w:t>
      </w:r>
      <w:proofErr w:type="spellEnd"/>
      <w:r w:rsidRPr="007940AB">
        <w:t xml:space="preserve"> </w:t>
      </w:r>
      <w:proofErr w:type="spellStart"/>
      <w:r w:rsidRPr="007940AB">
        <w:t>mỗi</w:t>
      </w:r>
      <w:proofErr w:type="spellEnd"/>
      <w:r w:rsidRPr="007940AB">
        <w:t xml:space="preserve"> </w:t>
      </w:r>
      <w:proofErr w:type="spellStart"/>
      <w:r w:rsidRPr="007940AB">
        <w:t>phần</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với</w:t>
      </w:r>
      <w:proofErr w:type="spellEnd"/>
      <w:r w:rsidRPr="007940AB">
        <w:t xml:space="preserve"> </w:t>
      </w:r>
      <w:proofErr w:type="spellStart"/>
      <w:r w:rsidRPr="007940AB">
        <w:t>giá</w:t>
      </w:r>
      <w:proofErr w:type="spellEnd"/>
      <w:r w:rsidRPr="007940AB">
        <w:t xml:space="preserve"> </w:t>
      </w:r>
      <w:proofErr w:type="spellStart"/>
      <w:r w:rsidRPr="007940AB">
        <w:t>trị</w:t>
      </w:r>
      <w:proofErr w:type="spellEnd"/>
      <w:r w:rsidRPr="007940AB">
        <w:t xml:space="preserve"> </w:t>
      </w:r>
      <w:proofErr w:type="spellStart"/>
      <w:r w:rsidRPr="007940AB">
        <w:t>mà</w:t>
      </w:r>
      <w:proofErr w:type="spellEnd"/>
      <w:r w:rsidRPr="007940AB">
        <w:t xml:space="preserve"> </w:t>
      </w:r>
      <w:proofErr w:type="spellStart"/>
      <w:r w:rsidRPr="007940AB">
        <w:t>nó</w:t>
      </w:r>
      <w:proofErr w:type="spellEnd"/>
      <w:r w:rsidRPr="007940AB">
        <w:t xml:space="preserve"> </w:t>
      </w:r>
      <w:proofErr w:type="spellStart"/>
      <w:r w:rsidRPr="007940AB">
        <w:t>đại</w:t>
      </w:r>
      <w:proofErr w:type="spellEnd"/>
      <w:r w:rsidRPr="007940AB">
        <w:t xml:space="preserve"> </w:t>
      </w:r>
      <w:proofErr w:type="spellStart"/>
      <w:r w:rsidRPr="007940AB">
        <w:t>diện</w:t>
      </w:r>
      <w:proofErr w:type="spellEnd"/>
      <w:r w:rsidRPr="007940AB">
        <w:t>.</w:t>
      </w:r>
    </w:p>
    <w:p w14:paraId="35536D0F" w14:textId="77777777" w:rsidR="007940AB" w:rsidRPr="007940AB" w:rsidRDefault="007940AB" w:rsidP="002B7361">
      <w:pPr>
        <w:pStyle w:val="ListParagraph"/>
        <w:numPr>
          <w:ilvl w:val="0"/>
          <w:numId w:val="76"/>
        </w:numPr>
        <w:spacing w:line="360" w:lineRule="auto"/>
        <w:jc w:val="both"/>
      </w:pPr>
      <w:proofErr w:type="spellStart"/>
      <w:r w:rsidRPr="007940AB">
        <w:rPr>
          <w:b/>
          <w:bCs/>
        </w:rPr>
        <w:t>Ứng</w:t>
      </w:r>
      <w:proofErr w:type="spellEnd"/>
      <w:r w:rsidRPr="007940AB">
        <w:rPr>
          <w:b/>
          <w:bCs/>
        </w:rPr>
        <w:t xml:space="preserve"> </w:t>
      </w:r>
      <w:proofErr w:type="spellStart"/>
      <w:r w:rsidRPr="007940AB">
        <w:rPr>
          <w:b/>
          <w:bCs/>
        </w:rPr>
        <w:t>dụng</w:t>
      </w:r>
      <w:proofErr w:type="spellEnd"/>
      <w:r w:rsidRPr="007940AB">
        <w:t xml:space="preserve">: </w:t>
      </w:r>
      <w:proofErr w:type="spellStart"/>
      <w:r w:rsidRPr="007940AB">
        <w:t>Biểu</w:t>
      </w:r>
      <w:proofErr w:type="spellEnd"/>
      <w:r w:rsidRPr="007940AB">
        <w:t xml:space="preserve"> </w:t>
      </w:r>
      <w:proofErr w:type="spellStart"/>
      <w:r w:rsidRPr="007940AB">
        <w:t>đồ</w:t>
      </w:r>
      <w:proofErr w:type="spellEnd"/>
      <w:r w:rsidRPr="007940AB">
        <w:t xml:space="preserve"> </w:t>
      </w:r>
      <w:proofErr w:type="spellStart"/>
      <w:r w:rsidRPr="007940AB">
        <w:t>tròn</w:t>
      </w:r>
      <w:proofErr w:type="spellEnd"/>
      <w:r w:rsidRPr="007940AB">
        <w:t xml:space="preserve"> </w:t>
      </w:r>
      <w:proofErr w:type="spellStart"/>
      <w:r w:rsidRPr="007940AB">
        <w:t>thường</w:t>
      </w:r>
      <w:proofErr w:type="spellEnd"/>
      <w:r w:rsidRPr="007940AB">
        <w:t xml:space="preserve"> </w:t>
      </w:r>
      <w:proofErr w:type="spellStart"/>
      <w:r w:rsidRPr="007940AB">
        <w:t>được</w:t>
      </w:r>
      <w:proofErr w:type="spellEnd"/>
      <w:r w:rsidRPr="007940AB">
        <w:t xml:space="preserve"> </w:t>
      </w:r>
      <w:proofErr w:type="spellStart"/>
      <w:r w:rsidRPr="007940AB">
        <w:t>sử</w:t>
      </w:r>
      <w:proofErr w:type="spellEnd"/>
      <w:r w:rsidRPr="007940AB">
        <w:t xml:space="preserve"> </w:t>
      </w:r>
      <w:proofErr w:type="spellStart"/>
      <w:r w:rsidRPr="007940AB">
        <w:t>dụng</w:t>
      </w:r>
      <w:proofErr w:type="spellEnd"/>
      <w:r w:rsidRPr="007940AB">
        <w:t xml:space="preserve"> </w:t>
      </w:r>
      <w:proofErr w:type="spellStart"/>
      <w:r w:rsidRPr="007940AB">
        <w:t>để</w:t>
      </w:r>
      <w:proofErr w:type="spellEnd"/>
      <w:r w:rsidRPr="007940AB">
        <w:t xml:space="preserve"> </w:t>
      </w:r>
      <w:proofErr w:type="spellStart"/>
      <w:r w:rsidRPr="007940AB">
        <w:t>phân</w:t>
      </w:r>
      <w:proofErr w:type="spellEnd"/>
      <w:r w:rsidRPr="007940AB">
        <w:t xml:space="preserve"> </w:t>
      </w:r>
      <w:proofErr w:type="spellStart"/>
      <w:r w:rsidRPr="007940AB">
        <w:t>tích</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giữa</w:t>
      </w:r>
      <w:proofErr w:type="spellEnd"/>
      <w:r w:rsidRPr="007940AB">
        <w:t xml:space="preserve"> </w:t>
      </w:r>
      <w:proofErr w:type="spellStart"/>
      <w:r w:rsidRPr="007940AB">
        <w:t>các</w:t>
      </w:r>
      <w:proofErr w:type="spellEnd"/>
      <w:r w:rsidRPr="007940AB">
        <w:t xml:space="preserve"> </w:t>
      </w:r>
      <w:proofErr w:type="spellStart"/>
      <w:r w:rsidRPr="007940AB">
        <w:t>phần</w:t>
      </w:r>
      <w:proofErr w:type="spellEnd"/>
      <w:r w:rsidRPr="007940AB">
        <w:t xml:space="preserve"> </w:t>
      </w:r>
      <w:proofErr w:type="spellStart"/>
      <w:r w:rsidRPr="007940AB">
        <w:t>trong</w:t>
      </w:r>
      <w:proofErr w:type="spellEnd"/>
      <w:r w:rsidRPr="007940AB">
        <w:t xml:space="preserve"> </w:t>
      </w:r>
      <w:proofErr w:type="spellStart"/>
      <w:r w:rsidRPr="007940AB">
        <w:t>một</w:t>
      </w:r>
      <w:proofErr w:type="spellEnd"/>
      <w:r w:rsidRPr="007940AB">
        <w:t xml:space="preserve"> </w:t>
      </w:r>
      <w:proofErr w:type="spellStart"/>
      <w:r w:rsidRPr="007940AB">
        <w:t>tổng</w:t>
      </w:r>
      <w:proofErr w:type="spellEnd"/>
      <w:r w:rsidRPr="007940AB">
        <w:t xml:space="preserve"> </w:t>
      </w:r>
      <w:proofErr w:type="spellStart"/>
      <w:r w:rsidRPr="007940AB">
        <w:t>thể</w:t>
      </w:r>
      <w:proofErr w:type="spellEnd"/>
      <w:r w:rsidRPr="007940AB">
        <w:t xml:space="preserve">. </w:t>
      </w:r>
      <w:proofErr w:type="spellStart"/>
      <w:r w:rsidRPr="007940AB">
        <w:t>Một</w:t>
      </w:r>
      <w:proofErr w:type="spellEnd"/>
      <w:r w:rsidRPr="007940AB">
        <w:t xml:space="preserve"> </w:t>
      </w:r>
      <w:proofErr w:type="spellStart"/>
      <w:r w:rsidRPr="007940AB">
        <w:t>số</w:t>
      </w:r>
      <w:proofErr w:type="spellEnd"/>
      <w:r w:rsidRPr="007940AB">
        <w:t xml:space="preserve"> </w:t>
      </w:r>
      <w:proofErr w:type="spellStart"/>
      <w:r w:rsidRPr="007940AB">
        <w:t>ứng</w:t>
      </w:r>
      <w:proofErr w:type="spellEnd"/>
      <w:r w:rsidRPr="007940AB">
        <w:t xml:space="preserve"> </w:t>
      </w:r>
      <w:proofErr w:type="spellStart"/>
      <w:r w:rsidRPr="007940AB">
        <w:t>dụng</w:t>
      </w:r>
      <w:proofErr w:type="spellEnd"/>
      <w:r w:rsidRPr="007940AB">
        <w:t xml:space="preserve"> </w:t>
      </w:r>
      <w:proofErr w:type="spellStart"/>
      <w:r w:rsidRPr="007940AB">
        <w:t>điển</w:t>
      </w:r>
      <w:proofErr w:type="spellEnd"/>
      <w:r w:rsidRPr="007940AB">
        <w:t xml:space="preserve"> </w:t>
      </w:r>
      <w:proofErr w:type="spellStart"/>
      <w:r w:rsidRPr="007940AB">
        <w:t>hình</w:t>
      </w:r>
      <w:proofErr w:type="spellEnd"/>
      <w:r w:rsidRPr="007940AB">
        <w:t xml:space="preserve"> bao </w:t>
      </w:r>
      <w:proofErr w:type="spellStart"/>
      <w:r w:rsidRPr="007940AB">
        <w:t>gồm</w:t>
      </w:r>
      <w:proofErr w:type="spellEnd"/>
      <w:r w:rsidRPr="007940AB">
        <w:t>:</w:t>
      </w:r>
    </w:p>
    <w:p w14:paraId="5C8BB01D" w14:textId="77777777" w:rsidR="007940AB" w:rsidRPr="007940AB" w:rsidRDefault="007940AB" w:rsidP="002B7361">
      <w:pPr>
        <w:pStyle w:val="ListParagraph"/>
        <w:numPr>
          <w:ilvl w:val="1"/>
          <w:numId w:val="76"/>
        </w:numPr>
        <w:spacing w:line="360" w:lineRule="auto"/>
        <w:jc w:val="both"/>
      </w:pPr>
      <w:proofErr w:type="spellStart"/>
      <w:r w:rsidRPr="007940AB">
        <w:t>Phân</w:t>
      </w:r>
      <w:proofErr w:type="spellEnd"/>
      <w:r w:rsidRPr="007940AB">
        <w:t xml:space="preserve"> </w:t>
      </w:r>
      <w:proofErr w:type="spellStart"/>
      <w:r w:rsidRPr="007940AB">
        <w:t>tích</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đánh</w:t>
      </w:r>
      <w:proofErr w:type="spellEnd"/>
      <w:r w:rsidRPr="007940AB">
        <w:t xml:space="preserve"> </w:t>
      </w:r>
      <w:proofErr w:type="spellStart"/>
      <w:r w:rsidRPr="007940AB">
        <w:t>giá</w:t>
      </w:r>
      <w:proofErr w:type="spellEnd"/>
      <w:r w:rsidRPr="007940AB">
        <w:t xml:space="preserve"> </w:t>
      </w:r>
      <w:proofErr w:type="spellStart"/>
      <w:r w:rsidRPr="007940AB">
        <w:t>mức</w:t>
      </w:r>
      <w:proofErr w:type="spellEnd"/>
      <w:r w:rsidRPr="007940AB">
        <w:t xml:space="preserve"> </w:t>
      </w:r>
      <w:proofErr w:type="spellStart"/>
      <w:r w:rsidRPr="007940AB">
        <w:t>độ</w:t>
      </w:r>
      <w:proofErr w:type="spellEnd"/>
      <w:r w:rsidRPr="007940AB">
        <w:t xml:space="preserve"> </w:t>
      </w:r>
      <w:proofErr w:type="spellStart"/>
      <w:r w:rsidRPr="007940AB">
        <w:t>hài</w:t>
      </w:r>
      <w:proofErr w:type="spellEnd"/>
      <w:r w:rsidRPr="007940AB">
        <w:t xml:space="preserve"> </w:t>
      </w:r>
      <w:proofErr w:type="spellStart"/>
      <w:r w:rsidRPr="007940AB">
        <w:t>lòng</w:t>
      </w:r>
      <w:proofErr w:type="spellEnd"/>
      <w:r w:rsidRPr="007940AB">
        <w:t xml:space="preserve"> </w:t>
      </w:r>
      <w:proofErr w:type="spellStart"/>
      <w:r w:rsidRPr="007940AB">
        <w:t>của</w:t>
      </w:r>
      <w:proofErr w:type="spellEnd"/>
      <w:r w:rsidRPr="007940AB">
        <w:t xml:space="preserve"> </w:t>
      </w:r>
      <w:proofErr w:type="spellStart"/>
      <w:r w:rsidRPr="007940AB">
        <w:t>học</w:t>
      </w:r>
      <w:proofErr w:type="spellEnd"/>
      <w:r w:rsidRPr="007940AB">
        <w:t xml:space="preserve"> </w:t>
      </w:r>
      <w:proofErr w:type="spellStart"/>
      <w:r w:rsidRPr="007940AB">
        <w:t>viên</w:t>
      </w:r>
      <w:proofErr w:type="spellEnd"/>
      <w:r w:rsidRPr="007940AB">
        <w:t xml:space="preserve"> </w:t>
      </w:r>
      <w:proofErr w:type="spellStart"/>
      <w:r w:rsidRPr="007940AB">
        <w:t>trong</w:t>
      </w:r>
      <w:proofErr w:type="spellEnd"/>
      <w:r w:rsidRPr="007940AB">
        <w:t xml:space="preserve"> </w:t>
      </w:r>
      <w:proofErr w:type="spellStart"/>
      <w:r w:rsidRPr="007940AB">
        <w:t>các</w:t>
      </w:r>
      <w:proofErr w:type="spellEnd"/>
      <w:r w:rsidRPr="007940AB">
        <w:t xml:space="preserve"> </w:t>
      </w:r>
      <w:proofErr w:type="spellStart"/>
      <w:r w:rsidRPr="007940AB">
        <w:t>khóa</w:t>
      </w:r>
      <w:proofErr w:type="spellEnd"/>
      <w:r w:rsidRPr="007940AB">
        <w:t xml:space="preserve"> </w:t>
      </w:r>
      <w:proofErr w:type="spellStart"/>
      <w:r w:rsidRPr="007940AB">
        <w:t>học</w:t>
      </w:r>
      <w:proofErr w:type="spellEnd"/>
      <w:r w:rsidRPr="007940AB">
        <w:t>.</w:t>
      </w:r>
    </w:p>
    <w:p w14:paraId="75F0364D" w14:textId="77777777" w:rsidR="007940AB" w:rsidRPr="007940AB" w:rsidRDefault="007940AB" w:rsidP="002B7361">
      <w:pPr>
        <w:pStyle w:val="ListParagraph"/>
        <w:numPr>
          <w:ilvl w:val="1"/>
          <w:numId w:val="76"/>
        </w:numPr>
        <w:spacing w:line="360" w:lineRule="auto"/>
        <w:jc w:val="both"/>
      </w:pPr>
      <w:proofErr w:type="spellStart"/>
      <w:r w:rsidRPr="007940AB">
        <w:t>Phân</w:t>
      </w:r>
      <w:proofErr w:type="spellEnd"/>
      <w:r w:rsidRPr="007940AB">
        <w:t xml:space="preserve"> </w:t>
      </w:r>
      <w:proofErr w:type="spellStart"/>
      <w:r w:rsidRPr="007940AB">
        <w:t>loại</w:t>
      </w:r>
      <w:proofErr w:type="spellEnd"/>
      <w:r w:rsidRPr="007940AB">
        <w:t xml:space="preserve"> </w:t>
      </w:r>
      <w:proofErr w:type="spellStart"/>
      <w:r w:rsidRPr="007940AB">
        <w:t>các</w:t>
      </w:r>
      <w:proofErr w:type="spellEnd"/>
      <w:r w:rsidRPr="007940AB">
        <w:t xml:space="preserve"> </w:t>
      </w:r>
      <w:proofErr w:type="spellStart"/>
      <w:r w:rsidRPr="007940AB">
        <w:t>môn</w:t>
      </w:r>
      <w:proofErr w:type="spellEnd"/>
      <w:r w:rsidRPr="007940AB">
        <w:t xml:space="preserve"> </w:t>
      </w:r>
      <w:proofErr w:type="spellStart"/>
      <w:r w:rsidRPr="007940AB">
        <w:t>học</w:t>
      </w:r>
      <w:proofErr w:type="spellEnd"/>
      <w:r w:rsidRPr="007940AB">
        <w:t xml:space="preserve"> </w:t>
      </w:r>
      <w:proofErr w:type="spellStart"/>
      <w:r w:rsidRPr="007940AB">
        <w:t>hoặc</w:t>
      </w:r>
      <w:proofErr w:type="spellEnd"/>
      <w:r w:rsidRPr="007940AB">
        <w:t xml:space="preserve"> </w:t>
      </w:r>
      <w:proofErr w:type="spellStart"/>
      <w:r w:rsidRPr="007940AB">
        <w:t>chuyên</w:t>
      </w:r>
      <w:proofErr w:type="spellEnd"/>
      <w:r w:rsidRPr="007940AB">
        <w:t xml:space="preserve"> </w:t>
      </w:r>
      <w:proofErr w:type="spellStart"/>
      <w:r w:rsidRPr="007940AB">
        <w:t>ngành</w:t>
      </w:r>
      <w:proofErr w:type="spellEnd"/>
      <w:r w:rsidRPr="007940AB">
        <w:t xml:space="preserve"> </w:t>
      </w:r>
      <w:proofErr w:type="spellStart"/>
      <w:r w:rsidRPr="007940AB">
        <w:t>dựa</w:t>
      </w:r>
      <w:proofErr w:type="spellEnd"/>
      <w:r w:rsidRPr="007940AB">
        <w:t xml:space="preserve"> </w:t>
      </w:r>
      <w:proofErr w:type="spellStart"/>
      <w:r w:rsidRPr="007940AB">
        <w:t>trên</w:t>
      </w:r>
      <w:proofErr w:type="spellEnd"/>
      <w:r w:rsidRPr="007940AB">
        <w:t xml:space="preserve"> </w:t>
      </w:r>
      <w:proofErr w:type="spellStart"/>
      <w:r w:rsidRPr="007940AB">
        <w:t>tỷ</w:t>
      </w:r>
      <w:proofErr w:type="spellEnd"/>
      <w:r w:rsidRPr="007940AB">
        <w:t xml:space="preserve"> </w:t>
      </w:r>
      <w:proofErr w:type="spellStart"/>
      <w:r w:rsidRPr="007940AB">
        <w:t>lệ</w:t>
      </w:r>
      <w:proofErr w:type="spellEnd"/>
      <w:r w:rsidRPr="007940AB">
        <w:t xml:space="preserve"> </w:t>
      </w:r>
      <w:proofErr w:type="spellStart"/>
      <w:r w:rsidRPr="007940AB">
        <w:t>sinh</w:t>
      </w:r>
      <w:proofErr w:type="spellEnd"/>
      <w:r w:rsidRPr="007940AB">
        <w:t xml:space="preserve"> </w:t>
      </w:r>
      <w:proofErr w:type="spellStart"/>
      <w:r w:rsidRPr="007940AB">
        <w:t>viên</w:t>
      </w:r>
      <w:proofErr w:type="spellEnd"/>
      <w:r w:rsidRPr="007940AB">
        <w:t xml:space="preserve"> </w:t>
      </w:r>
      <w:proofErr w:type="spellStart"/>
      <w:r w:rsidRPr="007940AB">
        <w:t>tham</w:t>
      </w:r>
      <w:proofErr w:type="spellEnd"/>
      <w:r w:rsidRPr="007940AB">
        <w:t xml:space="preserve"> </w:t>
      </w:r>
      <w:proofErr w:type="spellStart"/>
      <w:r w:rsidRPr="007940AB">
        <w:t>gia</w:t>
      </w:r>
      <w:proofErr w:type="spellEnd"/>
      <w:r w:rsidRPr="007940AB">
        <w:t>.</w:t>
      </w:r>
    </w:p>
    <w:p w14:paraId="7D73E33B" w14:textId="170C62E6" w:rsidR="00875D7B" w:rsidRPr="00640494" w:rsidRDefault="007940AB" w:rsidP="002B7361">
      <w:pPr>
        <w:pStyle w:val="ListParagraph"/>
        <w:numPr>
          <w:ilvl w:val="1"/>
          <w:numId w:val="76"/>
        </w:numPr>
        <w:spacing w:line="360" w:lineRule="auto"/>
        <w:jc w:val="both"/>
      </w:pPr>
      <w:proofErr w:type="spellStart"/>
      <w:r w:rsidRPr="007940AB">
        <w:t>Phân</w:t>
      </w:r>
      <w:proofErr w:type="spellEnd"/>
      <w:r w:rsidRPr="007940AB">
        <w:t xml:space="preserve"> </w:t>
      </w:r>
      <w:proofErr w:type="spellStart"/>
      <w:r w:rsidRPr="007940AB">
        <w:t>tích</w:t>
      </w:r>
      <w:proofErr w:type="spellEnd"/>
      <w:r w:rsidRPr="007940AB">
        <w:t xml:space="preserve"> </w:t>
      </w:r>
      <w:proofErr w:type="spellStart"/>
      <w:r w:rsidRPr="007940AB">
        <w:t>nguồn</w:t>
      </w:r>
      <w:proofErr w:type="spellEnd"/>
      <w:r w:rsidRPr="007940AB">
        <w:t xml:space="preserve"> </w:t>
      </w:r>
      <w:proofErr w:type="spellStart"/>
      <w:r w:rsidRPr="007940AB">
        <w:t>gốc</w:t>
      </w:r>
      <w:proofErr w:type="spellEnd"/>
      <w:r w:rsidRPr="007940AB">
        <w:t xml:space="preserve"> </w:t>
      </w:r>
      <w:proofErr w:type="spellStart"/>
      <w:r w:rsidRPr="007940AB">
        <w:t>hoặc</w:t>
      </w:r>
      <w:proofErr w:type="spellEnd"/>
      <w:r w:rsidRPr="007940AB">
        <w:t xml:space="preserve"> </w:t>
      </w:r>
      <w:proofErr w:type="spellStart"/>
      <w:r w:rsidRPr="007940AB">
        <w:t>phân</w:t>
      </w:r>
      <w:proofErr w:type="spellEnd"/>
      <w:r w:rsidRPr="007940AB">
        <w:t xml:space="preserve"> </w:t>
      </w:r>
      <w:proofErr w:type="spellStart"/>
      <w:r w:rsidRPr="007940AB">
        <w:t>bổ</w:t>
      </w:r>
      <w:proofErr w:type="spellEnd"/>
      <w:r w:rsidRPr="007940AB">
        <w:t xml:space="preserve"> </w:t>
      </w:r>
      <w:proofErr w:type="spellStart"/>
      <w:r w:rsidRPr="007940AB">
        <w:t>ngân</w:t>
      </w:r>
      <w:proofErr w:type="spellEnd"/>
      <w:r w:rsidRPr="007940AB">
        <w:t xml:space="preserve"> </w:t>
      </w:r>
      <w:proofErr w:type="spellStart"/>
      <w:r w:rsidRPr="007940AB">
        <w:t>sách</w:t>
      </w:r>
      <w:proofErr w:type="spellEnd"/>
      <w:r w:rsidRPr="007940AB">
        <w:t xml:space="preserve"> </w:t>
      </w:r>
      <w:proofErr w:type="spellStart"/>
      <w:r w:rsidRPr="007940AB">
        <w:t>trong</w:t>
      </w:r>
      <w:proofErr w:type="spellEnd"/>
      <w:r w:rsidRPr="007940AB">
        <w:t xml:space="preserve"> </w:t>
      </w:r>
      <w:proofErr w:type="spellStart"/>
      <w:r w:rsidRPr="007940AB">
        <w:t>các</w:t>
      </w:r>
      <w:proofErr w:type="spellEnd"/>
      <w:r w:rsidRPr="007940AB">
        <w:t xml:space="preserve"> </w:t>
      </w:r>
      <w:proofErr w:type="spellStart"/>
      <w:r w:rsidRPr="007940AB">
        <w:t>dự</w:t>
      </w:r>
      <w:proofErr w:type="spellEnd"/>
      <w:r w:rsidRPr="007940AB">
        <w:t xml:space="preserve"> </w:t>
      </w:r>
      <w:proofErr w:type="spellStart"/>
      <w:r w:rsidRPr="007940AB">
        <w:t>án</w:t>
      </w:r>
      <w:proofErr w:type="spellEnd"/>
      <w:r w:rsidRPr="007940AB">
        <w:t xml:space="preserve"> </w:t>
      </w:r>
      <w:proofErr w:type="spellStart"/>
      <w:r w:rsidRPr="007940AB">
        <w:t>nghiên</w:t>
      </w:r>
      <w:proofErr w:type="spellEnd"/>
      <w:r w:rsidRPr="007940AB">
        <w:t xml:space="preserve"> </w:t>
      </w:r>
      <w:proofErr w:type="spellStart"/>
      <w:r w:rsidRPr="007940AB">
        <w:t>cứu</w:t>
      </w:r>
      <w:proofErr w:type="spellEnd"/>
      <w:r w:rsidRPr="007940AB">
        <w:t>.</w:t>
      </w:r>
    </w:p>
    <w:p w14:paraId="04CBC9A2" w14:textId="709282A4" w:rsidR="00BD64AC" w:rsidRDefault="00E3522C" w:rsidP="00E3522C">
      <w:pPr>
        <w:pStyle w:val="Heading2"/>
        <w:rPr>
          <w:lang w:val="en-US"/>
        </w:rPr>
      </w:pPr>
      <w:bookmarkStart w:id="35" w:name="_Toc184761375"/>
      <w:r>
        <w:rPr>
          <w:lang w:val="en-US"/>
        </w:rPr>
        <w:lastRenderedPageBreak/>
        <w:t xml:space="preserve">4.4. </w:t>
      </w:r>
      <w:proofErr w:type="spellStart"/>
      <w:r>
        <w:t>Train</w:t>
      </w:r>
      <w:proofErr w:type="spellEnd"/>
      <w:r>
        <w:t xml:space="preserve"> mô hình</w:t>
      </w:r>
      <w:bookmarkEnd w:id="35"/>
    </w:p>
    <w:p w14:paraId="60F00A19" w14:textId="4073E809" w:rsidR="280533DA" w:rsidRDefault="003F5D57" w:rsidP="00EB3FCF">
      <w:pPr>
        <w:spacing w:line="360" w:lineRule="auto"/>
        <w:jc w:val="center"/>
      </w:pPr>
      <w:r>
        <w:rPr>
          <w:noProof/>
        </w:rPr>
        <w:drawing>
          <wp:inline distT="0" distB="0" distL="0" distR="0" wp14:anchorId="0CF6EDD4" wp14:editId="552C730F">
            <wp:extent cx="4922520" cy="3294702"/>
            <wp:effectExtent l="0" t="0" r="0" b="1270"/>
            <wp:docPr id="136176091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926813" cy="3297575"/>
                    </a:xfrm>
                    <a:prstGeom prst="rect">
                      <a:avLst/>
                    </a:prstGeom>
                  </pic:spPr>
                </pic:pic>
              </a:graphicData>
            </a:graphic>
          </wp:inline>
        </w:drawing>
      </w:r>
    </w:p>
    <w:p w14:paraId="7F5146D1" w14:textId="59BE69F7" w:rsidR="001A191D" w:rsidRPr="003F5D57" w:rsidRDefault="001A191D" w:rsidP="001A191D">
      <w:pPr>
        <w:jc w:val="center"/>
      </w:pPr>
      <w:r>
        <w:rPr>
          <w:noProof/>
        </w:rPr>
        <w:drawing>
          <wp:inline distT="0" distB="0" distL="0" distR="0" wp14:anchorId="78F4135A" wp14:editId="7A426E3E">
            <wp:extent cx="5783487" cy="3459480"/>
            <wp:effectExtent l="0" t="0" r="8255" b="7620"/>
            <wp:docPr id="157951204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83487" cy="3459480"/>
                    </a:xfrm>
                    <a:prstGeom prst="rect">
                      <a:avLst/>
                    </a:prstGeom>
                  </pic:spPr>
                </pic:pic>
              </a:graphicData>
            </a:graphic>
          </wp:inline>
        </w:drawing>
      </w:r>
    </w:p>
    <w:p w14:paraId="07A6FC65" w14:textId="6F9A8A66" w:rsidR="3E6CC69B" w:rsidRDefault="0DAFB630" w:rsidP="007940AB">
      <w:pPr>
        <w:spacing w:after="0" w:line="360" w:lineRule="auto"/>
        <w:jc w:val="both"/>
      </w:pPr>
      <w:r>
        <w:t xml:space="preserve">Sau </w:t>
      </w:r>
      <w:proofErr w:type="spellStart"/>
      <w:r>
        <w:t>khi</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hai</w:t>
      </w:r>
      <w:proofErr w:type="spellEnd"/>
      <w:r>
        <w:t xml:space="preserve"> </w:t>
      </w:r>
      <w:proofErr w:type="spellStart"/>
      <w:r>
        <w:t>phần</w:t>
      </w:r>
      <w:proofErr w:type="spellEnd"/>
      <w:r>
        <w:t xml:space="preserve"> </w:t>
      </w:r>
      <w:proofErr w:type="spellStart"/>
      <w:r>
        <w:t>theo</w:t>
      </w:r>
      <w:proofErr w:type="spellEnd"/>
      <w:r>
        <w:t xml:space="preserve"> </w:t>
      </w:r>
      <w:proofErr w:type="spellStart"/>
      <w:r>
        <w:t>tỷ</w:t>
      </w:r>
      <w:proofErr w:type="spellEnd"/>
      <w:r>
        <w:t xml:space="preserve"> </w:t>
      </w:r>
      <w:proofErr w:type="spellStart"/>
      <w:r>
        <w:t>lệ</w:t>
      </w:r>
      <w:proofErr w:type="spellEnd"/>
      <w:r>
        <w:t xml:space="preserve"> 7:3, </w:t>
      </w:r>
      <w:proofErr w:type="spellStart"/>
      <w:r>
        <w:t>với</w:t>
      </w:r>
      <w:proofErr w:type="spellEnd"/>
      <w:r>
        <w:t xml:space="preserve"> 70%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30% </w:t>
      </w:r>
      <w:proofErr w:type="spellStart"/>
      <w:r>
        <w:t>còn</w:t>
      </w:r>
      <w:proofErr w:type="spellEnd"/>
      <w:r>
        <w:t xml:space="preserve"> </w:t>
      </w:r>
      <w:proofErr w:type="spellStart"/>
      <w:r>
        <w:t>lại</w:t>
      </w:r>
      <w:proofErr w:type="spellEnd"/>
      <w:r>
        <w:t xml:space="preserve"> </w:t>
      </w:r>
      <w:proofErr w:type="spellStart"/>
      <w:r>
        <w:t>cho</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Do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lastRenderedPageBreak/>
        <w:t>bị</w:t>
      </w:r>
      <w:proofErr w:type="spellEnd"/>
      <w:r>
        <w:t xml:space="preserve"> </w:t>
      </w:r>
      <w:proofErr w:type="spellStart"/>
      <w:r>
        <w:t>mất</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nhãn</w:t>
      </w:r>
      <w:proofErr w:type="spellEnd"/>
      <w:r>
        <w:t xml:space="preserve"> </w:t>
      </w:r>
      <w:proofErr w:type="spellStart"/>
      <w:r>
        <w:t>trong</w:t>
      </w:r>
      <w:proofErr w:type="spellEnd"/>
      <w:r>
        <w:t xml:space="preserve"> </w:t>
      </w:r>
      <w:proofErr w:type="spellStart"/>
      <w:r>
        <w:t>biến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không</w:t>
      </w:r>
      <w:proofErr w:type="spellEnd"/>
      <w:r>
        <w:t xml:space="preserve"> </w:t>
      </w:r>
      <w:proofErr w:type="spellStart"/>
      <w:r>
        <w:t>đồng</w:t>
      </w:r>
      <w:proofErr w:type="spellEnd"/>
      <w:r>
        <w:t xml:space="preserve"> </w:t>
      </w:r>
      <w:proofErr w:type="spellStart"/>
      <w:r>
        <w:t>đều</w:t>
      </w:r>
      <w:proofErr w:type="spellEnd"/>
      <w:r>
        <w:t xml:space="preserve">), </w:t>
      </w:r>
      <w:proofErr w:type="spellStart"/>
      <w:r>
        <w:t>kỹ</w:t>
      </w:r>
      <w:proofErr w:type="spellEnd"/>
      <w:r>
        <w:t xml:space="preserve"> </w:t>
      </w:r>
      <w:proofErr w:type="spellStart"/>
      <w:r>
        <w:t>thuật</w:t>
      </w:r>
      <w:proofErr w:type="spellEnd"/>
      <w:r>
        <w:t xml:space="preserve"> SMOTE </w:t>
      </w:r>
      <w:proofErr w:type="spellStart"/>
      <w:r>
        <w:t>đã</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SMOTE </w:t>
      </w:r>
      <w:proofErr w:type="spellStart"/>
      <w:r>
        <w:t>giúp</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lại</w:t>
      </w:r>
      <w:proofErr w:type="spellEnd"/>
      <w:r>
        <w:t xml:space="preserve"> </w:t>
      </w:r>
      <w:proofErr w:type="spellStart"/>
      <w:r>
        <w:t>dữ</w:t>
      </w:r>
      <w:proofErr w:type="spellEnd"/>
      <w:r>
        <w:t xml:space="preserve"> </w:t>
      </w:r>
      <w:proofErr w:type="spellStart"/>
      <w:r>
        <w:t>liệu</w:t>
      </w:r>
      <w:proofErr w:type="spellEnd"/>
      <w:r>
        <w:t>.</w:t>
      </w:r>
    </w:p>
    <w:p w14:paraId="630BC09F" w14:textId="0538F29A" w:rsidR="00DF71CF" w:rsidRDefault="00DF71CF" w:rsidP="007940AB">
      <w:pPr>
        <w:spacing w:after="0" w:line="360" w:lineRule="auto"/>
        <w:jc w:val="both"/>
      </w:pPr>
      <w:r w:rsidRPr="00DF71CF">
        <w:rPr>
          <w:noProof/>
        </w:rPr>
        <w:drawing>
          <wp:inline distT="0" distB="0" distL="0" distR="0" wp14:anchorId="74BFBFBB" wp14:editId="6E37A0F0">
            <wp:extent cx="6229350" cy="1892300"/>
            <wp:effectExtent l="0" t="0" r="0" b="0"/>
            <wp:docPr id="1104315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1566" name="Picture 1" descr="A computer screen shot of a program&#10;&#10;Description automatically generated"/>
                    <pic:cNvPicPr/>
                  </pic:nvPicPr>
                  <pic:blipFill>
                    <a:blip r:embed="rId28"/>
                    <a:stretch>
                      <a:fillRect/>
                    </a:stretch>
                  </pic:blipFill>
                  <pic:spPr>
                    <a:xfrm>
                      <a:off x="0" y="0"/>
                      <a:ext cx="6229350" cy="1892300"/>
                    </a:xfrm>
                    <a:prstGeom prst="rect">
                      <a:avLst/>
                    </a:prstGeom>
                  </pic:spPr>
                </pic:pic>
              </a:graphicData>
            </a:graphic>
          </wp:inline>
        </w:drawing>
      </w:r>
    </w:p>
    <w:p w14:paraId="2B8AAFAE" w14:textId="71122EFC" w:rsidR="00A01C3E" w:rsidRPr="00A01C3E" w:rsidRDefault="00532BA7" w:rsidP="00145F3B">
      <w:pPr>
        <w:pStyle w:val="Heading3"/>
        <w:spacing w:line="360" w:lineRule="auto"/>
      </w:pPr>
      <w:bookmarkStart w:id="36" w:name="_Toc184761376"/>
      <w:r>
        <w:t xml:space="preserve"> </w:t>
      </w:r>
      <w:r w:rsidR="00E3522C">
        <w:t xml:space="preserve">4.4.1. </w:t>
      </w:r>
      <w:proofErr w:type="spellStart"/>
      <w:r w:rsidR="00E3522C">
        <w:t>Mô</w:t>
      </w:r>
      <w:proofErr w:type="spellEnd"/>
      <w:r w:rsidR="00E3522C">
        <w:t xml:space="preserve"> </w:t>
      </w:r>
      <w:proofErr w:type="spellStart"/>
      <w:r w:rsidR="00E3522C">
        <w:t>hình</w:t>
      </w:r>
      <w:proofErr w:type="spellEnd"/>
      <w:r w:rsidR="00E3522C">
        <w:t xml:space="preserve"> Logistic Regressio</w:t>
      </w:r>
      <w:r w:rsidR="00A01C3E">
        <w:t>n</w:t>
      </w:r>
      <w:bookmarkEnd w:id="36"/>
    </w:p>
    <w:p w14:paraId="5CD1A21B" w14:textId="66448143" w:rsidR="0098745E" w:rsidRPr="009A292A" w:rsidRDefault="0098745E" w:rsidP="00A01C3E">
      <w:pPr>
        <w:jc w:val="center"/>
      </w:pPr>
      <w:r w:rsidRPr="0098745E">
        <w:rPr>
          <w:noProof/>
        </w:rPr>
        <w:drawing>
          <wp:inline distT="0" distB="0" distL="0" distR="0" wp14:anchorId="61980C62" wp14:editId="449FADB2">
            <wp:extent cx="5836920" cy="2675701"/>
            <wp:effectExtent l="0" t="0" r="0" b="0"/>
            <wp:docPr id="14855730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73054" name="Picture 1" descr="A screenshot of a computer code&#10;&#10;Description automatically generated"/>
                    <pic:cNvPicPr/>
                  </pic:nvPicPr>
                  <pic:blipFill>
                    <a:blip r:embed="rId29"/>
                    <a:stretch>
                      <a:fillRect/>
                    </a:stretch>
                  </pic:blipFill>
                  <pic:spPr>
                    <a:xfrm>
                      <a:off x="0" y="0"/>
                      <a:ext cx="5842303" cy="2678168"/>
                    </a:xfrm>
                    <a:prstGeom prst="rect">
                      <a:avLst/>
                    </a:prstGeom>
                  </pic:spPr>
                </pic:pic>
              </a:graphicData>
            </a:graphic>
          </wp:inline>
        </w:drawing>
      </w:r>
    </w:p>
    <w:p w14:paraId="1F158B63" w14:textId="31A0E4FF" w:rsidR="000F5F08" w:rsidRPr="009A292A" w:rsidRDefault="000F5F08" w:rsidP="007940AB">
      <w:pPr>
        <w:spacing w:line="360" w:lineRule="auto"/>
        <w:jc w:val="both"/>
      </w:pPr>
      <w:r>
        <w:t xml:space="preserve"> - Khi </w:t>
      </w:r>
      <w:proofErr w:type="spellStart"/>
      <w:r>
        <w:t>khởi</w:t>
      </w:r>
      <w:proofErr w:type="spellEnd"/>
      <w:r>
        <w:t xml:space="preserve"> </w:t>
      </w:r>
      <w:proofErr w:type="spellStart"/>
      <w:r>
        <w:t>tạo</w:t>
      </w:r>
      <w:proofErr w:type="spellEnd"/>
      <w:r>
        <w:t xml:space="preserve"> </w:t>
      </w:r>
      <w:proofErr w:type="spellStart"/>
      <w:r>
        <w:t>mô</w:t>
      </w:r>
      <w:proofErr w:type="spellEnd"/>
      <w:r w:rsidR="00B81E8C">
        <w:t xml:space="preserve"> </w:t>
      </w:r>
      <w:proofErr w:type="spellStart"/>
      <w:r w:rsidR="00B81E8C">
        <w:t>hình</w:t>
      </w:r>
      <w:proofErr w:type="spellEnd"/>
      <w:r w:rsidR="00B81E8C">
        <w:t xml:space="preserve"> Logistic Regression </w:t>
      </w:r>
      <w:proofErr w:type="spellStart"/>
      <w:r w:rsidR="00B81E8C">
        <w:t>có</w:t>
      </w:r>
      <w:proofErr w:type="spellEnd"/>
      <w:r w:rsidR="00B81E8C">
        <w:t xml:space="preserve"> </w:t>
      </w:r>
      <w:proofErr w:type="spellStart"/>
      <w:r w:rsidR="00B81E8C">
        <w:t>các</w:t>
      </w:r>
      <w:proofErr w:type="spellEnd"/>
      <w:r w:rsidR="00B81E8C">
        <w:t xml:space="preserve"> </w:t>
      </w:r>
      <w:proofErr w:type="spellStart"/>
      <w:r w:rsidR="00B81E8C">
        <w:t>tham</w:t>
      </w:r>
      <w:proofErr w:type="spellEnd"/>
      <w:r w:rsidR="00B81E8C">
        <w:t xml:space="preserve"> </w:t>
      </w:r>
      <w:proofErr w:type="spellStart"/>
      <w:r w:rsidR="00B81E8C">
        <w:t>số</w:t>
      </w:r>
      <w:proofErr w:type="spellEnd"/>
      <w:r w:rsidR="00B81E8C">
        <w:t xml:space="preserve"> </w:t>
      </w:r>
      <w:proofErr w:type="spellStart"/>
      <w:r w:rsidR="00B81E8C">
        <w:t>như</w:t>
      </w:r>
      <w:proofErr w:type="spellEnd"/>
      <w:r w:rsidR="00B81E8C">
        <w:t xml:space="preserve"> </w:t>
      </w:r>
      <w:proofErr w:type="spellStart"/>
      <w:r w:rsidR="00B81E8C">
        <w:t>sau</w:t>
      </w:r>
      <w:proofErr w:type="spellEnd"/>
      <w:r w:rsidR="00B81E8C">
        <w:t>:</w:t>
      </w:r>
    </w:p>
    <w:p w14:paraId="6D1A6956" w14:textId="24FF203F" w:rsidR="00B81E8C" w:rsidRPr="009A292A" w:rsidRDefault="00B81E8C" w:rsidP="007940AB">
      <w:pPr>
        <w:spacing w:line="360" w:lineRule="auto"/>
        <w:jc w:val="both"/>
      </w:pPr>
      <w:r>
        <w:t xml:space="preserve">+ </w:t>
      </w:r>
      <w:proofErr w:type="spellStart"/>
      <w:r>
        <w:t>max_iter</w:t>
      </w:r>
      <w:proofErr w:type="spellEnd"/>
      <w:r>
        <w:t>=1000</w:t>
      </w:r>
      <w:r w:rsidR="00187226">
        <w:t xml:space="preserve">: </w:t>
      </w:r>
      <w:proofErr w:type="spellStart"/>
      <w:r w:rsidR="00187226">
        <w:t>thuật</w:t>
      </w:r>
      <w:proofErr w:type="spellEnd"/>
      <w:r w:rsidR="00187226">
        <w:t xml:space="preserve"> </w:t>
      </w:r>
      <w:proofErr w:type="spellStart"/>
      <w:r w:rsidR="00187226">
        <w:t>toán</w:t>
      </w:r>
      <w:proofErr w:type="spellEnd"/>
      <w:r w:rsidR="00187226">
        <w:t xml:space="preserve"> </w:t>
      </w:r>
      <w:proofErr w:type="spellStart"/>
      <w:r w:rsidR="00416159">
        <w:t>tối</w:t>
      </w:r>
      <w:proofErr w:type="spellEnd"/>
      <w:r w:rsidR="00416159">
        <w:t xml:space="preserve"> </w:t>
      </w:r>
      <w:proofErr w:type="spellStart"/>
      <w:r w:rsidR="00416159">
        <w:t>đa</w:t>
      </w:r>
      <w:proofErr w:type="spellEnd"/>
      <w:r w:rsidR="00416159">
        <w:t xml:space="preserve"> 1000 </w:t>
      </w:r>
      <w:proofErr w:type="spellStart"/>
      <w:r w:rsidR="00416159">
        <w:t>vòng</w:t>
      </w:r>
      <w:proofErr w:type="spellEnd"/>
      <w:r w:rsidR="00416159">
        <w:t xml:space="preserve"> </w:t>
      </w:r>
      <w:proofErr w:type="spellStart"/>
      <w:r w:rsidR="00416159">
        <w:t>lặp</w:t>
      </w:r>
      <w:proofErr w:type="spellEnd"/>
      <w:r w:rsidR="00416159">
        <w:t xml:space="preserve"> </w:t>
      </w:r>
      <w:proofErr w:type="spellStart"/>
      <w:r w:rsidR="00416159">
        <w:t>trong</w:t>
      </w:r>
      <w:proofErr w:type="spellEnd"/>
      <w:r w:rsidR="00416159">
        <w:t xml:space="preserve"> </w:t>
      </w:r>
      <w:proofErr w:type="spellStart"/>
      <w:r w:rsidR="00416159">
        <w:t>quá</w:t>
      </w:r>
      <w:proofErr w:type="spellEnd"/>
      <w:r w:rsidR="00416159">
        <w:t xml:space="preserve"> </w:t>
      </w:r>
      <w:proofErr w:type="spellStart"/>
      <w:r w:rsidR="00416159">
        <w:t>trình</w:t>
      </w:r>
      <w:proofErr w:type="spellEnd"/>
      <w:r w:rsidR="00416159">
        <w:t xml:space="preserve"> </w:t>
      </w:r>
      <w:proofErr w:type="spellStart"/>
      <w:r w:rsidR="00416159">
        <w:t>huấn</w:t>
      </w:r>
      <w:proofErr w:type="spellEnd"/>
      <w:r w:rsidR="00416159">
        <w:t xml:space="preserve"> </w:t>
      </w:r>
      <w:proofErr w:type="spellStart"/>
      <w:r w:rsidR="00416159">
        <w:t>luyện</w:t>
      </w:r>
      <w:proofErr w:type="spellEnd"/>
      <w:r w:rsidR="00416159">
        <w:t xml:space="preserve"> </w:t>
      </w:r>
      <w:proofErr w:type="spellStart"/>
      <w:r w:rsidR="00E50DA1">
        <w:t>giúp</w:t>
      </w:r>
      <w:proofErr w:type="spellEnd"/>
      <w:r w:rsidR="00E50DA1">
        <w:t xml:space="preserve"> </w:t>
      </w:r>
      <w:proofErr w:type="spellStart"/>
      <w:r w:rsidR="00E50DA1">
        <w:t>thuật</w:t>
      </w:r>
      <w:proofErr w:type="spellEnd"/>
      <w:r w:rsidR="00E50DA1">
        <w:t xml:space="preserve"> </w:t>
      </w:r>
      <w:proofErr w:type="spellStart"/>
      <w:r w:rsidR="00E50DA1">
        <w:t>toán</w:t>
      </w:r>
      <w:proofErr w:type="spellEnd"/>
      <w:r w:rsidR="00E50DA1">
        <w:t xml:space="preserve"> </w:t>
      </w:r>
      <w:proofErr w:type="spellStart"/>
      <w:r w:rsidR="00E50DA1">
        <w:t>hội</w:t>
      </w:r>
      <w:proofErr w:type="spellEnd"/>
      <w:r w:rsidR="00E50DA1">
        <w:t xml:space="preserve"> </w:t>
      </w:r>
      <w:proofErr w:type="spellStart"/>
      <w:r w:rsidR="00E50DA1">
        <w:t>tụ</w:t>
      </w:r>
      <w:proofErr w:type="spellEnd"/>
      <w:r w:rsidR="00E50DA1">
        <w:t xml:space="preserve"> </w:t>
      </w:r>
      <w:proofErr w:type="spellStart"/>
      <w:r w:rsidR="00E50DA1">
        <w:t>trong</w:t>
      </w:r>
      <w:proofErr w:type="spellEnd"/>
      <w:r w:rsidR="00E50DA1">
        <w:t xml:space="preserve"> </w:t>
      </w:r>
      <w:proofErr w:type="spellStart"/>
      <w:r w:rsidR="00E50DA1">
        <w:t>một</w:t>
      </w:r>
      <w:proofErr w:type="spellEnd"/>
      <w:r w:rsidR="00E50DA1">
        <w:t xml:space="preserve"> </w:t>
      </w:r>
      <w:proofErr w:type="spellStart"/>
      <w:r w:rsidR="00E50DA1">
        <w:t>thời</w:t>
      </w:r>
      <w:proofErr w:type="spellEnd"/>
      <w:r w:rsidR="00E50DA1">
        <w:t xml:space="preserve"> </w:t>
      </w:r>
      <w:proofErr w:type="spellStart"/>
      <w:r w:rsidR="00E50DA1">
        <w:t>gian</w:t>
      </w:r>
      <w:proofErr w:type="spellEnd"/>
      <w:r w:rsidR="00E50DA1">
        <w:t xml:space="preserve"> </w:t>
      </w:r>
      <w:proofErr w:type="spellStart"/>
      <w:r w:rsidR="00E50DA1">
        <w:t>hợp</w:t>
      </w:r>
      <w:proofErr w:type="spellEnd"/>
      <w:r w:rsidR="00E50DA1">
        <w:t xml:space="preserve"> </w:t>
      </w:r>
      <w:proofErr w:type="spellStart"/>
      <w:r w:rsidR="00E50DA1">
        <w:t>lý</w:t>
      </w:r>
      <w:proofErr w:type="spellEnd"/>
      <w:r w:rsidR="00E50DA1">
        <w:t xml:space="preserve"> </w:t>
      </w:r>
      <w:proofErr w:type="spellStart"/>
      <w:r w:rsidR="00E50DA1">
        <w:t>khi</w:t>
      </w:r>
      <w:proofErr w:type="spellEnd"/>
      <w:r w:rsidR="00E50DA1">
        <w:t xml:space="preserve"> </w:t>
      </w:r>
      <w:proofErr w:type="spellStart"/>
      <w:r w:rsidR="00E50DA1">
        <w:t>huấn</w:t>
      </w:r>
      <w:proofErr w:type="spellEnd"/>
      <w:r w:rsidR="00E50DA1">
        <w:t xml:space="preserve"> </w:t>
      </w:r>
      <w:proofErr w:type="spellStart"/>
      <w:r w:rsidR="00E50DA1">
        <w:t>luyện</w:t>
      </w:r>
      <w:proofErr w:type="spellEnd"/>
      <w:r w:rsidR="00E50DA1">
        <w:t xml:space="preserve"> </w:t>
      </w:r>
      <w:proofErr w:type="spellStart"/>
      <w:r w:rsidR="00E50DA1">
        <w:t>dữ</w:t>
      </w:r>
      <w:proofErr w:type="spellEnd"/>
      <w:r w:rsidR="00E50DA1">
        <w:t xml:space="preserve"> </w:t>
      </w:r>
      <w:proofErr w:type="spellStart"/>
      <w:r w:rsidR="00E50DA1">
        <w:t>liệu</w:t>
      </w:r>
      <w:proofErr w:type="spellEnd"/>
      <w:r w:rsidR="00E50DA1">
        <w:t xml:space="preserve"> </w:t>
      </w:r>
      <w:proofErr w:type="spellStart"/>
      <w:r w:rsidR="00E50DA1">
        <w:t>phức</w:t>
      </w:r>
      <w:proofErr w:type="spellEnd"/>
      <w:r w:rsidR="00E50DA1">
        <w:t xml:space="preserve"> </w:t>
      </w:r>
      <w:proofErr w:type="spellStart"/>
      <w:r w:rsidR="00E50DA1">
        <w:t>tạp</w:t>
      </w:r>
      <w:proofErr w:type="spellEnd"/>
      <w:r w:rsidR="00E50DA1">
        <w:t>.</w:t>
      </w:r>
    </w:p>
    <w:p w14:paraId="02A49301" w14:textId="41E05ACB" w:rsidR="00E50DA1" w:rsidRPr="009A292A" w:rsidRDefault="00217B56" w:rsidP="007940AB">
      <w:pPr>
        <w:spacing w:line="360" w:lineRule="auto"/>
        <w:jc w:val="both"/>
      </w:pPr>
      <w:r>
        <w:t xml:space="preserve">- Khi </w:t>
      </w:r>
      <w:proofErr w:type="spellStart"/>
      <w:r>
        <w:t>khởi</w:t>
      </w:r>
      <w:proofErr w:type="spellEnd"/>
      <w:r>
        <w:t xml:space="preserve"> </w:t>
      </w:r>
      <w:proofErr w:type="spellStart"/>
      <w:r>
        <w:t>tạo</w:t>
      </w:r>
      <w:proofErr w:type="spellEnd"/>
      <w:r>
        <w:t xml:space="preserve"> </w:t>
      </w:r>
      <w:proofErr w:type="spellStart"/>
      <w:r>
        <w:t>param_grid</w:t>
      </w:r>
      <w:proofErr w:type="spellEnd"/>
      <w:r>
        <w:t xml:space="preserve"> </w:t>
      </w:r>
      <w:proofErr w:type="spellStart"/>
      <w:r>
        <w:t>để</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rsidR="005809FC">
        <w:t>khác</w:t>
      </w:r>
      <w:proofErr w:type="spellEnd"/>
      <w:r w:rsidR="005809FC">
        <w:t xml:space="preserve"> </w:t>
      </w:r>
      <w:proofErr w:type="spellStart"/>
      <w:r w:rsidR="005809FC">
        <w:t>nhau</w:t>
      </w:r>
      <w:proofErr w:type="spellEnd"/>
    </w:p>
    <w:p w14:paraId="65846040" w14:textId="25073EF6" w:rsidR="005809FC" w:rsidRPr="009A292A" w:rsidRDefault="005809FC" w:rsidP="007940AB">
      <w:pPr>
        <w:spacing w:line="360" w:lineRule="auto"/>
        <w:jc w:val="both"/>
      </w:pPr>
      <w:r>
        <w:t xml:space="preserve">+ </w:t>
      </w:r>
      <w:r w:rsidR="003965E3">
        <w:t xml:space="preserve">penalty: </w:t>
      </w:r>
      <w:r w:rsidR="006E3D30">
        <w:t>[l1,</w:t>
      </w:r>
      <w:r w:rsidR="00D474C4">
        <w:t xml:space="preserve"> </w:t>
      </w:r>
      <w:r w:rsidR="006E3D30">
        <w:t xml:space="preserve">l2] </w:t>
      </w:r>
      <w:proofErr w:type="spellStart"/>
      <w:r w:rsidR="00C06344">
        <w:t>quy</w:t>
      </w:r>
      <w:proofErr w:type="spellEnd"/>
      <w:r w:rsidR="00C06344">
        <w:t xml:space="preserve"> </w:t>
      </w:r>
      <w:proofErr w:type="spellStart"/>
      <w:r w:rsidR="00C06344">
        <w:t>định</w:t>
      </w:r>
      <w:proofErr w:type="spellEnd"/>
      <w:r w:rsidR="00C06344">
        <w:t xml:space="preserve"> </w:t>
      </w:r>
      <w:proofErr w:type="spellStart"/>
      <w:r w:rsidR="00C06344">
        <w:t>loại</w:t>
      </w:r>
      <w:proofErr w:type="spellEnd"/>
      <w:r w:rsidR="00C06344">
        <w:t xml:space="preserve"> </w:t>
      </w:r>
      <w:r w:rsidR="00817CCA">
        <w:t>regu</w:t>
      </w:r>
      <w:r w:rsidR="00D474C4">
        <w:t xml:space="preserve">larization </w:t>
      </w:r>
      <w:proofErr w:type="spellStart"/>
      <w:r w:rsidR="00D474C4">
        <w:t>nào</w:t>
      </w:r>
      <w:proofErr w:type="spellEnd"/>
      <w:r w:rsidR="00D474C4">
        <w:t xml:space="preserve"> </w:t>
      </w:r>
      <w:proofErr w:type="spellStart"/>
      <w:r w:rsidR="00D474C4">
        <w:t>sẽ</w:t>
      </w:r>
      <w:proofErr w:type="spellEnd"/>
      <w:r w:rsidR="00D474C4">
        <w:t xml:space="preserve"> </w:t>
      </w:r>
      <w:proofErr w:type="spellStart"/>
      <w:r w:rsidR="00D474C4">
        <w:t>được</w:t>
      </w:r>
      <w:proofErr w:type="spellEnd"/>
      <w:r w:rsidR="00D474C4">
        <w:t xml:space="preserve"> </w:t>
      </w:r>
      <w:proofErr w:type="spellStart"/>
      <w:r w:rsidR="00D474C4">
        <w:t>sử</w:t>
      </w:r>
      <w:proofErr w:type="spellEnd"/>
      <w:r w:rsidR="00D474C4">
        <w:t xml:space="preserve"> </w:t>
      </w:r>
      <w:proofErr w:type="spellStart"/>
      <w:r w:rsidR="00D474C4">
        <w:t>dụng</w:t>
      </w:r>
      <w:proofErr w:type="spellEnd"/>
      <w:r w:rsidR="00D474C4">
        <w:t xml:space="preserve">. Regularization </w:t>
      </w:r>
      <w:proofErr w:type="spellStart"/>
      <w:r w:rsidR="00D474C4">
        <w:t>giúp</w:t>
      </w:r>
      <w:proofErr w:type="spellEnd"/>
      <w:r w:rsidR="00D474C4">
        <w:t xml:space="preserve"> </w:t>
      </w:r>
      <w:proofErr w:type="spellStart"/>
      <w:r w:rsidR="00D474C4">
        <w:t>tránh</w:t>
      </w:r>
      <w:proofErr w:type="spellEnd"/>
      <w:r w:rsidR="00D474C4">
        <w:t xml:space="preserve"> overfitting </w:t>
      </w:r>
      <w:proofErr w:type="spellStart"/>
      <w:r w:rsidR="00D474C4">
        <w:t>bằng</w:t>
      </w:r>
      <w:proofErr w:type="spellEnd"/>
      <w:r w:rsidR="00D474C4">
        <w:t xml:space="preserve"> </w:t>
      </w:r>
      <w:proofErr w:type="spellStart"/>
      <w:r w:rsidR="00D474C4">
        <w:t>cách</w:t>
      </w:r>
      <w:proofErr w:type="spellEnd"/>
      <w:r w:rsidR="00D474C4">
        <w:t xml:space="preserve"> </w:t>
      </w:r>
      <w:proofErr w:type="spellStart"/>
      <w:r w:rsidR="00D474C4">
        <w:t>thêm</w:t>
      </w:r>
      <w:proofErr w:type="spellEnd"/>
      <w:r w:rsidR="00D474C4">
        <w:t xml:space="preserve"> </w:t>
      </w:r>
      <w:proofErr w:type="spellStart"/>
      <w:r w:rsidR="00D474C4">
        <w:t>một</w:t>
      </w:r>
      <w:proofErr w:type="spellEnd"/>
      <w:r w:rsidR="00D474C4">
        <w:t xml:space="preserve"> </w:t>
      </w:r>
      <w:proofErr w:type="spellStart"/>
      <w:r w:rsidR="00D474C4">
        <w:t>hình</w:t>
      </w:r>
      <w:proofErr w:type="spellEnd"/>
      <w:r w:rsidR="00D474C4">
        <w:t xml:space="preserve"> </w:t>
      </w:r>
      <w:proofErr w:type="spellStart"/>
      <w:r w:rsidR="00D474C4">
        <w:t>phạt</w:t>
      </w:r>
      <w:proofErr w:type="spellEnd"/>
      <w:r w:rsidR="00D474C4">
        <w:t xml:space="preserve"> </w:t>
      </w:r>
      <w:proofErr w:type="spellStart"/>
      <w:r w:rsidR="00D474C4">
        <w:t>vào</w:t>
      </w:r>
      <w:proofErr w:type="spellEnd"/>
      <w:r w:rsidR="00D474C4">
        <w:t xml:space="preserve"> </w:t>
      </w:r>
      <w:proofErr w:type="spellStart"/>
      <w:r w:rsidR="00D474C4">
        <w:t>hàm</w:t>
      </w:r>
      <w:proofErr w:type="spellEnd"/>
      <w:r w:rsidR="00D474C4">
        <w:t xml:space="preserve"> </w:t>
      </w:r>
      <w:proofErr w:type="spellStart"/>
      <w:r w:rsidR="00D474C4">
        <w:t>mất</w:t>
      </w:r>
      <w:proofErr w:type="spellEnd"/>
      <w:r w:rsidR="00D474C4">
        <w:t xml:space="preserve"> </w:t>
      </w:r>
      <w:proofErr w:type="spellStart"/>
      <w:r w:rsidR="00D474C4">
        <w:t>mát</w:t>
      </w:r>
      <w:proofErr w:type="spellEnd"/>
      <w:r w:rsidR="00D474C4">
        <w:t>.</w:t>
      </w:r>
    </w:p>
    <w:p w14:paraId="2E73C90B" w14:textId="42F69144" w:rsidR="009276D1" w:rsidRPr="009A292A" w:rsidRDefault="00F555F9" w:rsidP="003968A7">
      <w:pPr>
        <w:pStyle w:val="ListParagraph"/>
        <w:numPr>
          <w:ilvl w:val="0"/>
          <w:numId w:val="67"/>
        </w:numPr>
        <w:spacing w:line="360" w:lineRule="auto"/>
        <w:jc w:val="both"/>
      </w:pPr>
      <w:r>
        <w:t xml:space="preserve">L1: Lasso,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bằng</w:t>
      </w:r>
      <w:proofErr w:type="spellEnd"/>
      <w:r>
        <w:t xml:space="preserve"> 0</w:t>
      </w:r>
      <w:r w:rsidR="007F6270">
        <w:t xml:space="preserve"> (</w:t>
      </w:r>
      <w:proofErr w:type="spellStart"/>
      <w:r w:rsidR="007F6270">
        <w:t>tự</w:t>
      </w:r>
      <w:proofErr w:type="spellEnd"/>
      <w:r w:rsidR="007F6270">
        <w:t xml:space="preserve"> </w:t>
      </w:r>
      <w:proofErr w:type="spellStart"/>
      <w:r w:rsidR="007F6270">
        <w:t>động</w:t>
      </w:r>
      <w:proofErr w:type="spellEnd"/>
      <w:r w:rsidR="007F6270">
        <w:t xml:space="preserve"> </w:t>
      </w:r>
      <w:proofErr w:type="spellStart"/>
      <w:r w:rsidR="007F6270">
        <w:t>lựa</w:t>
      </w:r>
      <w:proofErr w:type="spellEnd"/>
      <w:r w:rsidR="007F6270">
        <w:t xml:space="preserve"> </w:t>
      </w:r>
      <w:proofErr w:type="spellStart"/>
      <w:r w:rsidR="007F6270">
        <w:t>chọn</w:t>
      </w:r>
      <w:proofErr w:type="spellEnd"/>
      <w:r w:rsidR="007F6270">
        <w:t xml:space="preserve"> </w:t>
      </w:r>
      <w:proofErr w:type="spellStart"/>
      <w:r w:rsidR="007F6270">
        <w:t>đặc</w:t>
      </w:r>
      <w:proofErr w:type="spellEnd"/>
      <w:r w:rsidR="007F6270">
        <w:t xml:space="preserve"> </w:t>
      </w:r>
      <w:proofErr w:type="spellStart"/>
      <w:r w:rsidR="007F6270">
        <w:t>trưng</w:t>
      </w:r>
      <w:proofErr w:type="spellEnd"/>
      <w:r w:rsidR="007F6270">
        <w:t>)</w:t>
      </w:r>
    </w:p>
    <w:p w14:paraId="2AB514C1" w14:textId="7E07F1AD" w:rsidR="007F6270" w:rsidRPr="009A292A" w:rsidRDefault="007F6270" w:rsidP="003968A7">
      <w:pPr>
        <w:pStyle w:val="ListParagraph"/>
        <w:numPr>
          <w:ilvl w:val="0"/>
          <w:numId w:val="67"/>
        </w:numPr>
        <w:spacing w:line="360" w:lineRule="auto"/>
        <w:jc w:val="both"/>
      </w:pPr>
      <w:r>
        <w:lastRenderedPageBreak/>
        <w:t xml:space="preserve">L2: </w:t>
      </w:r>
      <w:r w:rsidR="0062286A">
        <w:t xml:space="preserve">Ridge, </w:t>
      </w:r>
      <w:proofErr w:type="spellStart"/>
      <w:r w:rsidR="0062286A">
        <w:t>không</w:t>
      </w:r>
      <w:proofErr w:type="spellEnd"/>
      <w:r w:rsidR="0062286A">
        <w:t xml:space="preserve"> </w:t>
      </w:r>
      <w:proofErr w:type="spellStart"/>
      <w:r w:rsidR="0062286A">
        <w:t>tạo</w:t>
      </w:r>
      <w:proofErr w:type="spellEnd"/>
      <w:r w:rsidR="0062286A">
        <w:t xml:space="preserve"> </w:t>
      </w:r>
      <w:proofErr w:type="spellStart"/>
      <w:r w:rsidR="0062286A">
        <w:t>trọng</w:t>
      </w:r>
      <w:proofErr w:type="spellEnd"/>
      <w:r w:rsidR="0062286A">
        <w:t xml:space="preserve"> </w:t>
      </w:r>
      <w:proofErr w:type="spellStart"/>
      <w:r w:rsidR="0062286A">
        <w:t>số</w:t>
      </w:r>
      <w:proofErr w:type="spellEnd"/>
      <w:r w:rsidR="0062286A">
        <w:t xml:space="preserve"> </w:t>
      </w:r>
      <w:proofErr w:type="spellStart"/>
      <w:r w:rsidR="0062286A">
        <w:t>bằng</w:t>
      </w:r>
      <w:proofErr w:type="spellEnd"/>
      <w:r w:rsidR="0062286A">
        <w:t xml:space="preserve"> 0 </w:t>
      </w:r>
      <w:proofErr w:type="spellStart"/>
      <w:r w:rsidR="0062286A">
        <w:t>nhưng</w:t>
      </w:r>
      <w:proofErr w:type="spellEnd"/>
      <w:r w:rsidR="0062286A">
        <w:t xml:space="preserve"> </w:t>
      </w:r>
      <w:proofErr w:type="spellStart"/>
      <w:r w:rsidR="0062286A">
        <w:t>giảm</w:t>
      </w:r>
      <w:proofErr w:type="spellEnd"/>
      <w:r w:rsidR="0062286A">
        <w:t xml:space="preserve"> </w:t>
      </w:r>
      <w:proofErr w:type="spellStart"/>
      <w:r w:rsidR="0062286A">
        <w:t>giá</w:t>
      </w:r>
      <w:proofErr w:type="spellEnd"/>
      <w:r w:rsidR="0062286A">
        <w:t xml:space="preserve"> </w:t>
      </w:r>
      <w:proofErr w:type="spellStart"/>
      <w:r w:rsidR="0062286A">
        <w:t>trị</w:t>
      </w:r>
      <w:proofErr w:type="spellEnd"/>
      <w:r w:rsidR="0062286A">
        <w:t xml:space="preserve"> </w:t>
      </w:r>
      <w:proofErr w:type="spellStart"/>
      <w:r w:rsidR="0062286A">
        <w:t>của</w:t>
      </w:r>
      <w:proofErr w:type="spellEnd"/>
      <w:r w:rsidR="0062286A">
        <w:t xml:space="preserve"> </w:t>
      </w:r>
      <w:proofErr w:type="spellStart"/>
      <w:r w:rsidR="0062286A">
        <w:t>các</w:t>
      </w:r>
      <w:proofErr w:type="spellEnd"/>
      <w:r w:rsidR="0062286A">
        <w:t xml:space="preserve"> </w:t>
      </w:r>
      <w:proofErr w:type="spellStart"/>
      <w:r w:rsidR="0062286A">
        <w:t>trọng</w:t>
      </w:r>
      <w:proofErr w:type="spellEnd"/>
      <w:r w:rsidR="0062286A">
        <w:t xml:space="preserve"> </w:t>
      </w:r>
      <w:proofErr w:type="spellStart"/>
      <w:r w:rsidR="0062286A">
        <w:t>số</w:t>
      </w:r>
      <w:proofErr w:type="spellEnd"/>
      <w:r w:rsidR="0062286A">
        <w:t xml:space="preserve"> </w:t>
      </w:r>
      <w:proofErr w:type="spellStart"/>
      <w:r w:rsidR="0062286A">
        <w:t>lớn</w:t>
      </w:r>
      <w:proofErr w:type="spellEnd"/>
    </w:p>
    <w:p w14:paraId="5D5E2EFE" w14:textId="12112478" w:rsidR="006C5060" w:rsidRPr="009A292A" w:rsidRDefault="006C5060" w:rsidP="007940AB">
      <w:pPr>
        <w:spacing w:line="360" w:lineRule="auto"/>
        <w:jc w:val="both"/>
      </w:pPr>
      <w:r>
        <w:t xml:space="preserve">+ C: </w:t>
      </w:r>
      <w:proofErr w:type="spellStart"/>
      <w:r w:rsidR="0017458A">
        <w:t>tham</w:t>
      </w:r>
      <w:proofErr w:type="spellEnd"/>
      <w:r w:rsidR="0017458A">
        <w:t xml:space="preserve"> </w:t>
      </w:r>
      <w:proofErr w:type="spellStart"/>
      <w:r w:rsidR="0017458A">
        <w:t>số</w:t>
      </w:r>
      <w:proofErr w:type="spellEnd"/>
      <w:r w:rsidR="0017458A">
        <w:t xml:space="preserve"> </w:t>
      </w:r>
      <w:proofErr w:type="spellStart"/>
      <w:r w:rsidR="0017458A">
        <w:t>điều</w:t>
      </w:r>
      <w:proofErr w:type="spellEnd"/>
      <w:r w:rsidR="0017458A">
        <w:t xml:space="preserve"> </w:t>
      </w:r>
      <w:proofErr w:type="spellStart"/>
      <w:r w:rsidR="0017458A">
        <w:t>chỉnh</w:t>
      </w:r>
      <w:proofErr w:type="spellEnd"/>
      <w:r w:rsidR="0017458A">
        <w:t xml:space="preserve"> </w:t>
      </w:r>
      <w:proofErr w:type="spellStart"/>
      <w:r w:rsidR="0017458A">
        <w:t>độ</w:t>
      </w:r>
      <w:proofErr w:type="spellEnd"/>
      <w:r w:rsidR="0017458A">
        <w:t xml:space="preserve"> </w:t>
      </w:r>
      <w:proofErr w:type="spellStart"/>
      <w:r w:rsidR="0017458A">
        <w:t>mạnh</w:t>
      </w:r>
      <w:proofErr w:type="spellEnd"/>
      <w:r w:rsidR="0017458A">
        <w:t xml:space="preserve"> </w:t>
      </w:r>
      <w:proofErr w:type="spellStart"/>
      <w:r w:rsidR="0017458A">
        <w:t>của</w:t>
      </w:r>
      <w:proofErr w:type="spellEnd"/>
      <w:r w:rsidR="0017458A">
        <w:t xml:space="preserve"> regularization</w:t>
      </w:r>
    </w:p>
    <w:p w14:paraId="397435F7" w14:textId="55A3B18F" w:rsidR="0017458A" w:rsidRPr="009A292A" w:rsidRDefault="00D744A0" w:rsidP="003968A7">
      <w:pPr>
        <w:pStyle w:val="ListParagraph"/>
        <w:numPr>
          <w:ilvl w:val="0"/>
          <w:numId w:val="68"/>
        </w:numPr>
        <w:spacing w:line="360" w:lineRule="auto"/>
        <w:jc w:val="both"/>
      </w:pPr>
      <w:r>
        <w:t xml:space="preserve">C </w:t>
      </w:r>
      <w:proofErr w:type="spellStart"/>
      <w:r w:rsidR="00B24DCD">
        <w:t>càng</w:t>
      </w:r>
      <w:proofErr w:type="spellEnd"/>
      <w:r w:rsidR="00B24DCD">
        <w:t xml:space="preserve"> </w:t>
      </w:r>
      <w:proofErr w:type="spellStart"/>
      <w:r w:rsidR="00B24DCD">
        <w:t>nhỏ</w:t>
      </w:r>
      <w:proofErr w:type="spellEnd"/>
      <w:r w:rsidR="00B24DCD">
        <w:t xml:space="preserve"> </w:t>
      </w:r>
      <w:proofErr w:type="spellStart"/>
      <w:r w:rsidR="00B24DCD">
        <w:t>nghĩa</w:t>
      </w:r>
      <w:proofErr w:type="spellEnd"/>
      <w:r w:rsidR="00B24DCD">
        <w:t xml:space="preserve"> </w:t>
      </w:r>
      <w:proofErr w:type="spellStart"/>
      <w:r w:rsidR="00B24DCD">
        <w:t>là</w:t>
      </w:r>
      <w:proofErr w:type="spellEnd"/>
      <w:r w:rsidR="00B24DCD">
        <w:t xml:space="preserve"> regularization </w:t>
      </w:r>
      <w:proofErr w:type="spellStart"/>
      <w:r w:rsidR="00B24DCD">
        <w:t>càng</w:t>
      </w:r>
      <w:proofErr w:type="spellEnd"/>
      <w:r w:rsidR="00B24DCD">
        <w:t xml:space="preserve"> </w:t>
      </w:r>
      <w:proofErr w:type="spellStart"/>
      <w:r w:rsidR="00B24DCD">
        <w:t>mạnh</w:t>
      </w:r>
      <w:proofErr w:type="spellEnd"/>
      <w:r w:rsidR="00B24DCD">
        <w:t xml:space="preserve"> </w:t>
      </w:r>
      <w:proofErr w:type="spellStart"/>
      <w:r w:rsidR="00FC2653">
        <w:t>chứng</w:t>
      </w:r>
      <w:proofErr w:type="spellEnd"/>
      <w:r w:rsidR="00FC2653">
        <w:t xml:space="preserve"> </w:t>
      </w:r>
      <w:proofErr w:type="spellStart"/>
      <w:r w:rsidR="00FC2653">
        <w:t>minh</w:t>
      </w:r>
      <w:proofErr w:type="spellEnd"/>
      <w:r w:rsidR="00FC2653">
        <w:t xml:space="preserve"> </w:t>
      </w:r>
      <w:proofErr w:type="spellStart"/>
      <w:r w:rsidR="00FC2653">
        <w:t>mô</w:t>
      </w:r>
      <w:proofErr w:type="spellEnd"/>
      <w:r w:rsidR="00FC2653">
        <w:t xml:space="preserve"> </w:t>
      </w:r>
      <w:proofErr w:type="spellStart"/>
      <w:r w:rsidR="00FC2653">
        <w:t>hình</w:t>
      </w:r>
      <w:proofErr w:type="spellEnd"/>
      <w:r w:rsidR="00FC2653">
        <w:t xml:space="preserve"> </w:t>
      </w:r>
      <w:proofErr w:type="spellStart"/>
      <w:r w:rsidR="00FC2653">
        <w:t>đơn</w:t>
      </w:r>
      <w:proofErr w:type="spellEnd"/>
      <w:r w:rsidR="00FC2653">
        <w:t xml:space="preserve"> </w:t>
      </w:r>
      <w:proofErr w:type="spellStart"/>
      <w:r w:rsidR="00FC2653">
        <w:t>giản</w:t>
      </w:r>
      <w:proofErr w:type="spellEnd"/>
      <w:r w:rsidR="00FC2653">
        <w:t xml:space="preserve">, </w:t>
      </w:r>
      <w:proofErr w:type="spellStart"/>
      <w:r w:rsidR="00FC2653">
        <w:t>ngược</w:t>
      </w:r>
      <w:proofErr w:type="spellEnd"/>
      <w:r w:rsidR="00FC2653">
        <w:t xml:space="preserve"> </w:t>
      </w:r>
      <w:proofErr w:type="spellStart"/>
      <w:r w:rsidR="00FC2653">
        <w:t>lại</w:t>
      </w:r>
      <w:proofErr w:type="spellEnd"/>
      <w:r w:rsidR="00FC2653">
        <w:t xml:space="preserve">, </w:t>
      </w:r>
      <w:proofErr w:type="spellStart"/>
      <w:r w:rsidR="00AF2E11">
        <w:t>nghĩa</w:t>
      </w:r>
      <w:proofErr w:type="spellEnd"/>
      <w:r w:rsidR="00AF2E11">
        <w:t xml:space="preserve"> </w:t>
      </w:r>
      <w:proofErr w:type="spellStart"/>
      <w:r w:rsidR="00AF2E11">
        <w:t>là</w:t>
      </w:r>
      <w:proofErr w:type="spellEnd"/>
      <w:r w:rsidR="00AF2E11">
        <w:t xml:space="preserve"> regularization </w:t>
      </w:r>
      <w:proofErr w:type="spellStart"/>
      <w:r w:rsidR="00AF2E11">
        <w:t>càng</w:t>
      </w:r>
      <w:proofErr w:type="spellEnd"/>
      <w:r w:rsidR="00AF2E11">
        <w:t xml:space="preserve"> </w:t>
      </w:r>
      <w:proofErr w:type="spellStart"/>
      <w:r w:rsidR="00AF2E11">
        <w:t>yếu</w:t>
      </w:r>
      <w:proofErr w:type="spellEnd"/>
      <w:r w:rsidR="001237FA">
        <w:t xml:space="preserve">, </w:t>
      </w:r>
      <w:proofErr w:type="spellStart"/>
      <w:r w:rsidR="0015395A">
        <w:t>cho</w:t>
      </w:r>
      <w:proofErr w:type="spellEnd"/>
      <w:r w:rsidR="0015395A">
        <w:t xml:space="preserve"> </w:t>
      </w:r>
      <w:proofErr w:type="spellStart"/>
      <w:r w:rsidR="0015395A">
        <w:t>phép</w:t>
      </w:r>
      <w:proofErr w:type="spellEnd"/>
      <w:r w:rsidR="0015395A">
        <w:t xml:space="preserve"> </w:t>
      </w:r>
      <w:proofErr w:type="spellStart"/>
      <w:r w:rsidR="0015395A">
        <w:t>ứng</w:t>
      </w:r>
      <w:proofErr w:type="spellEnd"/>
      <w:r w:rsidR="0015395A">
        <w:t xml:space="preserve"> </w:t>
      </w:r>
      <w:proofErr w:type="spellStart"/>
      <w:r w:rsidR="0015395A">
        <w:t>dụng</w:t>
      </w:r>
      <w:proofErr w:type="spellEnd"/>
      <w:r w:rsidR="0015395A">
        <w:t xml:space="preserve"> </w:t>
      </w:r>
      <w:proofErr w:type="spellStart"/>
      <w:r w:rsidR="0015395A">
        <w:t>trên</w:t>
      </w:r>
      <w:proofErr w:type="spellEnd"/>
      <w:r w:rsidR="0015395A">
        <w:t xml:space="preserve"> </w:t>
      </w:r>
      <w:proofErr w:type="spellStart"/>
      <w:r w:rsidR="0015395A">
        <w:t>mô</w:t>
      </w:r>
      <w:proofErr w:type="spellEnd"/>
      <w:r w:rsidR="0015395A">
        <w:t xml:space="preserve"> </w:t>
      </w:r>
      <w:proofErr w:type="spellStart"/>
      <w:r w:rsidR="0015395A">
        <w:t>hình</w:t>
      </w:r>
      <w:proofErr w:type="spellEnd"/>
      <w:r w:rsidR="0015395A">
        <w:t xml:space="preserve"> </w:t>
      </w:r>
      <w:proofErr w:type="spellStart"/>
      <w:r w:rsidR="0015395A">
        <w:t>phức</w:t>
      </w:r>
      <w:proofErr w:type="spellEnd"/>
      <w:r w:rsidR="0015395A">
        <w:t xml:space="preserve"> </w:t>
      </w:r>
      <w:proofErr w:type="spellStart"/>
      <w:r w:rsidR="0015395A">
        <w:t>tạp</w:t>
      </w:r>
      <w:proofErr w:type="spellEnd"/>
      <w:r w:rsidR="0015395A">
        <w:t xml:space="preserve"> </w:t>
      </w:r>
      <w:proofErr w:type="spellStart"/>
      <w:r w:rsidR="0015395A">
        <w:t>hơn</w:t>
      </w:r>
      <w:proofErr w:type="spellEnd"/>
      <w:r w:rsidR="0015395A">
        <w:t>.</w:t>
      </w:r>
    </w:p>
    <w:p w14:paraId="364D04A3" w14:textId="6CD49E9A" w:rsidR="0015395A" w:rsidRPr="009A292A" w:rsidRDefault="00AB5399" w:rsidP="007940AB">
      <w:pPr>
        <w:spacing w:line="360" w:lineRule="auto"/>
        <w:jc w:val="both"/>
      </w:pPr>
      <w:r>
        <w:t xml:space="preserve">+ solver: </w:t>
      </w:r>
      <w:proofErr w:type="spellStart"/>
      <w:r w:rsidR="00A3074A">
        <w:t>chỉ</w:t>
      </w:r>
      <w:proofErr w:type="spellEnd"/>
      <w:r w:rsidR="00A3074A">
        <w:t xml:space="preserve"> </w:t>
      </w:r>
      <w:proofErr w:type="spellStart"/>
      <w:r w:rsidR="00A3074A">
        <w:t>định</w:t>
      </w:r>
      <w:proofErr w:type="spellEnd"/>
      <w:r w:rsidR="00A3074A">
        <w:t xml:space="preserve"> </w:t>
      </w:r>
      <w:proofErr w:type="spellStart"/>
      <w:r w:rsidR="00A3074A">
        <w:t>thuật</w:t>
      </w:r>
      <w:proofErr w:type="spellEnd"/>
      <w:r w:rsidR="00A3074A">
        <w:t xml:space="preserve"> </w:t>
      </w:r>
      <w:proofErr w:type="spellStart"/>
      <w:r w:rsidR="00A3074A">
        <w:t>toán</w:t>
      </w:r>
      <w:proofErr w:type="spellEnd"/>
      <w:r w:rsidR="00A3074A">
        <w:t xml:space="preserve"> </w:t>
      </w:r>
      <w:proofErr w:type="spellStart"/>
      <w:r w:rsidR="00A3074A">
        <w:t>tối</w:t>
      </w:r>
      <w:proofErr w:type="spellEnd"/>
      <w:r w:rsidR="00A3074A">
        <w:t xml:space="preserve"> </w:t>
      </w:r>
      <w:proofErr w:type="spellStart"/>
      <w:r w:rsidR="00A3074A">
        <w:t>ưu</w:t>
      </w:r>
      <w:proofErr w:type="spellEnd"/>
      <w:r w:rsidR="00A3074A">
        <w:t xml:space="preserve"> </w:t>
      </w:r>
      <w:proofErr w:type="spellStart"/>
      <w:r w:rsidR="00A3074A">
        <w:t>sẽ</w:t>
      </w:r>
      <w:proofErr w:type="spellEnd"/>
      <w:r w:rsidR="00A3074A">
        <w:t xml:space="preserve"> </w:t>
      </w:r>
      <w:proofErr w:type="spellStart"/>
      <w:r w:rsidR="00A3074A">
        <w:t>được</w:t>
      </w:r>
      <w:proofErr w:type="spellEnd"/>
      <w:r w:rsidR="00A3074A">
        <w:t xml:space="preserve"> </w:t>
      </w:r>
      <w:proofErr w:type="spellStart"/>
      <w:r w:rsidR="00A3074A">
        <w:t>sử</w:t>
      </w:r>
      <w:proofErr w:type="spellEnd"/>
      <w:r w:rsidR="00A3074A">
        <w:t xml:space="preserve"> </w:t>
      </w:r>
      <w:proofErr w:type="spellStart"/>
      <w:r w:rsidR="00A3074A">
        <w:t>dụng</w:t>
      </w:r>
      <w:proofErr w:type="spellEnd"/>
      <w:r w:rsidR="00583AD5">
        <w:t xml:space="preserve">. </w:t>
      </w:r>
    </w:p>
    <w:p w14:paraId="29042DE3" w14:textId="4A865F2D" w:rsidR="00186131" w:rsidRPr="009A292A" w:rsidRDefault="00186131" w:rsidP="007940AB">
      <w:pPr>
        <w:spacing w:line="360" w:lineRule="auto"/>
        <w:jc w:val="both"/>
      </w:pPr>
      <w:r>
        <w:t xml:space="preserve">- </w:t>
      </w:r>
      <w:proofErr w:type="spellStart"/>
      <w:r w:rsidR="003B1E65">
        <w:t>GridSearchCV</w:t>
      </w:r>
      <w:proofErr w:type="spellEnd"/>
      <w:r w:rsidR="003B1E65">
        <w:t xml:space="preserve"> </w:t>
      </w:r>
      <w:proofErr w:type="spellStart"/>
      <w:r w:rsidR="003B1E65">
        <w:t>là</w:t>
      </w:r>
      <w:proofErr w:type="spellEnd"/>
      <w:r w:rsidR="003B1E65">
        <w:t xml:space="preserve"> </w:t>
      </w:r>
      <w:proofErr w:type="spellStart"/>
      <w:r w:rsidR="003B1E65">
        <w:t>một</w:t>
      </w:r>
      <w:proofErr w:type="spellEnd"/>
      <w:r w:rsidR="003B1E65">
        <w:t xml:space="preserve"> </w:t>
      </w:r>
      <w:proofErr w:type="spellStart"/>
      <w:r w:rsidR="003B1E65">
        <w:t>kỹ</w:t>
      </w:r>
      <w:proofErr w:type="spellEnd"/>
      <w:r w:rsidR="003B1E65">
        <w:t xml:space="preserve"> </w:t>
      </w:r>
      <w:proofErr w:type="spellStart"/>
      <w:r w:rsidR="003B1E65">
        <w:t>thuật</w:t>
      </w:r>
      <w:proofErr w:type="spellEnd"/>
      <w:r w:rsidR="003B1E65">
        <w:t xml:space="preserve"> </w:t>
      </w:r>
      <w:proofErr w:type="spellStart"/>
      <w:r w:rsidR="003B1E65">
        <w:t>tìm</w:t>
      </w:r>
      <w:proofErr w:type="spellEnd"/>
      <w:r w:rsidR="003B1E65">
        <w:t xml:space="preserve"> </w:t>
      </w:r>
      <w:proofErr w:type="spellStart"/>
      <w:r w:rsidR="003B1E65">
        <w:t>kiếm</w:t>
      </w:r>
      <w:proofErr w:type="spellEnd"/>
      <w:r w:rsidR="003B1E65">
        <w:t xml:space="preserve"> </w:t>
      </w:r>
      <w:proofErr w:type="spellStart"/>
      <w:r w:rsidR="003B1E65">
        <w:t>toàn</w:t>
      </w:r>
      <w:proofErr w:type="spellEnd"/>
      <w:r w:rsidR="003B1E65">
        <w:t xml:space="preserve"> </w:t>
      </w:r>
      <w:proofErr w:type="spellStart"/>
      <w:r w:rsidR="003B1E65">
        <w:t>diện</w:t>
      </w:r>
      <w:proofErr w:type="spellEnd"/>
      <w:r w:rsidR="003B1E65">
        <w:t xml:space="preserve"> qua </w:t>
      </w:r>
      <w:proofErr w:type="spellStart"/>
      <w:r w:rsidR="003B1E65">
        <w:t>các</w:t>
      </w:r>
      <w:proofErr w:type="spellEnd"/>
      <w:r w:rsidR="003B1E65">
        <w:t xml:space="preserve"> </w:t>
      </w:r>
      <w:proofErr w:type="spellStart"/>
      <w:r w:rsidR="003B1E65">
        <w:t>tổ</w:t>
      </w:r>
      <w:proofErr w:type="spellEnd"/>
      <w:r w:rsidR="003B1E65">
        <w:t xml:space="preserve"> </w:t>
      </w:r>
      <w:proofErr w:type="spellStart"/>
      <w:r w:rsidR="003B1E65">
        <w:t>hợp</w:t>
      </w:r>
      <w:proofErr w:type="spellEnd"/>
      <w:r w:rsidR="003B1E65">
        <w:t xml:space="preserve"> </w:t>
      </w:r>
      <w:proofErr w:type="spellStart"/>
      <w:r w:rsidR="003B1E65">
        <w:t>của</w:t>
      </w:r>
      <w:proofErr w:type="spellEnd"/>
      <w:r w:rsidR="003B1E65">
        <w:t xml:space="preserve"> </w:t>
      </w:r>
      <w:proofErr w:type="spellStart"/>
      <w:r w:rsidR="003B1E65">
        <w:t>các</w:t>
      </w:r>
      <w:proofErr w:type="spellEnd"/>
      <w:r w:rsidR="003B1E65">
        <w:t xml:space="preserve"> </w:t>
      </w:r>
      <w:proofErr w:type="spellStart"/>
      <w:r w:rsidR="003B1E65">
        <w:t>tham</w:t>
      </w:r>
      <w:proofErr w:type="spellEnd"/>
      <w:r w:rsidR="003B1E65">
        <w:t xml:space="preserve"> </w:t>
      </w:r>
      <w:proofErr w:type="spellStart"/>
      <w:r w:rsidR="003B1E65">
        <w:t>số</w:t>
      </w:r>
      <w:proofErr w:type="spellEnd"/>
      <w:r w:rsidR="003B1E65">
        <w:t xml:space="preserve"> </w:t>
      </w:r>
      <w:proofErr w:type="spellStart"/>
      <w:r w:rsidR="003B1E65">
        <w:t>trong</w:t>
      </w:r>
      <w:proofErr w:type="spellEnd"/>
      <w:r w:rsidR="003B1E65">
        <w:t xml:space="preserve"> </w:t>
      </w:r>
      <w:proofErr w:type="spellStart"/>
      <w:r w:rsidR="003B1E65">
        <w:t>param_grid</w:t>
      </w:r>
      <w:proofErr w:type="spellEnd"/>
      <w:r w:rsidR="003B1E65">
        <w:t xml:space="preserve"> </w:t>
      </w:r>
      <w:proofErr w:type="spellStart"/>
      <w:r w:rsidR="003B1E65">
        <w:t>giúp</w:t>
      </w:r>
      <w:proofErr w:type="spellEnd"/>
      <w:r w:rsidR="003B1E65">
        <w:t xml:space="preserve"> </w:t>
      </w:r>
      <w:proofErr w:type="spellStart"/>
      <w:r w:rsidR="00D6663A">
        <w:t>tìm</w:t>
      </w:r>
      <w:proofErr w:type="spellEnd"/>
      <w:r w:rsidR="00D6663A">
        <w:t xml:space="preserve"> </w:t>
      </w:r>
      <w:proofErr w:type="spellStart"/>
      <w:r w:rsidR="00D6663A">
        <w:t>ra</w:t>
      </w:r>
      <w:proofErr w:type="spellEnd"/>
      <w:r w:rsidR="00D6663A">
        <w:t xml:space="preserve"> </w:t>
      </w:r>
      <w:proofErr w:type="spellStart"/>
      <w:r w:rsidR="00C53597">
        <w:t>tham</w:t>
      </w:r>
      <w:proofErr w:type="spellEnd"/>
      <w:r w:rsidR="00C53597">
        <w:t xml:space="preserve"> </w:t>
      </w:r>
      <w:proofErr w:type="spellStart"/>
      <w:r w:rsidR="00C53597">
        <w:t>số</w:t>
      </w:r>
      <w:proofErr w:type="spellEnd"/>
      <w:r w:rsidR="00C53597">
        <w:t xml:space="preserve"> </w:t>
      </w:r>
      <w:proofErr w:type="spellStart"/>
      <w:r w:rsidR="00C53597">
        <w:t>tối</w:t>
      </w:r>
      <w:proofErr w:type="spellEnd"/>
      <w:r w:rsidR="00C53597">
        <w:t xml:space="preserve"> </w:t>
      </w:r>
      <w:proofErr w:type="spellStart"/>
      <w:r w:rsidR="00C53597">
        <w:t>ưu</w:t>
      </w:r>
      <w:proofErr w:type="spellEnd"/>
      <w:r w:rsidR="00C53597">
        <w:t xml:space="preserve"> </w:t>
      </w:r>
      <w:proofErr w:type="spellStart"/>
      <w:r w:rsidR="00C53597">
        <w:t>cho</w:t>
      </w:r>
      <w:proofErr w:type="spellEnd"/>
      <w:r w:rsidR="00C53597">
        <w:t xml:space="preserve"> </w:t>
      </w:r>
      <w:proofErr w:type="spellStart"/>
      <w:r w:rsidR="00C53597">
        <w:t>mô</w:t>
      </w:r>
      <w:proofErr w:type="spellEnd"/>
      <w:r w:rsidR="00C53597">
        <w:t xml:space="preserve"> </w:t>
      </w:r>
      <w:proofErr w:type="spellStart"/>
      <w:r w:rsidR="00C53597">
        <w:t>hình</w:t>
      </w:r>
      <w:proofErr w:type="spellEnd"/>
    </w:p>
    <w:p w14:paraId="09336451" w14:textId="320A479C" w:rsidR="00E235FE" w:rsidRPr="00E235FE" w:rsidRDefault="00E235FE" w:rsidP="003968A7">
      <w:pPr>
        <w:pStyle w:val="ListParagraph"/>
        <w:numPr>
          <w:ilvl w:val="0"/>
          <w:numId w:val="68"/>
        </w:numPr>
        <w:spacing w:line="360" w:lineRule="auto"/>
        <w:jc w:val="both"/>
      </w:pPr>
      <w:r w:rsidRPr="00E235FE">
        <w:rPr>
          <w:b/>
          <w:bCs/>
        </w:rPr>
        <w:t>estimator=</w:t>
      </w:r>
      <w:proofErr w:type="spellStart"/>
      <w:r w:rsidRPr="00E235FE">
        <w:rPr>
          <w:b/>
          <w:bCs/>
        </w:rPr>
        <w:t>log_reg</w:t>
      </w:r>
      <w:proofErr w:type="spellEnd"/>
      <w:r w:rsidRPr="00E235FE">
        <w:t xml:space="preserve">: </w:t>
      </w:r>
      <w:proofErr w:type="spellStart"/>
      <w:r w:rsidRPr="00E235FE">
        <w:t>Mô</w:t>
      </w:r>
      <w:proofErr w:type="spellEnd"/>
      <w:r w:rsidRPr="00E235FE">
        <w:t xml:space="preserve"> </w:t>
      </w:r>
      <w:proofErr w:type="spellStart"/>
      <w:r w:rsidRPr="00E235FE">
        <w:t>hình</w:t>
      </w:r>
      <w:proofErr w:type="spellEnd"/>
      <w:r w:rsidRPr="00E235FE">
        <w:t xml:space="preserve"> Logistic Regression </w:t>
      </w:r>
      <w:proofErr w:type="spellStart"/>
      <w:r w:rsidRPr="00E235FE">
        <w:t>sẽ</w:t>
      </w:r>
      <w:proofErr w:type="spellEnd"/>
      <w:r w:rsidRPr="00E235FE">
        <w:t xml:space="preserve"> </w:t>
      </w:r>
      <w:proofErr w:type="spellStart"/>
      <w:r w:rsidRPr="00E235FE">
        <w:t>được</w:t>
      </w:r>
      <w:proofErr w:type="spellEnd"/>
      <w:r w:rsidRPr="00E235FE">
        <w:t xml:space="preserve"> </w:t>
      </w:r>
      <w:proofErr w:type="spellStart"/>
      <w:r w:rsidRPr="00E235FE">
        <w:t>sử</w:t>
      </w:r>
      <w:proofErr w:type="spellEnd"/>
      <w:r w:rsidRPr="00E235FE">
        <w:t xml:space="preserve"> </w:t>
      </w:r>
      <w:proofErr w:type="spellStart"/>
      <w:r w:rsidRPr="00E235FE">
        <w:t>dụng</w:t>
      </w:r>
      <w:proofErr w:type="spellEnd"/>
      <w:r w:rsidRPr="00E235FE">
        <w:t>.</w:t>
      </w:r>
    </w:p>
    <w:p w14:paraId="139C2C67" w14:textId="746AE4A9" w:rsidR="00E235FE" w:rsidRPr="00E235FE" w:rsidRDefault="00E235FE" w:rsidP="003968A7">
      <w:pPr>
        <w:pStyle w:val="ListParagraph"/>
        <w:numPr>
          <w:ilvl w:val="0"/>
          <w:numId w:val="68"/>
        </w:numPr>
        <w:spacing w:line="360" w:lineRule="auto"/>
        <w:jc w:val="both"/>
      </w:pPr>
      <w:proofErr w:type="spellStart"/>
      <w:r w:rsidRPr="00E235FE">
        <w:rPr>
          <w:b/>
          <w:bCs/>
        </w:rPr>
        <w:t>param_grid</w:t>
      </w:r>
      <w:proofErr w:type="spellEnd"/>
      <w:r w:rsidRPr="00E235FE">
        <w:rPr>
          <w:b/>
          <w:bCs/>
        </w:rPr>
        <w:t>=</w:t>
      </w:r>
      <w:proofErr w:type="spellStart"/>
      <w:r w:rsidRPr="00E235FE">
        <w:rPr>
          <w:b/>
          <w:bCs/>
        </w:rPr>
        <w:t>param_grid</w:t>
      </w:r>
      <w:proofErr w:type="spellEnd"/>
      <w:r w:rsidRPr="00E235FE">
        <w:t xml:space="preserve">: Các </w:t>
      </w:r>
      <w:proofErr w:type="spellStart"/>
      <w:r w:rsidRPr="00E235FE">
        <w:t>tham</w:t>
      </w:r>
      <w:proofErr w:type="spellEnd"/>
      <w:r w:rsidRPr="00E235FE">
        <w:t xml:space="preserve"> </w:t>
      </w:r>
      <w:proofErr w:type="spellStart"/>
      <w:r w:rsidRPr="00E235FE">
        <w:t>số</w:t>
      </w:r>
      <w:proofErr w:type="spellEnd"/>
      <w:r w:rsidRPr="00E235FE">
        <w:t xml:space="preserve"> </w:t>
      </w:r>
      <w:proofErr w:type="spellStart"/>
      <w:r w:rsidRPr="00E235FE">
        <w:t>sẽ</w:t>
      </w:r>
      <w:proofErr w:type="spellEnd"/>
      <w:r w:rsidRPr="00E235FE">
        <w:t xml:space="preserve"> </w:t>
      </w:r>
      <w:proofErr w:type="spellStart"/>
      <w:r w:rsidRPr="00E235FE">
        <w:t>được</w:t>
      </w:r>
      <w:proofErr w:type="spellEnd"/>
      <w:r w:rsidRPr="00E235FE">
        <w:t xml:space="preserve"> </w:t>
      </w:r>
      <w:proofErr w:type="spellStart"/>
      <w:r w:rsidRPr="00E235FE">
        <w:t>thử</w:t>
      </w:r>
      <w:proofErr w:type="spellEnd"/>
      <w:r w:rsidRPr="00E235FE">
        <w:t xml:space="preserve"> </w:t>
      </w:r>
      <w:proofErr w:type="spellStart"/>
      <w:r w:rsidRPr="00E235FE">
        <w:t>nghiệm</w:t>
      </w:r>
      <w:proofErr w:type="spellEnd"/>
      <w:r w:rsidRPr="00E235FE">
        <w:t xml:space="preserve"> </w:t>
      </w:r>
      <w:proofErr w:type="spellStart"/>
      <w:r w:rsidRPr="00E235FE">
        <w:t>dựa</w:t>
      </w:r>
      <w:proofErr w:type="spellEnd"/>
      <w:r w:rsidRPr="00E235FE">
        <w:t xml:space="preserve"> </w:t>
      </w:r>
      <w:proofErr w:type="spellStart"/>
      <w:r w:rsidRPr="00E235FE">
        <w:t>trên</w:t>
      </w:r>
      <w:proofErr w:type="spellEnd"/>
      <w:r w:rsidRPr="00E235FE">
        <w:t xml:space="preserve"> </w:t>
      </w:r>
      <w:proofErr w:type="spellStart"/>
      <w:r w:rsidRPr="00E235FE">
        <w:t>param_grid</w:t>
      </w:r>
      <w:proofErr w:type="spellEnd"/>
      <w:r w:rsidRPr="00E235FE">
        <w:t xml:space="preserve"> </w:t>
      </w:r>
      <w:proofErr w:type="spellStart"/>
      <w:r w:rsidRPr="00E235FE">
        <w:t>đã</w:t>
      </w:r>
      <w:proofErr w:type="spellEnd"/>
      <w:r w:rsidRPr="00E235FE">
        <w:t xml:space="preserve"> </w:t>
      </w:r>
      <w:proofErr w:type="spellStart"/>
      <w:r w:rsidRPr="00E235FE">
        <w:t>được</w:t>
      </w:r>
      <w:proofErr w:type="spellEnd"/>
      <w:r w:rsidRPr="00E235FE">
        <w:t xml:space="preserve"> </w:t>
      </w:r>
      <w:proofErr w:type="spellStart"/>
      <w:r w:rsidRPr="00E235FE">
        <w:t>khai</w:t>
      </w:r>
      <w:proofErr w:type="spellEnd"/>
      <w:r w:rsidRPr="00E235FE">
        <w:t xml:space="preserve"> </w:t>
      </w:r>
      <w:proofErr w:type="spellStart"/>
      <w:r w:rsidRPr="00E235FE">
        <w:t>báo</w:t>
      </w:r>
      <w:proofErr w:type="spellEnd"/>
      <w:r w:rsidRPr="00E235FE">
        <w:t xml:space="preserve"> </w:t>
      </w:r>
      <w:proofErr w:type="spellStart"/>
      <w:r w:rsidRPr="00E235FE">
        <w:t>trước</w:t>
      </w:r>
      <w:proofErr w:type="spellEnd"/>
      <w:r w:rsidRPr="00E235FE">
        <w:t xml:space="preserve"> </w:t>
      </w:r>
      <w:proofErr w:type="spellStart"/>
      <w:r w:rsidRPr="00E235FE">
        <w:t>đó</w:t>
      </w:r>
      <w:proofErr w:type="spellEnd"/>
      <w:r w:rsidRPr="00E235FE">
        <w:t>.</w:t>
      </w:r>
    </w:p>
    <w:p w14:paraId="69602F00" w14:textId="1650E8F2" w:rsidR="00E235FE" w:rsidRPr="00E235FE" w:rsidRDefault="00E235FE" w:rsidP="003968A7">
      <w:pPr>
        <w:pStyle w:val="ListParagraph"/>
        <w:numPr>
          <w:ilvl w:val="0"/>
          <w:numId w:val="68"/>
        </w:numPr>
        <w:spacing w:line="360" w:lineRule="auto"/>
        <w:jc w:val="both"/>
      </w:pPr>
      <w:r w:rsidRPr="00E235FE">
        <w:rPr>
          <w:b/>
          <w:bCs/>
        </w:rPr>
        <w:t>cv=5</w:t>
      </w:r>
      <w:r w:rsidRPr="00E235FE">
        <w:t xml:space="preserve">: </w:t>
      </w:r>
      <w:proofErr w:type="spellStart"/>
      <w:r w:rsidRPr="00E235FE">
        <w:t>Kỹ</w:t>
      </w:r>
      <w:proofErr w:type="spellEnd"/>
      <w:r w:rsidRPr="00E235FE">
        <w:t xml:space="preserve"> </w:t>
      </w:r>
      <w:proofErr w:type="spellStart"/>
      <w:r w:rsidRPr="00E235FE">
        <w:t>thuật</w:t>
      </w:r>
      <w:proofErr w:type="spellEnd"/>
      <w:r w:rsidRPr="00E235FE">
        <w:t xml:space="preserve"> </w:t>
      </w:r>
      <w:r w:rsidRPr="00E235FE">
        <w:rPr>
          <w:b/>
          <w:bCs/>
        </w:rPr>
        <w:t>cross-validation</w:t>
      </w:r>
      <w:r w:rsidRPr="00E235FE">
        <w:t xml:space="preserve"> </w:t>
      </w:r>
      <w:proofErr w:type="spellStart"/>
      <w:r w:rsidRPr="00E235FE">
        <w:t>với</w:t>
      </w:r>
      <w:proofErr w:type="spellEnd"/>
      <w:r w:rsidRPr="00E235FE">
        <w:t xml:space="preserve"> 5 </w:t>
      </w:r>
      <w:proofErr w:type="spellStart"/>
      <w:r w:rsidRPr="00E235FE">
        <w:t>lần</w:t>
      </w:r>
      <w:proofErr w:type="spellEnd"/>
      <w:r w:rsidRPr="00E235FE">
        <w:t xml:space="preserve"> </w:t>
      </w:r>
      <w:proofErr w:type="spellStart"/>
      <w:r w:rsidRPr="00E235FE">
        <w:t>gấp</w:t>
      </w:r>
      <w:proofErr w:type="spellEnd"/>
      <w:r w:rsidRPr="00E235FE">
        <w:t xml:space="preserve"> (folds), </w:t>
      </w:r>
      <w:proofErr w:type="spellStart"/>
      <w:r w:rsidRPr="00E235FE">
        <w:t>tức</w:t>
      </w:r>
      <w:proofErr w:type="spellEnd"/>
      <w:r w:rsidRPr="00E235FE">
        <w:t xml:space="preserve"> </w:t>
      </w:r>
      <w:proofErr w:type="spellStart"/>
      <w:r w:rsidRPr="00E235FE">
        <w:t>là</w:t>
      </w:r>
      <w:proofErr w:type="spellEnd"/>
      <w:r w:rsidRPr="00E235FE">
        <w:t xml:space="preserve"> </w:t>
      </w:r>
      <w:proofErr w:type="spellStart"/>
      <w:r w:rsidRPr="00E235FE">
        <w:t>dữ</w:t>
      </w:r>
      <w:proofErr w:type="spellEnd"/>
      <w:r w:rsidRPr="00E235FE">
        <w:t xml:space="preserve"> </w:t>
      </w:r>
      <w:proofErr w:type="spellStart"/>
      <w:r w:rsidRPr="00E235FE">
        <w:t>liệu</w:t>
      </w:r>
      <w:proofErr w:type="spellEnd"/>
      <w:r w:rsidRPr="00E235FE">
        <w:t xml:space="preserve"> </w:t>
      </w:r>
      <w:proofErr w:type="spellStart"/>
      <w:r w:rsidRPr="00E235FE">
        <w:t>sẽ</w:t>
      </w:r>
      <w:proofErr w:type="spellEnd"/>
      <w:r w:rsidRPr="00E235FE">
        <w:t xml:space="preserve"> </w:t>
      </w:r>
      <w:proofErr w:type="spellStart"/>
      <w:r w:rsidRPr="00E235FE">
        <w:t>được</w:t>
      </w:r>
      <w:proofErr w:type="spellEnd"/>
      <w:r w:rsidRPr="00E235FE">
        <w:t xml:space="preserve"> chia </w:t>
      </w:r>
      <w:proofErr w:type="spellStart"/>
      <w:r w:rsidRPr="00E235FE">
        <w:t>thành</w:t>
      </w:r>
      <w:proofErr w:type="spellEnd"/>
      <w:r w:rsidRPr="00E235FE">
        <w:t xml:space="preserve"> 5 </w:t>
      </w:r>
      <w:proofErr w:type="spellStart"/>
      <w:r w:rsidRPr="00E235FE">
        <w:t>phần</w:t>
      </w:r>
      <w:proofErr w:type="spellEnd"/>
      <w:r w:rsidRPr="00E235FE">
        <w:t xml:space="preserve">, </w:t>
      </w:r>
      <w:proofErr w:type="spellStart"/>
      <w:r w:rsidRPr="00E235FE">
        <w:t>mỗi</w:t>
      </w:r>
      <w:proofErr w:type="spellEnd"/>
      <w:r w:rsidRPr="00E235FE">
        <w:t xml:space="preserve"> </w:t>
      </w:r>
      <w:proofErr w:type="spellStart"/>
      <w:r w:rsidRPr="00E235FE">
        <w:t>phần</w:t>
      </w:r>
      <w:proofErr w:type="spellEnd"/>
      <w:r w:rsidRPr="00E235FE">
        <w:t xml:space="preserve"> </w:t>
      </w:r>
      <w:proofErr w:type="spellStart"/>
      <w:r w:rsidRPr="00E235FE">
        <w:t>sẽ</w:t>
      </w:r>
      <w:proofErr w:type="spellEnd"/>
      <w:r w:rsidRPr="00E235FE">
        <w:t xml:space="preserve"> </w:t>
      </w:r>
      <w:proofErr w:type="spellStart"/>
      <w:r w:rsidRPr="00E235FE">
        <w:t>được</w:t>
      </w:r>
      <w:proofErr w:type="spellEnd"/>
      <w:r w:rsidRPr="00E235FE">
        <w:t xml:space="preserve"> </w:t>
      </w:r>
      <w:proofErr w:type="spellStart"/>
      <w:r w:rsidRPr="00E235FE">
        <w:t>sử</w:t>
      </w:r>
      <w:proofErr w:type="spellEnd"/>
      <w:r w:rsidRPr="00E235FE">
        <w:t xml:space="preserve"> </w:t>
      </w:r>
      <w:proofErr w:type="spellStart"/>
      <w:r w:rsidRPr="00E235FE">
        <w:t>dụng</w:t>
      </w:r>
      <w:proofErr w:type="spellEnd"/>
      <w:r w:rsidRPr="00E235FE">
        <w:t xml:space="preserve"> </w:t>
      </w:r>
      <w:proofErr w:type="spellStart"/>
      <w:r w:rsidRPr="00E235FE">
        <w:t>làm</w:t>
      </w:r>
      <w:proofErr w:type="spellEnd"/>
      <w:r w:rsidRPr="00E235FE">
        <w:t xml:space="preserve"> </w:t>
      </w:r>
      <w:proofErr w:type="spellStart"/>
      <w:r w:rsidRPr="00E235FE">
        <w:t>tập</w:t>
      </w:r>
      <w:proofErr w:type="spellEnd"/>
      <w:r w:rsidRPr="00E235FE">
        <w:t xml:space="preserve"> </w:t>
      </w:r>
      <w:proofErr w:type="spellStart"/>
      <w:r w:rsidRPr="00E235FE">
        <w:t>kiểm</w:t>
      </w:r>
      <w:proofErr w:type="spellEnd"/>
      <w:r w:rsidRPr="00E235FE">
        <w:t xml:space="preserve"> </w:t>
      </w:r>
      <w:proofErr w:type="spellStart"/>
      <w:r w:rsidRPr="00E235FE">
        <w:t>tra</w:t>
      </w:r>
      <w:proofErr w:type="spellEnd"/>
      <w:r w:rsidRPr="00E235FE">
        <w:t xml:space="preserve"> </w:t>
      </w:r>
      <w:proofErr w:type="spellStart"/>
      <w:r w:rsidRPr="00E235FE">
        <w:t>một</w:t>
      </w:r>
      <w:proofErr w:type="spellEnd"/>
      <w:r w:rsidRPr="00E235FE">
        <w:t xml:space="preserve"> </w:t>
      </w:r>
      <w:proofErr w:type="spellStart"/>
      <w:r w:rsidRPr="00E235FE">
        <w:t>lần</w:t>
      </w:r>
      <w:proofErr w:type="spellEnd"/>
      <w:r w:rsidRPr="00E235FE">
        <w:t xml:space="preserve"> </w:t>
      </w:r>
      <w:proofErr w:type="spellStart"/>
      <w:r w:rsidRPr="00E235FE">
        <w:t>trong</w:t>
      </w:r>
      <w:proofErr w:type="spellEnd"/>
      <w:r w:rsidRPr="00E235FE">
        <w:t xml:space="preserve"> </w:t>
      </w:r>
      <w:proofErr w:type="spellStart"/>
      <w:r w:rsidRPr="00E235FE">
        <w:t>khi</w:t>
      </w:r>
      <w:proofErr w:type="spellEnd"/>
      <w:r w:rsidRPr="00E235FE">
        <w:t xml:space="preserve"> 4 </w:t>
      </w:r>
      <w:proofErr w:type="spellStart"/>
      <w:r w:rsidRPr="00E235FE">
        <w:t>phần</w:t>
      </w:r>
      <w:proofErr w:type="spellEnd"/>
      <w:r w:rsidRPr="00E235FE">
        <w:t xml:space="preserve"> </w:t>
      </w:r>
      <w:proofErr w:type="spellStart"/>
      <w:r w:rsidRPr="00E235FE">
        <w:t>còn</w:t>
      </w:r>
      <w:proofErr w:type="spellEnd"/>
      <w:r w:rsidRPr="00E235FE">
        <w:t xml:space="preserve"> </w:t>
      </w:r>
      <w:proofErr w:type="spellStart"/>
      <w:r w:rsidRPr="00E235FE">
        <w:t>lại</w:t>
      </w:r>
      <w:proofErr w:type="spellEnd"/>
      <w:r w:rsidRPr="00E235FE">
        <w:t xml:space="preserve"> </w:t>
      </w:r>
      <w:proofErr w:type="spellStart"/>
      <w:r w:rsidRPr="00E235FE">
        <w:t>được</w:t>
      </w:r>
      <w:proofErr w:type="spellEnd"/>
      <w:r w:rsidRPr="00E235FE">
        <w:t xml:space="preserve"> </w:t>
      </w:r>
      <w:proofErr w:type="spellStart"/>
      <w:r w:rsidRPr="00E235FE">
        <w:t>sử</w:t>
      </w:r>
      <w:proofErr w:type="spellEnd"/>
      <w:r w:rsidRPr="00E235FE">
        <w:t xml:space="preserve"> </w:t>
      </w:r>
      <w:proofErr w:type="spellStart"/>
      <w:r w:rsidRPr="00E235FE">
        <w:t>dụng</w:t>
      </w:r>
      <w:proofErr w:type="spellEnd"/>
      <w:r w:rsidRPr="00E235FE">
        <w:t xml:space="preserve"> </w:t>
      </w:r>
      <w:proofErr w:type="spellStart"/>
      <w:r w:rsidRPr="00E235FE">
        <w:t>làm</w:t>
      </w:r>
      <w:proofErr w:type="spellEnd"/>
      <w:r w:rsidRPr="00E235FE">
        <w:t xml:space="preserve"> </w:t>
      </w:r>
      <w:proofErr w:type="spellStart"/>
      <w:r w:rsidRPr="00E235FE">
        <w:t>tập</w:t>
      </w:r>
      <w:proofErr w:type="spellEnd"/>
      <w:r w:rsidRPr="00E235FE">
        <w:t xml:space="preserve"> </w:t>
      </w:r>
      <w:proofErr w:type="spellStart"/>
      <w:r w:rsidRPr="00E235FE">
        <w:t>huấn</w:t>
      </w:r>
      <w:proofErr w:type="spellEnd"/>
      <w:r w:rsidRPr="00E235FE">
        <w:t xml:space="preserve"> </w:t>
      </w:r>
      <w:proofErr w:type="spellStart"/>
      <w:r w:rsidRPr="00E235FE">
        <w:t>luyện</w:t>
      </w:r>
      <w:proofErr w:type="spellEnd"/>
      <w:r w:rsidRPr="00E235FE">
        <w:t>.</w:t>
      </w:r>
    </w:p>
    <w:p w14:paraId="29F80D0F" w14:textId="009A53B6" w:rsidR="00E235FE" w:rsidRPr="00E235FE" w:rsidRDefault="00E235FE" w:rsidP="003968A7">
      <w:pPr>
        <w:pStyle w:val="ListParagraph"/>
        <w:numPr>
          <w:ilvl w:val="0"/>
          <w:numId w:val="68"/>
        </w:numPr>
        <w:spacing w:line="360" w:lineRule="auto"/>
        <w:jc w:val="both"/>
      </w:pPr>
      <w:r w:rsidRPr="00E235FE">
        <w:rPr>
          <w:b/>
          <w:bCs/>
        </w:rPr>
        <w:t>scoring='accuracy'</w:t>
      </w:r>
      <w:r w:rsidRPr="00E235FE">
        <w:t xml:space="preserve">: </w:t>
      </w:r>
      <w:proofErr w:type="spellStart"/>
      <w:r w:rsidRPr="00E235FE">
        <w:t>Chỉ</w:t>
      </w:r>
      <w:proofErr w:type="spellEnd"/>
      <w:r w:rsidRPr="00E235FE">
        <w:t xml:space="preserve"> </w:t>
      </w:r>
      <w:proofErr w:type="spellStart"/>
      <w:r w:rsidRPr="00E235FE">
        <w:t>định</w:t>
      </w:r>
      <w:proofErr w:type="spellEnd"/>
      <w:r w:rsidRPr="00E235FE">
        <w:t xml:space="preserve"> </w:t>
      </w:r>
      <w:proofErr w:type="spellStart"/>
      <w:r w:rsidRPr="00E235FE">
        <w:t>rằng</w:t>
      </w:r>
      <w:proofErr w:type="spellEnd"/>
      <w:r w:rsidRPr="00E235FE">
        <w:t xml:space="preserve"> </w:t>
      </w:r>
      <w:proofErr w:type="spellStart"/>
      <w:r w:rsidRPr="00E235FE">
        <w:t>độ</w:t>
      </w:r>
      <w:proofErr w:type="spellEnd"/>
      <w:r w:rsidRPr="00E235FE">
        <w:t xml:space="preserve"> </w:t>
      </w:r>
      <w:proofErr w:type="spellStart"/>
      <w:r w:rsidRPr="00E235FE">
        <w:t>chính</w:t>
      </w:r>
      <w:proofErr w:type="spellEnd"/>
      <w:r w:rsidRPr="00E235FE">
        <w:t xml:space="preserve"> </w:t>
      </w:r>
      <w:proofErr w:type="spellStart"/>
      <w:r w:rsidRPr="00E235FE">
        <w:t>xác</w:t>
      </w:r>
      <w:proofErr w:type="spellEnd"/>
      <w:r w:rsidRPr="00E235FE">
        <w:t xml:space="preserve"> (accuracy) </w:t>
      </w:r>
      <w:proofErr w:type="spellStart"/>
      <w:r w:rsidRPr="00E235FE">
        <w:t>sẽ</w:t>
      </w:r>
      <w:proofErr w:type="spellEnd"/>
      <w:r w:rsidRPr="00E235FE">
        <w:t xml:space="preserve"> </w:t>
      </w:r>
      <w:proofErr w:type="spellStart"/>
      <w:r w:rsidRPr="00E235FE">
        <w:t>được</w:t>
      </w:r>
      <w:proofErr w:type="spellEnd"/>
      <w:r w:rsidRPr="00E235FE">
        <w:t xml:space="preserve"> </w:t>
      </w:r>
      <w:proofErr w:type="spellStart"/>
      <w:r w:rsidRPr="00E235FE">
        <w:t>sử</w:t>
      </w:r>
      <w:proofErr w:type="spellEnd"/>
      <w:r w:rsidRPr="00E235FE">
        <w:t xml:space="preserve"> </w:t>
      </w:r>
      <w:proofErr w:type="spellStart"/>
      <w:r w:rsidRPr="00E235FE">
        <w:t>dụng</w:t>
      </w:r>
      <w:proofErr w:type="spellEnd"/>
      <w:r w:rsidRPr="00E235FE">
        <w:t xml:space="preserve"> </w:t>
      </w:r>
      <w:proofErr w:type="spellStart"/>
      <w:r w:rsidRPr="00E235FE">
        <w:t>làm</w:t>
      </w:r>
      <w:proofErr w:type="spellEnd"/>
      <w:r w:rsidRPr="00E235FE">
        <w:t xml:space="preserve"> </w:t>
      </w:r>
      <w:proofErr w:type="spellStart"/>
      <w:r w:rsidRPr="00E235FE">
        <w:t>chỉ</w:t>
      </w:r>
      <w:proofErr w:type="spellEnd"/>
      <w:r w:rsidRPr="00E235FE">
        <w:t xml:space="preserve"> </w:t>
      </w:r>
      <w:proofErr w:type="spellStart"/>
      <w:r w:rsidRPr="00E235FE">
        <w:t>số</w:t>
      </w:r>
      <w:proofErr w:type="spellEnd"/>
      <w:r w:rsidRPr="00E235FE">
        <w:t xml:space="preserve"> </w:t>
      </w:r>
      <w:proofErr w:type="spellStart"/>
      <w:r w:rsidRPr="00E235FE">
        <w:t>để</w:t>
      </w:r>
      <w:proofErr w:type="spellEnd"/>
      <w:r w:rsidRPr="00E235FE">
        <w:t xml:space="preserve"> </w:t>
      </w:r>
      <w:proofErr w:type="spellStart"/>
      <w:r w:rsidRPr="00E235FE">
        <w:t>đánh</w:t>
      </w:r>
      <w:proofErr w:type="spellEnd"/>
      <w:r w:rsidRPr="00E235FE">
        <w:t xml:space="preserve"> </w:t>
      </w:r>
      <w:proofErr w:type="spellStart"/>
      <w:r w:rsidRPr="00E235FE">
        <w:t>giá</w:t>
      </w:r>
      <w:proofErr w:type="spellEnd"/>
      <w:r w:rsidRPr="00E235FE">
        <w:t xml:space="preserve"> </w:t>
      </w:r>
      <w:proofErr w:type="spellStart"/>
      <w:r w:rsidRPr="00E235FE">
        <w:t>hiệu</w:t>
      </w:r>
      <w:proofErr w:type="spellEnd"/>
      <w:r w:rsidRPr="00E235FE">
        <w:t xml:space="preserve"> </w:t>
      </w:r>
      <w:proofErr w:type="spellStart"/>
      <w:r w:rsidRPr="00E235FE">
        <w:t>suất</w:t>
      </w:r>
      <w:proofErr w:type="spellEnd"/>
      <w:r w:rsidRPr="00E235FE">
        <w:t xml:space="preserve"> </w:t>
      </w:r>
      <w:proofErr w:type="spellStart"/>
      <w:r w:rsidRPr="00E235FE">
        <w:t>mô</w:t>
      </w:r>
      <w:proofErr w:type="spellEnd"/>
      <w:r w:rsidRPr="00E235FE">
        <w:t xml:space="preserve"> </w:t>
      </w:r>
      <w:proofErr w:type="spellStart"/>
      <w:r w:rsidRPr="00E235FE">
        <w:t>hình</w:t>
      </w:r>
      <w:proofErr w:type="spellEnd"/>
      <w:r w:rsidRPr="00E235FE">
        <w:t>.</w:t>
      </w:r>
    </w:p>
    <w:p w14:paraId="71B69100" w14:textId="228B9335" w:rsidR="00C53597" w:rsidRPr="009A292A" w:rsidRDefault="00E235FE" w:rsidP="003968A7">
      <w:pPr>
        <w:pStyle w:val="ListParagraph"/>
        <w:numPr>
          <w:ilvl w:val="0"/>
          <w:numId w:val="68"/>
        </w:numPr>
        <w:spacing w:line="360" w:lineRule="auto"/>
        <w:jc w:val="both"/>
      </w:pPr>
      <w:r w:rsidRPr="00E235FE">
        <w:rPr>
          <w:b/>
          <w:bCs/>
        </w:rPr>
        <w:t>verbose=1</w:t>
      </w:r>
      <w:r w:rsidRPr="00E235FE">
        <w:t xml:space="preserve">: Tham </w:t>
      </w:r>
      <w:proofErr w:type="spellStart"/>
      <w:r w:rsidRPr="00E235FE">
        <w:t>số</w:t>
      </w:r>
      <w:proofErr w:type="spellEnd"/>
      <w:r w:rsidRPr="00E235FE">
        <w:t xml:space="preserve"> </w:t>
      </w:r>
      <w:proofErr w:type="spellStart"/>
      <w:r w:rsidRPr="00E235FE">
        <w:t>này</w:t>
      </w:r>
      <w:proofErr w:type="spellEnd"/>
      <w:r w:rsidRPr="00E235FE">
        <w:t xml:space="preserve"> </w:t>
      </w:r>
      <w:proofErr w:type="spellStart"/>
      <w:r w:rsidRPr="00E235FE">
        <w:t>giúp</w:t>
      </w:r>
      <w:proofErr w:type="spellEnd"/>
      <w:r w:rsidRPr="00E235FE">
        <w:t xml:space="preserve"> </w:t>
      </w:r>
      <w:proofErr w:type="spellStart"/>
      <w:r w:rsidRPr="00E235FE">
        <w:t>hiển</w:t>
      </w:r>
      <w:proofErr w:type="spellEnd"/>
      <w:r w:rsidRPr="00E235FE">
        <w:t xml:space="preserve"> </w:t>
      </w:r>
      <w:proofErr w:type="spellStart"/>
      <w:r w:rsidRPr="00E235FE">
        <w:t>thị</w:t>
      </w:r>
      <w:proofErr w:type="spellEnd"/>
      <w:r w:rsidRPr="00E235FE">
        <w:t xml:space="preserve"> </w:t>
      </w:r>
      <w:proofErr w:type="spellStart"/>
      <w:r w:rsidRPr="00E235FE">
        <w:t>thông</w:t>
      </w:r>
      <w:proofErr w:type="spellEnd"/>
      <w:r w:rsidRPr="00E235FE">
        <w:t xml:space="preserve"> tin chi </w:t>
      </w:r>
      <w:proofErr w:type="spellStart"/>
      <w:r w:rsidRPr="00E235FE">
        <w:t>tiết</w:t>
      </w:r>
      <w:proofErr w:type="spellEnd"/>
      <w:r w:rsidRPr="00E235FE">
        <w:t xml:space="preserve"> </w:t>
      </w:r>
      <w:proofErr w:type="spellStart"/>
      <w:r w:rsidRPr="00E235FE">
        <w:t>về</w:t>
      </w:r>
      <w:proofErr w:type="spellEnd"/>
      <w:r w:rsidRPr="00E235FE">
        <w:t xml:space="preserve"> </w:t>
      </w:r>
      <w:proofErr w:type="spellStart"/>
      <w:r w:rsidRPr="00E235FE">
        <w:t>quá</w:t>
      </w:r>
      <w:proofErr w:type="spellEnd"/>
      <w:r w:rsidRPr="00E235FE">
        <w:t xml:space="preserve"> </w:t>
      </w:r>
      <w:proofErr w:type="spellStart"/>
      <w:r w:rsidRPr="00E235FE">
        <w:t>trình</w:t>
      </w:r>
      <w:proofErr w:type="spellEnd"/>
      <w:r w:rsidRPr="00E235FE">
        <w:t xml:space="preserve"> </w:t>
      </w:r>
      <w:proofErr w:type="spellStart"/>
      <w:r w:rsidRPr="00E235FE">
        <w:t>tìm</w:t>
      </w:r>
      <w:proofErr w:type="spellEnd"/>
      <w:r w:rsidRPr="00E235FE">
        <w:t xml:space="preserve"> </w:t>
      </w:r>
      <w:proofErr w:type="spellStart"/>
      <w:r w:rsidRPr="00E235FE">
        <w:t>kiếm</w:t>
      </w:r>
      <w:proofErr w:type="spellEnd"/>
      <w:r w:rsidRPr="00E235FE">
        <w:t xml:space="preserve">, bao </w:t>
      </w:r>
      <w:proofErr w:type="spellStart"/>
      <w:r w:rsidRPr="00E235FE">
        <w:t>gồm</w:t>
      </w:r>
      <w:proofErr w:type="spellEnd"/>
      <w:r w:rsidRPr="00E235FE">
        <w:t xml:space="preserve"> </w:t>
      </w:r>
      <w:proofErr w:type="spellStart"/>
      <w:r w:rsidRPr="00E235FE">
        <w:t>việc</w:t>
      </w:r>
      <w:proofErr w:type="spellEnd"/>
      <w:r w:rsidRPr="00E235FE">
        <w:t xml:space="preserve"> </w:t>
      </w:r>
      <w:proofErr w:type="spellStart"/>
      <w:r w:rsidRPr="00E235FE">
        <w:t>thử</w:t>
      </w:r>
      <w:proofErr w:type="spellEnd"/>
      <w:r w:rsidRPr="00E235FE">
        <w:t xml:space="preserve"> </w:t>
      </w:r>
      <w:proofErr w:type="spellStart"/>
      <w:r w:rsidRPr="00E235FE">
        <w:t>nghiệm</w:t>
      </w:r>
      <w:proofErr w:type="spellEnd"/>
      <w:r w:rsidRPr="00E235FE">
        <w:t xml:space="preserve"> </w:t>
      </w:r>
      <w:proofErr w:type="spellStart"/>
      <w:r w:rsidRPr="00E235FE">
        <w:t>các</w:t>
      </w:r>
      <w:proofErr w:type="spellEnd"/>
      <w:r w:rsidRPr="00E235FE">
        <w:t xml:space="preserve"> </w:t>
      </w:r>
      <w:proofErr w:type="spellStart"/>
      <w:r w:rsidRPr="00E235FE">
        <w:t>tham</w:t>
      </w:r>
      <w:proofErr w:type="spellEnd"/>
      <w:r w:rsidRPr="00E235FE">
        <w:t xml:space="preserve"> </w:t>
      </w:r>
      <w:proofErr w:type="spellStart"/>
      <w:r w:rsidRPr="00E235FE">
        <w:t>số</w:t>
      </w:r>
      <w:proofErr w:type="spellEnd"/>
      <w:r w:rsidRPr="00E235FE">
        <w:t xml:space="preserve"> </w:t>
      </w:r>
      <w:proofErr w:type="spellStart"/>
      <w:r w:rsidRPr="00E235FE">
        <w:t>khác</w:t>
      </w:r>
      <w:proofErr w:type="spellEnd"/>
      <w:r w:rsidRPr="00E235FE">
        <w:t xml:space="preserve"> </w:t>
      </w:r>
      <w:proofErr w:type="spellStart"/>
      <w:r w:rsidRPr="00E235FE">
        <w:t>nhau</w:t>
      </w:r>
      <w:proofErr w:type="spellEnd"/>
      <w:r w:rsidRPr="00E235FE">
        <w:t>.</w:t>
      </w:r>
    </w:p>
    <w:p w14:paraId="3D28C5ED" w14:textId="29BE7D29" w:rsidR="00D818B8" w:rsidRPr="009A292A" w:rsidRDefault="00D818B8" w:rsidP="007940AB">
      <w:pPr>
        <w:spacing w:line="360" w:lineRule="auto"/>
        <w:ind w:left="1080"/>
        <w:jc w:val="both"/>
      </w:pPr>
      <w:r>
        <w:rPr>
          <w:rFonts w:ascii="Symbol" w:eastAsia="Symbol" w:hAnsi="Symbol" w:cs="Symbol"/>
        </w:rPr>
        <w:sym w:font="Symbol" w:char="F0AE"/>
      </w:r>
      <w:r w:rsidR="00B5594C">
        <w:t xml:space="preserve"> Tham </w:t>
      </w:r>
      <w:proofErr w:type="spellStart"/>
      <w:r w:rsidR="00B5594C">
        <w:t>số</w:t>
      </w:r>
      <w:proofErr w:type="spellEnd"/>
      <w:r w:rsidR="00B5594C">
        <w:t xml:space="preserve"> </w:t>
      </w:r>
      <w:proofErr w:type="spellStart"/>
      <w:r w:rsidR="00B5594C">
        <w:t>tối</w:t>
      </w:r>
      <w:proofErr w:type="spellEnd"/>
      <w:r w:rsidR="00B5594C">
        <w:t xml:space="preserve"> </w:t>
      </w:r>
      <w:proofErr w:type="spellStart"/>
      <w:r w:rsidR="00B5594C">
        <w:t>ưu</w:t>
      </w:r>
      <w:proofErr w:type="spellEnd"/>
      <w:r w:rsidR="00B5594C">
        <w:t xml:space="preserve"> </w:t>
      </w:r>
      <w:proofErr w:type="spellStart"/>
      <w:r w:rsidR="00B5594C">
        <w:t>được</w:t>
      </w:r>
      <w:proofErr w:type="spellEnd"/>
      <w:r w:rsidR="00B5594C">
        <w:t xml:space="preserve"> </w:t>
      </w:r>
      <w:proofErr w:type="spellStart"/>
      <w:r w:rsidR="00B5594C">
        <w:t>tìm</w:t>
      </w:r>
      <w:proofErr w:type="spellEnd"/>
      <w:r w:rsidR="00B5594C">
        <w:t xml:space="preserve"> </w:t>
      </w:r>
      <w:proofErr w:type="spellStart"/>
      <w:r w:rsidR="00B5594C">
        <w:t>thấy</w:t>
      </w:r>
      <w:proofErr w:type="spellEnd"/>
      <w:r w:rsidR="00B5594C">
        <w:t xml:space="preserve"> </w:t>
      </w:r>
      <w:r w:rsidR="00031E42" w:rsidRPr="00031E42">
        <w:t>'C': 10, 'penalty': 'l2', 'solver': '</w:t>
      </w:r>
      <w:proofErr w:type="spellStart"/>
      <w:r w:rsidR="00031E42" w:rsidRPr="00031E42">
        <w:t>liblinear</w:t>
      </w:r>
      <w:proofErr w:type="spellEnd"/>
      <w:r w:rsidR="00031E42" w:rsidRPr="00031E42">
        <w:t>'</w:t>
      </w:r>
    </w:p>
    <w:p w14:paraId="37E80045" w14:textId="0A34710D" w:rsidR="00C216D4" w:rsidRDefault="00C216D4" w:rsidP="007940AB">
      <w:pPr>
        <w:spacing w:line="360" w:lineRule="auto"/>
        <w:ind w:left="1080"/>
        <w:jc w:val="both"/>
      </w:pPr>
      <w:r w:rsidRPr="00C216D4">
        <w:rPr>
          <w:noProof/>
        </w:rPr>
        <w:lastRenderedPageBreak/>
        <w:drawing>
          <wp:inline distT="0" distB="0" distL="0" distR="0" wp14:anchorId="18E1B8BF" wp14:editId="12BE82D4">
            <wp:extent cx="5563376" cy="2448267"/>
            <wp:effectExtent l="0" t="0" r="0" b="9525"/>
            <wp:docPr id="9878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439" name="Picture 1" descr="A screenshot of a computer program&#10;&#10;Description automatically generated"/>
                    <pic:cNvPicPr/>
                  </pic:nvPicPr>
                  <pic:blipFill>
                    <a:blip r:embed="rId30"/>
                    <a:stretch>
                      <a:fillRect/>
                    </a:stretch>
                  </pic:blipFill>
                  <pic:spPr>
                    <a:xfrm>
                      <a:off x="0" y="0"/>
                      <a:ext cx="5563376" cy="2448267"/>
                    </a:xfrm>
                    <a:prstGeom prst="rect">
                      <a:avLst/>
                    </a:prstGeom>
                  </pic:spPr>
                </pic:pic>
              </a:graphicData>
            </a:graphic>
          </wp:inline>
        </w:drawing>
      </w:r>
    </w:p>
    <w:p w14:paraId="720F61A3" w14:textId="1D21E078" w:rsidR="00C216D4" w:rsidRPr="009A292A" w:rsidRDefault="00C216D4" w:rsidP="007940AB">
      <w:pPr>
        <w:spacing w:line="360" w:lineRule="auto"/>
        <w:ind w:left="1080"/>
        <w:jc w:val="both"/>
      </w:pPr>
      <w:r>
        <w:t xml:space="preserve">Tiến </w:t>
      </w:r>
      <w:proofErr w:type="spellStart"/>
      <w:r>
        <w:t>hành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rsidR="001F389A">
        <w:t>đưa</w:t>
      </w:r>
      <w:proofErr w:type="spellEnd"/>
      <w:r w:rsidR="001F389A">
        <w:t xml:space="preserve"> </w:t>
      </w:r>
      <w:proofErr w:type="spellStart"/>
      <w:r w:rsidR="001F389A">
        <w:t>ra</w:t>
      </w:r>
      <w:proofErr w:type="spellEnd"/>
      <w:r w:rsidR="001F389A">
        <w:t xml:space="preserve"> </w:t>
      </w:r>
      <w:proofErr w:type="spellStart"/>
      <w:r w:rsidR="001F389A">
        <w:t>độ</w:t>
      </w:r>
      <w:proofErr w:type="spellEnd"/>
      <w:r w:rsidR="001F389A">
        <w:t xml:space="preserve"> </w:t>
      </w:r>
      <w:proofErr w:type="spellStart"/>
      <w:r w:rsidR="001F389A">
        <w:t>chính</w:t>
      </w:r>
      <w:proofErr w:type="spellEnd"/>
      <w:r w:rsidR="001F389A">
        <w:t xml:space="preserve"> </w:t>
      </w:r>
      <w:proofErr w:type="spellStart"/>
      <w:r w:rsidR="001F389A">
        <w:t>xác</w:t>
      </w:r>
      <w:proofErr w:type="spellEnd"/>
      <w:r w:rsidR="001F389A">
        <w:t xml:space="preserve"> </w:t>
      </w:r>
      <w:proofErr w:type="spellStart"/>
      <w:r w:rsidR="001F389A">
        <w:t>của</w:t>
      </w:r>
      <w:proofErr w:type="spellEnd"/>
      <w:r w:rsidR="001F389A">
        <w:t xml:space="preserve"> </w:t>
      </w:r>
      <w:proofErr w:type="spellStart"/>
      <w:r w:rsidR="001504E2">
        <w:t>mô</w:t>
      </w:r>
      <w:proofErr w:type="spellEnd"/>
      <w:r w:rsidR="001504E2">
        <w:t xml:space="preserve"> </w:t>
      </w:r>
      <w:proofErr w:type="spellStart"/>
      <w:r w:rsidR="001504E2">
        <w:t>hình</w:t>
      </w:r>
      <w:proofErr w:type="spellEnd"/>
    </w:p>
    <w:p w14:paraId="423794EF" w14:textId="35530CE6" w:rsidR="004A654E" w:rsidRDefault="004A654E" w:rsidP="007940AB">
      <w:pPr>
        <w:spacing w:line="360" w:lineRule="auto"/>
        <w:ind w:left="1080"/>
        <w:jc w:val="both"/>
      </w:pPr>
      <w:r w:rsidRPr="004A654E">
        <w:rPr>
          <w:noProof/>
        </w:rPr>
        <w:drawing>
          <wp:inline distT="0" distB="0" distL="0" distR="0" wp14:anchorId="4E229172" wp14:editId="73D4F8F4">
            <wp:extent cx="5582429" cy="2219635"/>
            <wp:effectExtent l="0" t="0" r="0" b="9525"/>
            <wp:docPr id="52672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20663" name="Picture 1" descr="A screenshot of a computer&#10;&#10;Description automatically generated"/>
                    <pic:cNvPicPr/>
                  </pic:nvPicPr>
                  <pic:blipFill>
                    <a:blip r:embed="rId31"/>
                    <a:stretch>
                      <a:fillRect/>
                    </a:stretch>
                  </pic:blipFill>
                  <pic:spPr>
                    <a:xfrm>
                      <a:off x="0" y="0"/>
                      <a:ext cx="5582429" cy="2219635"/>
                    </a:xfrm>
                    <a:prstGeom prst="rect">
                      <a:avLst/>
                    </a:prstGeom>
                  </pic:spPr>
                </pic:pic>
              </a:graphicData>
            </a:graphic>
          </wp:inline>
        </w:drawing>
      </w:r>
    </w:p>
    <w:p w14:paraId="794B5F43" w14:textId="2AA806A6" w:rsidR="00724282" w:rsidRPr="00724282" w:rsidRDefault="00724282" w:rsidP="003968A7">
      <w:pPr>
        <w:pStyle w:val="ListParagraph"/>
        <w:numPr>
          <w:ilvl w:val="0"/>
          <w:numId w:val="68"/>
        </w:numPr>
        <w:spacing w:line="360" w:lineRule="auto"/>
        <w:jc w:val="both"/>
      </w:pPr>
      <w:proofErr w:type="spellStart"/>
      <w:r w:rsidRPr="00724282">
        <w:t>Mô</w:t>
      </w:r>
      <w:proofErr w:type="spellEnd"/>
      <w:r w:rsidRPr="00724282">
        <w:t xml:space="preserve"> </w:t>
      </w:r>
      <w:proofErr w:type="spellStart"/>
      <w:r w:rsidRPr="00724282">
        <w:t>hình</w:t>
      </w:r>
      <w:proofErr w:type="spellEnd"/>
      <w:r w:rsidRPr="00724282">
        <w:t xml:space="preserve"> </w:t>
      </w:r>
      <w:proofErr w:type="spellStart"/>
      <w:r w:rsidRPr="00724282">
        <w:t>đạt</w:t>
      </w:r>
      <w:proofErr w:type="spellEnd"/>
      <w:r w:rsidRPr="00724282">
        <w:t xml:space="preserve"> </w:t>
      </w:r>
      <w:proofErr w:type="spellStart"/>
      <w:r w:rsidRPr="00724282">
        <w:rPr>
          <w:b/>
          <w:bCs/>
        </w:rPr>
        <w:t>hiệu</w:t>
      </w:r>
      <w:proofErr w:type="spellEnd"/>
      <w:r w:rsidRPr="00724282">
        <w:rPr>
          <w:b/>
          <w:bCs/>
        </w:rPr>
        <w:t xml:space="preserve"> </w:t>
      </w:r>
      <w:proofErr w:type="spellStart"/>
      <w:r w:rsidRPr="00724282">
        <w:rPr>
          <w:b/>
          <w:bCs/>
        </w:rPr>
        <w:t>suất</w:t>
      </w:r>
      <w:proofErr w:type="spellEnd"/>
      <w:r w:rsidRPr="00724282">
        <w:rPr>
          <w:b/>
          <w:bCs/>
        </w:rPr>
        <w:t xml:space="preserve"> </w:t>
      </w:r>
      <w:proofErr w:type="spellStart"/>
      <w:r w:rsidRPr="00724282">
        <w:rPr>
          <w:b/>
          <w:bCs/>
        </w:rPr>
        <w:t>rất</w:t>
      </w:r>
      <w:proofErr w:type="spellEnd"/>
      <w:r w:rsidRPr="00724282">
        <w:rPr>
          <w:b/>
          <w:bCs/>
        </w:rPr>
        <w:t xml:space="preserve"> </w:t>
      </w:r>
      <w:proofErr w:type="spellStart"/>
      <w:r w:rsidRPr="00724282">
        <w:rPr>
          <w:b/>
          <w:bCs/>
        </w:rPr>
        <w:t>cao</w:t>
      </w:r>
      <w:proofErr w:type="spellEnd"/>
      <w:r w:rsidRPr="00724282">
        <w:t xml:space="preserve"> </w:t>
      </w:r>
      <w:proofErr w:type="spellStart"/>
      <w:r w:rsidRPr="00724282">
        <w:t>trên</w:t>
      </w:r>
      <w:proofErr w:type="spellEnd"/>
      <w:r w:rsidRPr="00724282">
        <w:t xml:space="preserve"> </w:t>
      </w:r>
      <w:proofErr w:type="spellStart"/>
      <w:r w:rsidRPr="00724282">
        <w:t>lớp</w:t>
      </w:r>
      <w:proofErr w:type="spellEnd"/>
      <w:r w:rsidRPr="00724282">
        <w:t xml:space="preserve"> 0 </w:t>
      </w:r>
      <w:proofErr w:type="spellStart"/>
      <w:r w:rsidRPr="00724282">
        <w:t>với</w:t>
      </w:r>
      <w:proofErr w:type="spellEnd"/>
      <w:r w:rsidRPr="00724282">
        <w:t xml:space="preserve"> </w:t>
      </w:r>
      <w:proofErr w:type="spellStart"/>
      <w:r w:rsidRPr="00724282">
        <w:t>độ</w:t>
      </w:r>
      <w:proofErr w:type="spellEnd"/>
      <w:r w:rsidRPr="00724282">
        <w:t xml:space="preserve"> </w:t>
      </w:r>
      <w:proofErr w:type="spellStart"/>
      <w:r w:rsidRPr="00724282">
        <w:t>chính</w:t>
      </w:r>
      <w:proofErr w:type="spellEnd"/>
      <w:r w:rsidRPr="00724282">
        <w:t xml:space="preserve"> </w:t>
      </w:r>
      <w:proofErr w:type="spellStart"/>
      <w:r w:rsidRPr="00724282">
        <w:t>xác</w:t>
      </w:r>
      <w:proofErr w:type="spellEnd"/>
      <w:r w:rsidRPr="00724282">
        <w:t xml:space="preserve"> </w:t>
      </w:r>
      <w:proofErr w:type="spellStart"/>
      <w:r w:rsidRPr="00724282">
        <w:t>gần</w:t>
      </w:r>
      <w:proofErr w:type="spellEnd"/>
      <w:r w:rsidRPr="00724282">
        <w:t xml:space="preserve"> </w:t>
      </w:r>
      <w:proofErr w:type="spellStart"/>
      <w:r w:rsidRPr="00724282">
        <w:t>như</w:t>
      </w:r>
      <w:proofErr w:type="spellEnd"/>
      <w:r w:rsidRPr="00724282">
        <w:t xml:space="preserve"> </w:t>
      </w:r>
      <w:proofErr w:type="spellStart"/>
      <w:r w:rsidRPr="00724282">
        <w:t>tuyệt</w:t>
      </w:r>
      <w:proofErr w:type="spellEnd"/>
      <w:r w:rsidRPr="00724282">
        <w:t xml:space="preserve"> </w:t>
      </w:r>
      <w:proofErr w:type="spellStart"/>
      <w:r w:rsidRPr="00724282">
        <w:t>đối</w:t>
      </w:r>
      <w:proofErr w:type="spellEnd"/>
      <w:r>
        <w:t xml:space="preserve"> (0,99</w:t>
      </w:r>
      <w:r w:rsidR="000F468F">
        <w:t>)</w:t>
      </w:r>
      <w:r w:rsidR="005D5AC8">
        <w:t xml:space="preserve">. </w:t>
      </w:r>
      <w:proofErr w:type="spellStart"/>
      <w:r w:rsidR="005D5AC8" w:rsidRPr="005D5AC8">
        <w:rPr>
          <w:b/>
          <w:bCs/>
        </w:rPr>
        <w:t>Với</w:t>
      </w:r>
      <w:proofErr w:type="spellEnd"/>
      <w:r w:rsidR="005D5AC8" w:rsidRPr="005D5AC8">
        <w:rPr>
          <w:b/>
          <w:bCs/>
        </w:rPr>
        <w:t xml:space="preserve"> </w:t>
      </w:r>
      <w:proofErr w:type="spellStart"/>
      <w:r w:rsidR="005D5AC8" w:rsidRPr="005D5AC8">
        <w:rPr>
          <w:b/>
          <w:bCs/>
        </w:rPr>
        <w:t>lớp</w:t>
      </w:r>
      <w:proofErr w:type="spellEnd"/>
      <w:r w:rsidR="005D5AC8" w:rsidRPr="005D5AC8">
        <w:rPr>
          <w:b/>
          <w:bCs/>
        </w:rPr>
        <w:t xml:space="preserve"> 1</w:t>
      </w:r>
      <w:r w:rsidR="005D5AC8" w:rsidRPr="005D5AC8">
        <w:t xml:space="preserve">, </w:t>
      </w:r>
      <w:proofErr w:type="spellStart"/>
      <w:r w:rsidR="005D5AC8" w:rsidRPr="005D5AC8">
        <w:t>dù</w:t>
      </w:r>
      <w:proofErr w:type="spellEnd"/>
      <w:r w:rsidR="005D5AC8" w:rsidRPr="005D5AC8">
        <w:t xml:space="preserve"> </w:t>
      </w:r>
      <w:r w:rsidR="005D5AC8" w:rsidRPr="005D5AC8">
        <w:rPr>
          <w:b/>
          <w:bCs/>
        </w:rPr>
        <w:t>Precision</w:t>
      </w:r>
      <w:r w:rsidR="005D5AC8" w:rsidRPr="005D5AC8">
        <w:t xml:space="preserve"> </w:t>
      </w:r>
      <w:proofErr w:type="spellStart"/>
      <w:r w:rsidR="005D5AC8" w:rsidRPr="005D5AC8">
        <w:t>rất</w:t>
      </w:r>
      <w:proofErr w:type="spellEnd"/>
      <w:r w:rsidR="005D5AC8" w:rsidRPr="005D5AC8">
        <w:t xml:space="preserve"> </w:t>
      </w:r>
      <w:proofErr w:type="spellStart"/>
      <w:r w:rsidR="005D5AC8" w:rsidRPr="005D5AC8">
        <w:t>cao</w:t>
      </w:r>
      <w:proofErr w:type="spellEnd"/>
      <w:r w:rsidR="005D5AC8" w:rsidRPr="005D5AC8">
        <w:t xml:space="preserve"> (1.00), </w:t>
      </w:r>
      <w:proofErr w:type="spellStart"/>
      <w:r w:rsidR="005D5AC8" w:rsidRPr="005D5AC8">
        <w:t>mô</w:t>
      </w:r>
      <w:proofErr w:type="spellEnd"/>
      <w:r w:rsidR="005D5AC8" w:rsidRPr="005D5AC8">
        <w:t xml:space="preserve"> </w:t>
      </w:r>
      <w:proofErr w:type="spellStart"/>
      <w:r w:rsidR="005D5AC8" w:rsidRPr="005D5AC8">
        <w:t>hình</w:t>
      </w:r>
      <w:proofErr w:type="spellEnd"/>
      <w:r w:rsidR="005D5AC8" w:rsidRPr="005D5AC8">
        <w:t xml:space="preserve"> </w:t>
      </w:r>
      <w:proofErr w:type="spellStart"/>
      <w:r w:rsidR="005D5AC8" w:rsidRPr="005D5AC8">
        <w:t>chỉ</w:t>
      </w:r>
      <w:proofErr w:type="spellEnd"/>
      <w:r w:rsidR="005D5AC8" w:rsidRPr="005D5AC8">
        <w:t xml:space="preserve"> </w:t>
      </w:r>
      <w:proofErr w:type="spellStart"/>
      <w:r w:rsidR="005D5AC8" w:rsidRPr="005D5AC8">
        <w:t>đạt</w:t>
      </w:r>
      <w:proofErr w:type="spellEnd"/>
      <w:r w:rsidR="005D5AC8" w:rsidRPr="005D5AC8">
        <w:t xml:space="preserve"> </w:t>
      </w:r>
      <w:r w:rsidR="005D5AC8" w:rsidRPr="005D5AC8">
        <w:rPr>
          <w:b/>
          <w:bCs/>
        </w:rPr>
        <w:t>Recall</w:t>
      </w:r>
      <w:r w:rsidR="005D5AC8" w:rsidRPr="005D5AC8">
        <w:t xml:space="preserve"> </w:t>
      </w:r>
      <w:proofErr w:type="spellStart"/>
      <w:r w:rsidR="005D5AC8" w:rsidRPr="005D5AC8">
        <w:t>là</w:t>
      </w:r>
      <w:proofErr w:type="spellEnd"/>
      <w:r w:rsidR="005D5AC8" w:rsidRPr="005D5AC8">
        <w:t xml:space="preserve"> 0.14, </w:t>
      </w:r>
      <w:proofErr w:type="spellStart"/>
      <w:r w:rsidR="005D5AC8" w:rsidRPr="005D5AC8">
        <w:t>điều</w:t>
      </w:r>
      <w:proofErr w:type="spellEnd"/>
      <w:r w:rsidR="005D5AC8" w:rsidRPr="005D5AC8">
        <w:t xml:space="preserve"> </w:t>
      </w:r>
      <w:proofErr w:type="spellStart"/>
      <w:r w:rsidR="005D5AC8" w:rsidRPr="005D5AC8">
        <w:t>này</w:t>
      </w:r>
      <w:proofErr w:type="spellEnd"/>
      <w:r w:rsidR="005D5AC8" w:rsidRPr="005D5AC8">
        <w:t xml:space="preserve"> </w:t>
      </w:r>
      <w:proofErr w:type="spellStart"/>
      <w:r w:rsidR="005D5AC8" w:rsidRPr="005D5AC8">
        <w:t>chỉ</w:t>
      </w:r>
      <w:proofErr w:type="spellEnd"/>
      <w:r w:rsidR="005D5AC8" w:rsidRPr="005D5AC8">
        <w:t xml:space="preserve"> </w:t>
      </w:r>
      <w:proofErr w:type="spellStart"/>
      <w:r w:rsidR="005D5AC8" w:rsidRPr="005D5AC8">
        <w:t>ra</w:t>
      </w:r>
      <w:proofErr w:type="spellEnd"/>
      <w:r w:rsidR="005D5AC8" w:rsidRPr="005D5AC8">
        <w:t xml:space="preserve"> </w:t>
      </w:r>
      <w:proofErr w:type="spellStart"/>
      <w:r w:rsidR="005D5AC8" w:rsidRPr="005D5AC8">
        <w:t>rằng</w:t>
      </w:r>
      <w:proofErr w:type="spellEnd"/>
      <w:r w:rsidR="005D5AC8" w:rsidRPr="005D5AC8">
        <w:t xml:space="preserve"> </w:t>
      </w:r>
      <w:proofErr w:type="spellStart"/>
      <w:r w:rsidR="005D5AC8" w:rsidRPr="005D5AC8">
        <w:t>mô</w:t>
      </w:r>
      <w:proofErr w:type="spellEnd"/>
      <w:r w:rsidR="005D5AC8" w:rsidRPr="005D5AC8">
        <w:t xml:space="preserve"> </w:t>
      </w:r>
      <w:proofErr w:type="spellStart"/>
      <w:r w:rsidR="005D5AC8" w:rsidRPr="005D5AC8">
        <w:t>hình</w:t>
      </w:r>
      <w:proofErr w:type="spellEnd"/>
      <w:r w:rsidR="005D5AC8" w:rsidRPr="005D5AC8">
        <w:t xml:space="preserve"> </w:t>
      </w:r>
      <w:proofErr w:type="spellStart"/>
      <w:r w:rsidR="005D5AC8" w:rsidRPr="005D5AC8">
        <w:t>đã</w:t>
      </w:r>
      <w:proofErr w:type="spellEnd"/>
      <w:r w:rsidR="005D5AC8" w:rsidRPr="005D5AC8">
        <w:t xml:space="preserve"> </w:t>
      </w:r>
      <w:proofErr w:type="spellStart"/>
      <w:r w:rsidR="005D5AC8" w:rsidRPr="005D5AC8">
        <w:t>bỏ</w:t>
      </w:r>
      <w:proofErr w:type="spellEnd"/>
      <w:r w:rsidR="005D5AC8" w:rsidRPr="005D5AC8">
        <w:t xml:space="preserve"> </w:t>
      </w:r>
      <w:proofErr w:type="spellStart"/>
      <w:r w:rsidR="005D5AC8" w:rsidRPr="005D5AC8">
        <w:t>sót</w:t>
      </w:r>
      <w:proofErr w:type="spellEnd"/>
      <w:r w:rsidR="005D5AC8" w:rsidRPr="005D5AC8">
        <w:t xml:space="preserve"> </w:t>
      </w:r>
      <w:proofErr w:type="spellStart"/>
      <w:r w:rsidR="005D5AC8" w:rsidRPr="005D5AC8">
        <w:t>phần</w:t>
      </w:r>
      <w:proofErr w:type="spellEnd"/>
      <w:r w:rsidR="005D5AC8" w:rsidRPr="005D5AC8">
        <w:t xml:space="preserve"> </w:t>
      </w:r>
      <w:proofErr w:type="spellStart"/>
      <w:r w:rsidR="005D5AC8" w:rsidRPr="005D5AC8">
        <w:t>lớn</w:t>
      </w:r>
      <w:proofErr w:type="spellEnd"/>
      <w:r w:rsidR="005D5AC8" w:rsidRPr="005D5AC8">
        <w:t xml:space="preserve"> </w:t>
      </w:r>
      <w:proofErr w:type="spellStart"/>
      <w:r w:rsidR="005D5AC8" w:rsidRPr="005D5AC8">
        <w:t>các</w:t>
      </w:r>
      <w:proofErr w:type="spellEnd"/>
      <w:r w:rsidR="005D5AC8" w:rsidRPr="005D5AC8">
        <w:t xml:space="preserve"> </w:t>
      </w:r>
      <w:proofErr w:type="spellStart"/>
      <w:r w:rsidR="005D5AC8" w:rsidRPr="005D5AC8">
        <w:t>mẫu</w:t>
      </w:r>
      <w:proofErr w:type="spellEnd"/>
      <w:r w:rsidR="005D5AC8" w:rsidRPr="005D5AC8">
        <w:t xml:space="preserve"> </w:t>
      </w:r>
      <w:proofErr w:type="spellStart"/>
      <w:r w:rsidR="005D5AC8" w:rsidRPr="005D5AC8">
        <w:t>thuộc</w:t>
      </w:r>
      <w:proofErr w:type="spellEnd"/>
      <w:r w:rsidR="005D5AC8" w:rsidRPr="005D5AC8">
        <w:t xml:space="preserve"> </w:t>
      </w:r>
      <w:proofErr w:type="spellStart"/>
      <w:r w:rsidR="005D5AC8" w:rsidRPr="005D5AC8">
        <w:t>lớp</w:t>
      </w:r>
      <w:proofErr w:type="spellEnd"/>
      <w:r w:rsidR="005D5AC8" w:rsidRPr="005D5AC8">
        <w:t xml:space="preserve"> 1. </w:t>
      </w:r>
      <w:proofErr w:type="spellStart"/>
      <w:r w:rsidR="005D5AC8" w:rsidRPr="005D5AC8">
        <w:t>Dù</w:t>
      </w:r>
      <w:proofErr w:type="spellEnd"/>
      <w:r w:rsidR="005D5AC8" w:rsidRPr="005D5AC8">
        <w:t xml:space="preserve"> </w:t>
      </w:r>
      <w:proofErr w:type="spellStart"/>
      <w:r w:rsidR="005D5AC8" w:rsidRPr="005D5AC8">
        <w:t>khi</w:t>
      </w:r>
      <w:proofErr w:type="spellEnd"/>
      <w:r w:rsidR="005D5AC8" w:rsidRPr="005D5AC8">
        <w:t xml:space="preserve"> </w:t>
      </w:r>
      <w:proofErr w:type="spellStart"/>
      <w:r w:rsidR="005D5AC8" w:rsidRPr="005D5AC8">
        <w:t>dự</w:t>
      </w:r>
      <w:proofErr w:type="spellEnd"/>
      <w:r w:rsidR="005D5AC8" w:rsidRPr="005D5AC8">
        <w:t xml:space="preserve"> </w:t>
      </w:r>
      <w:proofErr w:type="spellStart"/>
      <w:r w:rsidR="005D5AC8" w:rsidRPr="005D5AC8">
        <w:t>đoán</w:t>
      </w:r>
      <w:proofErr w:type="spellEnd"/>
      <w:r w:rsidR="005D5AC8" w:rsidRPr="005D5AC8">
        <w:t xml:space="preserve"> </w:t>
      </w:r>
      <w:proofErr w:type="spellStart"/>
      <w:r w:rsidR="005D5AC8" w:rsidRPr="005D5AC8">
        <w:t>lớp</w:t>
      </w:r>
      <w:proofErr w:type="spellEnd"/>
      <w:r w:rsidR="005D5AC8" w:rsidRPr="005D5AC8">
        <w:t xml:space="preserve"> 1, </w:t>
      </w:r>
      <w:proofErr w:type="spellStart"/>
      <w:r w:rsidR="005D5AC8" w:rsidRPr="005D5AC8">
        <w:t>mô</w:t>
      </w:r>
      <w:proofErr w:type="spellEnd"/>
      <w:r w:rsidR="005D5AC8" w:rsidRPr="005D5AC8">
        <w:t xml:space="preserve"> </w:t>
      </w:r>
      <w:proofErr w:type="spellStart"/>
      <w:r w:rsidR="005D5AC8" w:rsidRPr="005D5AC8">
        <w:t>hình</w:t>
      </w:r>
      <w:proofErr w:type="spellEnd"/>
      <w:r w:rsidR="005D5AC8" w:rsidRPr="005D5AC8">
        <w:t xml:space="preserve"> </w:t>
      </w:r>
      <w:proofErr w:type="spellStart"/>
      <w:r w:rsidR="005D5AC8" w:rsidRPr="005D5AC8">
        <w:t>không</w:t>
      </w:r>
      <w:proofErr w:type="spellEnd"/>
      <w:r w:rsidR="005D5AC8" w:rsidRPr="005D5AC8">
        <w:t xml:space="preserve"> </w:t>
      </w:r>
      <w:proofErr w:type="spellStart"/>
      <w:r w:rsidR="005D5AC8" w:rsidRPr="005D5AC8">
        <w:t>mắc</w:t>
      </w:r>
      <w:proofErr w:type="spellEnd"/>
      <w:r w:rsidR="005D5AC8" w:rsidRPr="005D5AC8">
        <w:t xml:space="preserve"> </w:t>
      </w:r>
      <w:proofErr w:type="spellStart"/>
      <w:r w:rsidR="005D5AC8" w:rsidRPr="005D5AC8">
        <w:t>lỗi</w:t>
      </w:r>
      <w:proofErr w:type="spellEnd"/>
      <w:r w:rsidR="005D5AC8" w:rsidRPr="005D5AC8">
        <w:t xml:space="preserve">, </w:t>
      </w:r>
      <w:proofErr w:type="spellStart"/>
      <w:r w:rsidR="005D5AC8" w:rsidRPr="005D5AC8">
        <w:t>nhưng</w:t>
      </w:r>
      <w:proofErr w:type="spellEnd"/>
      <w:r w:rsidR="005D5AC8" w:rsidRPr="005D5AC8">
        <w:t xml:space="preserve"> </w:t>
      </w:r>
      <w:proofErr w:type="spellStart"/>
      <w:r w:rsidR="005D5AC8" w:rsidRPr="005D5AC8">
        <w:t>khả</w:t>
      </w:r>
      <w:proofErr w:type="spellEnd"/>
      <w:r w:rsidR="005D5AC8" w:rsidRPr="005D5AC8">
        <w:t xml:space="preserve"> </w:t>
      </w:r>
      <w:proofErr w:type="spellStart"/>
      <w:r w:rsidR="005D5AC8" w:rsidRPr="005D5AC8">
        <w:t>năng</w:t>
      </w:r>
      <w:proofErr w:type="spellEnd"/>
      <w:r w:rsidR="005D5AC8" w:rsidRPr="005D5AC8">
        <w:t xml:space="preserve"> </w:t>
      </w:r>
      <w:proofErr w:type="spellStart"/>
      <w:r w:rsidR="005D5AC8" w:rsidRPr="005D5AC8">
        <w:t>nhận</w:t>
      </w:r>
      <w:proofErr w:type="spellEnd"/>
      <w:r w:rsidR="005D5AC8" w:rsidRPr="005D5AC8">
        <w:t xml:space="preserve"> </w:t>
      </w:r>
      <w:proofErr w:type="spellStart"/>
      <w:r w:rsidR="005D5AC8" w:rsidRPr="005D5AC8">
        <w:t>diện</w:t>
      </w:r>
      <w:proofErr w:type="spellEnd"/>
      <w:r w:rsidR="005D5AC8" w:rsidRPr="005D5AC8">
        <w:t xml:space="preserve"> </w:t>
      </w:r>
      <w:proofErr w:type="spellStart"/>
      <w:r w:rsidR="005D5AC8" w:rsidRPr="005D5AC8">
        <w:t>các</w:t>
      </w:r>
      <w:proofErr w:type="spellEnd"/>
      <w:r w:rsidR="005D5AC8" w:rsidRPr="005D5AC8">
        <w:t xml:space="preserve"> </w:t>
      </w:r>
      <w:proofErr w:type="spellStart"/>
      <w:r w:rsidR="005D5AC8" w:rsidRPr="005D5AC8">
        <w:t>mẫu</w:t>
      </w:r>
      <w:proofErr w:type="spellEnd"/>
      <w:r w:rsidR="005D5AC8" w:rsidRPr="005D5AC8">
        <w:t xml:space="preserve"> </w:t>
      </w:r>
      <w:proofErr w:type="spellStart"/>
      <w:r w:rsidR="005D5AC8" w:rsidRPr="005D5AC8">
        <w:t>lớp</w:t>
      </w:r>
      <w:proofErr w:type="spellEnd"/>
      <w:r w:rsidR="005D5AC8" w:rsidRPr="005D5AC8">
        <w:t xml:space="preserve"> 1 </w:t>
      </w:r>
      <w:proofErr w:type="spellStart"/>
      <w:r w:rsidR="005D5AC8" w:rsidRPr="005D5AC8">
        <w:t>lại</w:t>
      </w:r>
      <w:proofErr w:type="spellEnd"/>
      <w:r w:rsidR="005D5AC8" w:rsidRPr="005D5AC8">
        <w:t xml:space="preserve"> </w:t>
      </w:r>
      <w:proofErr w:type="spellStart"/>
      <w:r w:rsidR="005D5AC8" w:rsidRPr="005D5AC8">
        <w:t>rất</w:t>
      </w:r>
      <w:proofErr w:type="spellEnd"/>
      <w:r w:rsidR="005D5AC8" w:rsidRPr="005D5AC8">
        <w:t xml:space="preserve"> </w:t>
      </w:r>
      <w:proofErr w:type="spellStart"/>
      <w:r w:rsidR="005D5AC8" w:rsidRPr="005D5AC8">
        <w:t>kém</w:t>
      </w:r>
      <w:proofErr w:type="spellEnd"/>
      <w:r w:rsidR="005D5AC8" w:rsidRPr="005D5AC8">
        <w:t xml:space="preserve">. </w:t>
      </w:r>
      <w:r w:rsidR="005D5AC8" w:rsidRPr="005D5AC8">
        <w:rPr>
          <w:b/>
          <w:bCs/>
        </w:rPr>
        <w:t>F1-score</w:t>
      </w:r>
      <w:r w:rsidR="005D5AC8" w:rsidRPr="005D5AC8">
        <w:t xml:space="preserve"> </w:t>
      </w:r>
      <w:proofErr w:type="spellStart"/>
      <w:r w:rsidR="005D5AC8" w:rsidRPr="005D5AC8">
        <w:t>cho</w:t>
      </w:r>
      <w:proofErr w:type="spellEnd"/>
      <w:r w:rsidR="005D5AC8" w:rsidRPr="005D5AC8">
        <w:t xml:space="preserve"> </w:t>
      </w:r>
      <w:proofErr w:type="spellStart"/>
      <w:r w:rsidR="005D5AC8" w:rsidRPr="005D5AC8">
        <w:t>lớp</w:t>
      </w:r>
      <w:proofErr w:type="spellEnd"/>
      <w:r w:rsidR="005D5AC8" w:rsidRPr="005D5AC8">
        <w:t xml:space="preserve"> </w:t>
      </w:r>
      <w:proofErr w:type="spellStart"/>
      <w:r w:rsidR="005D5AC8" w:rsidRPr="005D5AC8">
        <w:t>này</w:t>
      </w:r>
      <w:proofErr w:type="spellEnd"/>
      <w:r w:rsidR="005D5AC8" w:rsidRPr="005D5AC8">
        <w:t xml:space="preserve"> </w:t>
      </w:r>
      <w:proofErr w:type="spellStart"/>
      <w:r w:rsidR="005D5AC8" w:rsidRPr="005D5AC8">
        <w:t>chỉ</w:t>
      </w:r>
      <w:proofErr w:type="spellEnd"/>
      <w:r w:rsidR="005D5AC8" w:rsidRPr="005D5AC8">
        <w:t xml:space="preserve"> </w:t>
      </w:r>
      <w:proofErr w:type="spellStart"/>
      <w:r w:rsidR="005D5AC8" w:rsidRPr="005D5AC8">
        <w:t>đạt</w:t>
      </w:r>
      <w:proofErr w:type="spellEnd"/>
      <w:r w:rsidR="005D5AC8" w:rsidRPr="005D5AC8">
        <w:t xml:space="preserve"> 0.24, </w:t>
      </w:r>
      <w:proofErr w:type="spellStart"/>
      <w:r w:rsidR="005D5AC8" w:rsidRPr="005D5AC8">
        <w:t>thấp</w:t>
      </w:r>
      <w:proofErr w:type="spellEnd"/>
      <w:r w:rsidR="005D5AC8" w:rsidRPr="005D5AC8">
        <w:t xml:space="preserve"> </w:t>
      </w:r>
      <w:proofErr w:type="spellStart"/>
      <w:r w:rsidR="005D5AC8" w:rsidRPr="005D5AC8">
        <w:t>hơn</w:t>
      </w:r>
      <w:proofErr w:type="spellEnd"/>
      <w:r w:rsidR="005D5AC8" w:rsidRPr="005D5AC8">
        <w:t xml:space="preserve"> </w:t>
      </w:r>
      <w:proofErr w:type="spellStart"/>
      <w:r w:rsidR="005D5AC8" w:rsidRPr="005D5AC8">
        <w:t>đáng</w:t>
      </w:r>
      <w:proofErr w:type="spellEnd"/>
      <w:r w:rsidR="005D5AC8" w:rsidRPr="005D5AC8">
        <w:t xml:space="preserve"> </w:t>
      </w:r>
      <w:proofErr w:type="spellStart"/>
      <w:r w:rsidR="005D5AC8" w:rsidRPr="005D5AC8">
        <w:t>kể</w:t>
      </w:r>
      <w:proofErr w:type="spellEnd"/>
      <w:r w:rsidR="005D5AC8" w:rsidRPr="005D5AC8">
        <w:t xml:space="preserve"> so </w:t>
      </w:r>
      <w:proofErr w:type="spellStart"/>
      <w:r w:rsidR="005D5AC8" w:rsidRPr="005D5AC8">
        <w:t>với</w:t>
      </w:r>
      <w:proofErr w:type="spellEnd"/>
      <w:r w:rsidR="005D5AC8" w:rsidRPr="005D5AC8">
        <w:t xml:space="preserve"> </w:t>
      </w:r>
      <w:proofErr w:type="spellStart"/>
      <w:r w:rsidR="005D5AC8" w:rsidRPr="005D5AC8">
        <w:t>lớp</w:t>
      </w:r>
      <w:proofErr w:type="spellEnd"/>
      <w:r w:rsidR="005D5AC8" w:rsidRPr="005D5AC8">
        <w:t xml:space="preserve"> 0, </w:t>
      </w:r>
      <w:proofErr w:type="spellStart"/>
      <w:r w:rsidR="005D5AC8" w:rsidRPr="005D5AC8">
        <w:t>phản</w:t>
      </w:r>
      <w:proofErr w:type="spellEnd"/>
      <w:r w:rsidR="005D5AC8" w:rsidRPr="005D5AC8">
        <w:t xml:space="preserve"> </w:t>
      </w:r>
      <w:proofErr w:type="spellStart"/>
      <w:r w:rsidR="005D5AC8" w:rsidRPr="005D5AC8">
        <w:t>ánh</w:t>
      </w:r>
      <w:proofErr w:type="spellEnd"/>
      <w:r w:rsidR="005D5AC8" w:rsidRPr="005D5AC8">
        <w:t xml:space="preserve"> </w:t>
      </w:r>
      <w:proofErr w:type="spellStart"/>
      <w:r w:rsidR="005D5AC8" w:rsidRPr="005D5AC8">
        <w:t>sự</w:t>
      </w:r>
      <w:proofErr w:type="spellEnd"/>
      <w:r w:rsidR="005D5AC8" w:rsidRPr="005D5AC8">
        <w:t xml:space="preserve"> </w:t>
      </w:r>
      <w:proofErr w:type="spellStart"/>
      <w:r w:rsidR="005D5AC8" w:rsidRPr="005D5AC8">
        <w:t>mất</w:t>
      </w:r>
      <w:proofErr w:type="spellEnd"/>
      <w:r w:rsidR="005D5AC8" w:rsidRPr="005D5AC8">
        <w:t xml:space="preserve"> </w:t>
      </w:r>
      <w:proofErr w:type="spellStart"/>
      <w:r w:rsidR="005D5AC8" w:rsidRPr="005D5AC8">
        <w:t>cân</w:t>
      </w:r>
      <w:proofErr w:type="spellEnd"/>
      <w:r w:rsidR="005D5AC8" w:rsidRPr="005D5AC8">
        <w:t xml:space="preserve"> </w:t>
      </w:r>
      <w:proofErr w:type="spellStart"/>
      <w:r w:rsidR="005D5AC8" w:rsidRPr="005D5AC8">
        <w:t>bằng</w:t>
      </w:r>
      <w:proofErr w:type="spellEnd"/>
      <w:r w:rsidR="005D5AC8" w:rsidRPr="005D5AC8">
        <w:t xml:space="preserve"> </w:t>
      </w:r>
      <w:proofErr w:type="spellStart"/>
      <w:r w:rsidR="005D5AC8" w:rsidRPr="005D5AC8">
        <w:t>giữa</w:t>
      </w:r>
      <w:proofErr w:type="spellEnd"/>
      <w:r w:rsidR="005D5AC8" w:rsidRPr="005D5AC8">
        <w:t xml:space="preserve"> </w:t>
      </w:r>
      <w:proofErr w:type="spellStart"/>
      <w:r w:rsidR="005D5AC8" w:rsidRPr="005D5AC8">
        <w:t>độ</w:t>
      </w:r>
      <w:proofErr w:type="spellEnd"/>
      <w:r w:rsidR="005D5AC8" w:rsidRPr="005D5AC8">
        <w:t xml:space="preserve"> </w:t>
      </w:r>
      <w:proofErr w:type="spellStart"/>
      <w:r w:rsidR="005D5AC8" w:rsidRPr="005D5AC8">
        <w:t>chính</w:t>
      </w:r>
      <w:proofErr w:type="spellEnd"/>
      <w:r w:rsidR="005D5AC8" w:rsidRPr="005D5AC8">
        <w:t xml:space="preserve"> </w:t>
      </w:r>
      <w:proofErr w:type="spellStart"/>
      <w:r w:rsidR="005D5AC8" w:rsidRPr="005D5AC8">
        <w:t>xác</w:t>
      </w:r>
      <w:proofErr w:type="spellEnd"/>
      <w:r w:rsidR="005D5AC8" w:rsidRPr="005D5AC8">
        <w:t xml:space="preserve"> </w:t>
      </w:r>
      <w:proofErr w:type="spellStart"/>
      <w:r w:rsidR="005D5AC8" w:rsidRPr="005D5AC8">
        <w:t>và</w:t>
      </w:r>
      <w:proofErr w:type="spellEnd"/>
      <w:r w:rsidR="005D5AC8" w:rsidRPr="005D5AC8">
        <w:t xml:space="preserve"> </w:t>
      </w:r>
      <w:proofErr w:type="spellStart"/>
      <w:r w:rsidR="005D5AC8" w:rsidRPr="005D5AC8">
        <w:t>độ</w:t>
      </w:r>
      <w:proofErr w:type="spellEnd"/>
      <w:r w:rsidR="005D5AC8" w:rsidRPr="005D5AC8">
        <w:t xml:space="preserve"> </w:t>
      </w:r>
      <w:proofErr w:type="spellStart"/>
      <w:r w:rsidR="005D5AC8" w:rsidRPr="005D5AC8">
        <w:t>nhạy</w:t>
      </w:r>
      <w:proofErr w:type="spellEnd"/>
      <w:r w:rsidR="005D5AC8" w:rsidRPr="005D5AC8">
        <w:t>.</w:t>
      </w:r>
      <w:r w:rsidRPr="00724282">
        <w:t xml:space="preserve"> </w:t>
      </w:r>
      <w:proofErr w:type="spellStart"/>
      <w:r w:rsidRPr="00724282">
        <w:t>tuy</w:t>
      </w:r>
      <w:proofErr w:type="spellEnd"/>
      <w:r w:rsidRPr="00724282">
        <w:t xml:space="preserve"> </w:t>
      </w:r>
      <w:proofErr w:type="spellStart"/>
      <w:r w:rsidRPr="00724282">
        <w:t>nhiên</w:t>
      </w:r>
      <w:proofErr w:type="spellEnd"/>
      <w:r w:rsidRPr="00724282">
        <w:t xml:space="preserve"> </w:t>
      </w:r>
      <w:proofErr w:type="spellStart"/>
      <w:r w:rsidRPr="00724282">
        <w:t>lại</w:t>
      </w:r>
      <w:proofErr w:type="spellEnd"/>
      <w:r w:rsidRPr="00724282">
        <w:t xml:space="preserve"> </w:t>
      </w:r>
      <w:proofErr w:type="spellStart"/>
      <w:r w:rsidRPr="00724282">
        <w:t>gặp</w:t>
      </w:r>
      <w:proofErr w:type="spellEnd"/>
      <w:r w:rsidRPr="00724282">
        <w:t xml:space="preserve"> </w:t>
      </w:r>
      <w:proofErr w:type="spellStart"/>
      <w:r w:rsidRPr="00724282">
        <w:t>vấn</w:t>
      </w:r>
      <w:proofErr w:type="spellEnd"/>
      <w:r w:rsidRPr="00724282">
        <w:t xml:space="preserve"> </w:t>
      </w:r>
      <w:proofErr w:type="spellStart"/>
      <w:r w:rsidRPr="00724282">
        <w:t>đề</w:t>
      </w:r>
      <w:proofErr w:type="spellEnd"/>
      <w:r w:rsidRPr="00724282">
        <w:t xml:space="preserve"> </w:t>
      </w:r>
      <w:proofErr w:type="spellStart"/>
      <w:r w:rsidRPr="00724282">
        <w:t>nghiêm</w:t>
      </w:r>
      <w:proofErr w:type="spellEnd"/>
      <w:r w:rsidRPr="00724282">
        <w:t xml:space="preserve"> </w:t>
      </w:r>
      <w:proofErr w:type="spellStart"/>
      <w:r w:rsidRPr="00724282">
        <w:t>trọng</w:t>
      </w:r>
      <w:proofErr w:type="spellEnd"/>
      <w:r w:rsidRPr="00724282">
        <w:t xml:space="preserve"> </w:t>
      </w:r>
      <w:proofErr w:type="spellStart"/>
      <w:r w:rsidRPr="00724282">
        <w:t>trong</w:t>
      </w:r>
      <w:proofErr w:type="spellEnd"/>
      <w:r w:rsidRPr="00724282">
        <w:t xml:space="preserve"> </w:t>
      </w:r>
      <w:proofErr w:type="spellStart"/>
      <w:r w:rsidRPr="00724282">
        <w:t>việc</w:t>
      </w:r>
      <w:proofErr w:type="spellEnd"/>
      <w:r w:rsidRPr="00724282">
        <w:t xml:space="preserve"> </w:t>
      </w:r>
      <w:proofErr w:type="spellStart"/>
      <w:r w:rsidRPr="00724282">
        <w:t>nhận</w:t>
      </w:r>
      <w:proofErr w:type="spellEnd"/>
      <w:r w:rsidRPr="00724282">
        <w:t xml:space="preserve"> </w:t>
      </w:r>
      <w:proofErr w:type="spellStart"/>
      <w:r w:rsidRPr="00724282">
        <w:t>diện</w:t>
      </w:r>
      <w:proofErr w:type="spellEnd"/>
      <w:r w:rsidRPr="00724282">
        <w:t xml:space="preserve"> </w:t>
      </w:r>
      <w:proofErr w:type="spellStart"/>
      <w:r w:rsidRPr="00724282">
        <w:t>lớp</w:t>
      </w:r>
      <w:proofErr w:type="spellEnd"/>
      <w:r w:rsidRPr="00724282">
        <w:t xml:space="preserve"> 1 do </w:t>
      </w:r>
      <w:proofErr w:type="spellStart"/>
      <w:r w:rsidRPr="00724282">
        <w:rPr>
          <w:b/>
          <w:bCs/>
        </w:rPr>
        <w:t>mất</w:t>
      </w:r>
      <w:proofErr w:type="spellEnd"/>
      <w:r w:rsidRPr="00724282">
        <w:rPr>
          <w:b/>
          <w:bCs/>
        </w:rPr>
        <w:t xml:space="preserve"> </w:t>
      </w:r>
      <w:proofErr w:type="spellStart"/>
      <w:r w:rsidRPr="00724282">
        <w:rPr>
          <w:b/>
          <w:bCs/>
        </w:rPr>
        <w:t>cân</w:t>
      </w:r>
      <w:proofErr w:type="spellEnd"/>
      <w:r w:rsidRPr="00724282">
        <w:rPr>
          <w:b/>
          <w:bCs/>
        </w:rPr>
        <w:t xml:space="preserve"> </w:t>
      </w:r>
      <w:proofErr w:type="spellStart"/>
      <w:r w:rsidRPr="00724282">
        <w:rPr>
          <w:b/>
          <w:bCs/>
        </w:rPr>
        <w:t>bằng</w:t>
      </w:r>
      <w:proofErr w:type="spellEnd"/>
      <w:r w:rsidRPr="00724282">
        <w:rPr>
          <w:b/>
          <w:bCs/>
        </w:rPr>
        <w:t xml:space="preserve"> </w:t>
      </w:r>
      <w:proofErr w:type="spellStart"/>
      <w:r w:rsidRPr="00724282">
        <w:rPr>
          <w:b/>
          <w:bCs/>
        </w:rPr>
        <w:t>dữ</w:t>
      </w:r>
      <w:proofErr w:type="spellEnd"/>
      <w:r w:rsidRPr="00724282">
        <w:rPr>
          <w:b/>
          <w:bCs/>
        </w:rPr>
        <w:t xml:space="preserve"> </w:t>
      </w:r>
      <w:proofErr w:type="spellStart"/>
      <w:r w:rsidRPr="00724282">
        <w:rPr>
          <w:b/>
          <w:bCs/>
        </w:rPr>
        <w:t>liệu</w:t>
      </w:r>
      <w:proofErr w:type="spellEnd"/>
      <w:r w:rsidRPr="00724282">
        <w:t>.</w:t>
      </w:r>
    </w:p>
    <w:p w14:paraId="1B669282" w14:textId="3CE12257" w:rsidR="00724282" w:rsidRDefault="00724282" w:rsidP="003968A7">
      <w:pPr>
        <w:pStyle w:val="ListParagraph"/>
        <w:numPr>
          <w:ilvl w:val="0"/>
          <w:numId w:val="68"/>
        </w:numPr>
        <w:spacing w:line="360" w:lineRule="auto"/>
        <w:jc w:val="both"/>
      </w:pPr>
      <w:r w:rsidRPr="00724282">
        <w:rPr>
          <w:b/>
          <w:bCs/>
        </w:rPr>
        <w:t xml:space="preserve">Nguy </w:t>
      </w:r>
      <w:proofErr w:type="spellStart"/>
      <w:r w:rsidRPr="00724282">
        <w:rPr>
          <w:b/>
          <w:bCs/>
        </w:rPr>
        <w:t>cơ</w:t>
      </w:r>
      <w:proofErr w:type="spellEnd"/>
      <w:r w:rsidRPr="00724282">
        <w:rPr>
          <w:b/>
          <w:bCs/>
        </w:rPr>
        <w:t xml:space="preserve"> overfitting</w:t>
      </w:r>
      <w:r w:rsidRPr="00724282">
        <w:t xml:space="preserve"> </w:t>
      </w:r>
      <w:proofErr w:type="spellStart"/>
      <w:r w:rsidRPr="00724282">
        <w:t>có</w:t>
      </w:r>
      <w:proofErr w:type="spellEnd"/>
      <w:r w:rsidRPr="00724282">
        <w:t xml:space="preserve"> </w:t>
      </w:r>
      <w:proofErr w:type="spellStart"/>
      <w:r w:rsidRPr="00724282">
        <w:t>thể</w:t>
      </w:r>
      <w:proofErr w:type="spellEnd"/>
      <w:r w:rsidRPr="00724282">
        <w:t xml:space="preserve"> </w:t>
      </w:r>
      <w:proofErr w:type="spellStart"/>
      <w:r w:rsidRPr="00724282">
        <w:t>không</w:t>
      </w:r>
      <w:proofErr w:type="spellEnd"/>
      <w:r w:rsidRPr="00724282">
        <w:t xml:space="preserve"> </w:t>
      </w:r>
      <w:proofErr w:type="spellStart"/>
      <w:r w:rsidRPr="00724282">
        <w:t>cao</w:t>
      </w:r>
      <w:proofErr w:type="spellEnd"/>
      <w:r w:rsidRPr="00724282">
        <w:t xml:space="preserve"> ở </w:t>
      </w:r>
      <w:proofErr w:type="spellStart"/>
      <w:r w:rsidRPr="00724282">
        <w:t>đây</w:t>
      </w:r>
      <w:proofErr w:type="spellEnd"/>
      <w:r w:rsidRPr="00724282">
        <w:t xml:space="preserve">, </w:t>
      </w:r>
      <w:proofErr w:type="spellStart"/>
      <w:r w:rsidRPr="00724282">
        <w:t>vì</w:t>
      </w:r>
      <w:proofErr w:type="spellEnd"/>
      <w:r w:rsidRPr="00724282">
        <w:t xml:space="preserve"> </w:t>
      </w:r>
      <w:proofErr w:type="spellStart"/>
      <w:r w:rsidRPr="00724282">
        <w:t>mô</w:t>
      </w:r>
      <w:proofErr w:type="spellEnd"/>
      <w:r w:rsidRPr="00724282">
        <w:t xml:space="preserve"> </w:t>
      </w:r>
      <w:proofErr w:type="spellStart"/>
      <w:r w:rsidRPr="00724282">
        <w:t>hình</w:t>
      </w:r>
      <w:proofErr w:type="spellEnd"/>
      <w:r w:rsidRPr="00724282">
        <w:t xml:space="preserve"> </w:t>
      </w:r>
      <w:proofErr w:type="spellStart"/>
      <w:r w:rsidRPr="00724282">
        <w:t>phân</w:t>
      </w:r>
      <w:proofErr w:type="spellEnd"/>
      <w:r w:rsidRPr="00724282">
        <w:t xml:space="preserve"> </w:t>
      </w:r>
      <w:proofErr w:type="spellStart"/>
      <w:r w:rsidRPr="00724282">
        <w:t>loại</w:t>
      </w:r>
      <w:proofErr w:type="spellEnd"/>
      <w:r w:rsidRPr="00724282">
        <w:t xml:space="preserve"> </w:t>
      </w:r>
      <w:proofErr w:type="spellStart"/>
      <w:r w:rsidRPr="00724282">
        <w:t>rất</w:t>
      </w:r>
      <w:proofErr w:type="spellEnd"/>
      <w:r w:rsidRPr="00724282">
        <w:t xml:space="preserve"> </w:t>
      </w:r>
      <w:proofErr w:type="spellStart"/>
      <w:r w:rsidRPr="00724282">
        <w:t>chính</w:t>
      </w:r>
      <w:proofErr w:type="spellEnd"/>
      <w:r w:rsidRPr="00724282">
        <w:t xml:space="preserve"> </w:t>
      </w:r>
      <w:proofErr w:type="spellStart"/>
      <w:r w:rsidRPr="00724282">
        <w:t>xác</w:t>
      </w:r>
      <w:proofErr w:type="spellEnd"/>
      <w:r w:rsidRPr="00724282">
        <w:t xml:space="preserve"> </w:t>
      </w:r>
      <w:proofErr w:type="spellStart"/>
      <w:r w:rsidRPr="00724282">
        <w:t>lớp</w:t>
      </w:r>
      <w:proofErr w:type="spellEnd"/>
      <w:r w:rsidRPr="00724282">
        <w:t xml:space="preserve"> 0, </w:t>
      </w:r>
      <w:proofErr w:type="spellStart"/>
      <w:r w:rsidRPr="00724282">
        <w:t>nhưng</w:t>
      </w:r>
      <w:proofErr w:type="spellEnd"/>
      <w:r w:rsidRPr="00724282">
        <w:t xml:space="preserve"> </w:t>
      </w:r>
      <w:proofErr w:type="spellStart"/>
      <w:r w:rsidRPr="00724282">
        <w:t>khả</w:t>
      </w:r>
      <w:proofErr w:type="spellEnd"/>
      <w:r w:rsidRPr="00724282">
        <w:t xml:space="preserve"> </w:t>
      </w:r>
      <w:proofErr w:type="spellStart"/>
      <w:r w:rsidRPr="00724282">
        <w:t>năng</w:t>
      </w:r>
      <w:proofErr w:type="spellEnd"/>
      <w:r w:rsidRPr="00724282">
        <w:t xml:space="preserve"> </w:t>
      </w:r>
      <w:r w:rsidRPr="00724282">
        <w:rPr>
          <w:b/>
          <w:bCs/>
        </w:rPr>
        <w:t>underfitting</w:t>
      </w:r>
      <w:r w:rsidRPr="00724282">
        <w:t xml:space="preserve"> </w:t>
      </w:r>
      <w:proofErr w:type="spellStart"/>
      <w:r w:rsidRPr="00724282">
        <w:t>trên</w:t>
      </w:r>
      <w:proofErr w:type="spellEnd"/>
      <w:r w:rsidRPr="00724282">
        <w:t xml:space="preserve"> </w:t>
      </w:r>
      <w:proofErr w:type="spellStart"/>
      <w:r w:rsidRPr="00724282">
        <w:t>lớp</w:t>
      </w:r>
      <w:proofErr w:type="spellEnd"/>
      <w:r w:rsidRPr="00724282">
        <w:t xml:space="preserve"> 1 </w:t>
      </w:r>
      <w:proofErr w:type="spellStart"/>
      <w:r w:rsidRPr="00724282">
        <w:t>là</w:t>
      </w:r>
      <w:proofErr w:type="spellEnd"/>
      <w:r w:rsidRPr="00724282">
        <w:t xml:space="preserve"> </w:t>
      </w:r>
      <w:proofErr w:type="spellStart"/>
      <w:r w:rsidRPr="00724282">
        <w:t>rất</w:t>
      </w:r>
      <w:proofErr w:type="spellEnd"/>
      <w:r w:rsidRPr="00724282">
        <w:t xml:space="preserve"> </w:t>
      </w:r>
      <w:proofErr w:type="spellStart"/>
      <w:r w:rsidRPr="00724282">
        <w:t>rõ</w:t>
      </w:r>
      <w:proofErr w:type="spellEnd"/>
      <w:r w:rsidRPr="00724282">
        <w:t xml:space="preserve"> </w:t>
      </w:r>
      <w:proofErr w:type="spellStart"/>
      <w:r w:rsidRPr="00724282">
        <w:t>ràng</w:t>
      </w:r>
      <w:proofErr w:type="spellEnd"/>
      <w:r w:rsidRPr="00724282">
        <w:t xml:space="preserve">. </w:t>
      </w:r>
    </w:p>
    <w:p w14:paraId="0E760DD7" w14:textId="29793A38" w:rsidR="2F7EC6D7" w:rsidRDefault="00907D29" w:rsidP="007940AB">
      <w:pPr>
        <w:pStyle w:val="Heading3"/>
        <w:spacing w:line="360" w:lineRule="auto"/>
        <w:jc w:val="both"/>
      </w:pPr>
      <w:bookmarkStart w:id="37" w:name="_Toc184761377"/>
      <w:r>
        <w:lastRenderedPageBreak/>
        <w:t>4.4.</w:t>
      </w:r>
      <w:r w:rsidR="00701AC0">
        <w:t>2</w:t>
      </w:r>
      <w:r>
        <w:t xml:space="preserve">. </w:t>
      </w:r>
      <w:proofErr w:type="spellStart"/>
      <w:r>
        <w:t>Mô</w:t>
      </w:r>
      <w:proofErr w:type="spellEnd"/>
      <w:r>
        <w:t xml:space="preserve"> </w:t>
      </w:r>
      <w:proofErr w:type="spellStart"/>
      <w:r>
        <w:t>hình</w:t>
      </w:r>
      <w:proofErr w:type="spellEnd"/>
      <w:r>
        <w:t xml:space="preserve"> Random Forest</w:t>
      </w:r>
      <w:bookmarkEnd w:id="37"/>
    </w:p>
    <w:p w14:paraId="2AC4C0C6" w14:textId="2058AA06" w:rsidR="3687C1CF" w:rsidRDefault="3687C1CF" w:rsidP="002B7361">
      <w:pPr>
        <w:spacing w:line="360" w:lineRule="auto"/>
        <w:jc w:val="both"/>
      </w:pPr>
      <w:r>
        <w:t xml:space="preserve">Sau </w:t>
      </w:r>
      <w:proofErr w:type="spellStart"/>
      <w:r>
        <w:t>khi</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train/test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thì</w:t>
      </w:r>
      <w:proofErr w:type="spellEnd"/>
      <w:r>
        <w:t xml:space="preserve"> </w:t>
      </w:r>
      <w:proofErr w:type="spellStart"/>
      <w:r>
        <w:t>áp</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w:t>
      </w:r>
      <w:r w:rsidR="07B8E692">
        <w:t xml:space="preserve">Random </w:t>
      </w:r>
      <w:r w:rsidR="005F4E50">
        <w:t>Forest</w:t>
      </w:r>
      <w:r w:rsidR="07B8E692">
        <w:t xml:space="preserve"> </w:t>
      </w:r>
      <w:proofErr w:type="spellStart"/>
      <w:r w:rsidR="14798D8E">
        <w:t>để</w:t>
      </w:r>
      <w:proofErr w:type="spellEnd"/>
      <w:r w:rsidR="14798D8E">
        <w:t xml:space="preserve"> </w:t>
      </w:r>
      <w:proofErr w:type="spellStart"/>
      <w:r w:rsidR="14798D8E">
        <w:t>tiến</w:t>
      </w:r>
      <w:proofErr w:type="spellEnd"/>
      <w:r w:rsidR="14798D8E">
        <w:t xml:space="preserve"> </w:t>
      </w:r>
      <w:proofErr w:type="spellStart"/>
      <w:r w:rsidR="14798D8E">
        <w:t>hành</w:t>
      </w:r>
      <w:proofErr w:type="spellEnd"/>
      <w:r w:rsidR="14798D8E">
        <w:t xml:space="preserve"> </w:t>
      </w:r>
      <w:proofErr w:type="spellStart"/>
      <w:r w:rsidR="14798D8E">
        <w:t>huấn</w:t>
      </w:r>
      <w:proofErr w:type="spellEnd"/>
      <w:r w:rsidR="14798D8E">
        <w:t xml:space="preserve"> </w:t>
      </w:r>
      <w:proofErr w:type="spellStart"/>
      <w:r w:rsidR="14798D8E">
        <w:t>luyện</w:t>
      </w:r>
      <w:proofErr w:type="spellEnd"/>
      <w:r w:rsidR="59C85963">
        <w:t xml:space="preserve"> </w:t>
      </w:r>
      <w:proofErr w:type="spellStart"/>
      <w:r w:rsidR="59C85963">
        <w:t>với</w:t>
      </w:r>
      <w:proofErr w:type="spellEnd"/>
      <w:r w:rsidR="59C85963">
        <w:t xml:space="preserve"> </w:t>
      </w:r>
      <w:proofErr w:type="spellStart"/>
      <w:r w:rsidR="59C85963">
        <w:t>các</w:t>
      </w:r>
      <w:proofErr w:type="spellEnd"/>
      <w:r w:rsidR="59C85963">
        <w:t xml:space="preserve"> </w:t>
      </w:r>
      <w:proofErr w:type="spellStart"/>
      <w:r w:rsidR="59C85963">
        <w:t>tham</w:t>
      </w:r>
      <w:proofErr w:type="spellEnd"/>
      <w:r w:rsidR="59C85963">
        <w:t xml:space="preserve"> </w:t>
      </w:r>
      <w:proofErr w:type="spellStart"/>
      <w:r w:rsidR="59C85963">
        <w:t>số</w:t>
      </w:r>
      <w:proofErr w:type="spellEnd"/>
      <w:r w:rsidR="59C85963">
        <w:t xml:space="preserve"> </w:t>
      </w:r>
      <w:proofErr w:type="spellStart"/>
      <w:r w:rsidR="59C85963">
        <w:t>cụ</w:t>
      </w:r>
      <w:proofErr w:type="spellEnd"/>
      <w:r w:rsidR="59C85963">
        <w:t xml:space="preserve"> </w:t>
      </w:r>
      <w:proofErr w:type="spellStart"/>
      <w:r w:rsidR="59C85963">
        <w:t>thể</w:t>
      </w:r>
      <w:proofErr w:type="spellEnd"/>
      <w:r w:rsidR="59C85963">
        <w:t xml:space="preserve"> </w:t>
      </w:r>
      <w:proofErr w:type="spellStart"/>
      <w:r w:rsidR="59C85963">
        <w:t>bên</w:t>
      </w:r>
      <w:proofErr w:type="spellEnd"/>
      <w:r w:rsidR="59C85963">
        <w:t xml:space="preserve"> </w:t>
      </w:r>
      <w:proofErr w:type="spellStart"/>
      <w:r w:rsidR="59C85963">
        <w:t>dưới</w:t>
      </w:r>
      <w:proofErr w:type="spellEnd"/>
      <w:r w:rsidR="59C85963">
        <w:t>:</w:t>
      </w:r>
    </w:p>
    <w:p w14:paraId="6A75226E" w14:textId="31962830" w:rsidR="0EBDFFDF" w:rsidRDefault="2C2696A9" w:rsidP="007940AB">
      <w:pPr>
        <w:jc w:val="both"/>
      </w:pPr>
      <w:r>
        <w:rPr>
          <w:noProof/>
        </w:rPr>
        <w:drawing>
          <wp:inline distT="0" distB="0" distL="0" distR="0" wp14:anchorId="1600BCB3" wp14:editId="1B0CBEA6">
            <wp:extent cx="6229350" cy="4324350"/>
            <wp:effectExtent l="0" t="0" r="0" b="0"/>
            <wp:docPr id="1342938452" name="Picture 134293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938452"/>
                    <pic:cNvPicPr/>
                  </pic:nvPicPr>
                  <pic:blipFill>
                    <a:blip r:embed="rId32">
                      <a:extLst>
                        <a:ext uri="{28A0092B-C50C-407E-A947-70E740481C1C}">
                          <a14:useLocalDpi xmlns:a14="http://schemas.microsoft.com/office/drawing/2010/main" val="0"/>
                        </a:ext>
                      </a:extLst>
                    </a:blip>
                    <a:stretch>
                      <a:fillRect/>
                    </a:stretch>
                  </pic:blipFill>
                  <pic:spPr>
                    <a:xfrm>
                      <a:off x="0" y="0"/>
                      <a:ext cx="6229350" cy="4324350"/>
                    </a:xfrm>
                    <a:prstGeom prst="rect">
                      <a:avLst/>
                    </a:prstGeom>
                  </pic:spPr>
                </pic:pic>
              </a:graphicData>
            </a:graphic>
          </wp:inline>
        </w:drawing>
      </w:r>
    </w:p>
    <w:p w14:paraId="1A4A2890" w14:textId="4DA7F796" w:rsidR="523B0086" w:rsidRDefault="523B0086" w:rsidP="007940AB">
      <w:pPr>
        <w:ind w:left="0"/>
        <w:jc w:val="both"/>
      </w:pPr>
      <w:r>
        <w:t xml:space="preserve">Các </w:t>
      </w:r>
      <w:proofErr w:type="spellStart"/>
      <w:r>
        <w:t>tham</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bao </w:t>
      </w:r>
      <w:proofErr w:type="spellStart"/>
      <w:r>
        <w:t>gồm</w:t>
      </w:r>
      <w:proofErr w:type="spellEnd"/>
      <w:r>
        <w:t>:</w:t>
      </w:r>
    </w:p>
    <w:p w14:paraId="60EC4D44" w14:textId="2C45479F" w:rsidR="0EBDFFDF" w:rsidRDefault="2C2696A9" w:rsidP="003968A7">
      <w:pPr>
        <w:pStyle w:val="ListParagraph"/>
        <w:numPr>
          <w:ilvl w:val="0"/>
          <w:numId w:val="70"/>
        </w:numPr>
        <w:spacing w:line="360" w:lineRule="auto"/>
        <w:jc w:val="both"/>
        <w:rPr>
          <w:b/>
        </w:rPr>
      </w:pPr>
      <w:proofErr w:type="spellStart"/>
      <w:r w:rsidRPr="0BF7FE7D">
        <w:rPr>
          <w:b/>
          <w:bCs/>
        </w:rPr>
        <w:t>n_estimators</w:t>
      </w:r>
      <w:proofErr w:type="spellEnd"/>
      <w:r w:rsidRPr="0BF7FE7D">
        <w:rPr>
          <w:b/>
          <w:bCs/>
        </w:rPr>
        <w:t>=500:</w:t>
      </w:r>
      <w:r w:rsidR="67E1D8C3">
        <w:t xml:space="preserve"> </w:t>
      </w:r>
      <w:proofErr w:type="spellStart"/>
      <w:r w:rsidR="67E1D8C3">
        <w:t>Số</w:t>
      </w:r>
      <w:proofErr w:type="spellEnd"/>
      <w:r w:rsidR="67E1D8C3">
        <w:t xml:space="preserve"> </w:t>
      </w:r>
      <w:proofErr w:type="spellStart"/>
      <w:r w:rsidR="67E1D8C3">
        <w:t>lượng</w:t>
      </w:r>
      <w:proofErr w:type="spellEnd"/>
      <w:r w:rsidR="67E1D8C3">
        <w:t xml:space="preserve"> </w:t>
      </w:r>
      <w:proofErr w:type="spellStart"/>
      <w:r w:rsidR="67E1D8C3">
        <w:t>cây</w:t>
      </w:r>
      <w:proofErr w:type="spellEnd"/>
      <w:r w:rsidR="67E1D8C3">
        <w:t xml:space="preserve"> </w:t>
      </w:r>
      <w:proofErr w:type="spellStart"/>
      <w:r w:rsidR="67E1D8C3">
        <w:t>được</w:t>
      </w:r>
      <w:proofErr w:type="spellEnd"/>
      <w:r w:rsidR="67E1D8C3">
        <w:t xml:space="preserve"> </w:t>
      </w:r>
      <w:proofErr w:type="spellStart"/>
      <w:r w:rsidR="67E1D8C3">
        <w:t>đặt</w:t>
      </w:r>
      <w:proofErr w:type="spellEnd"/>
      <w:r w:rsidR="67E1D8C3">
        <w:t xml:space="preserve"> </w:t>
      </w:r>
      <w:proofErr w:type="spellStart"/>
      <w:r w:rsidR="67E1D8C3">
        <w:t>là</w:t>
      </w:r>
      <w:proofErr w:type="spellEnd"/>
      <w:r w:rsidR="67E1D8C3">
        <w:t xml:space="preserve"> 500, </w:t>
      </w:r>
      <w:proofErr w:type="spellStart"/>
      <w:r w:rsidR="67E1D8C3">
        <w:t>điều</w:t>
      </w:r>
      <w:proofErr w:type="spellEnd"/>
      <w:r w:rsidR="67E1D8C3">
        <w:t xml:space="preserve"> </w:t>
      </w:r>
      <w:proofErr w:type="spellStart"/>
      <w:r w:rsidR="67E1D8C3">
        <w:t>này</w:t>
      </w:r>
      <w:proofErr w:type="spellEnd"/>
      <w:r w:rsidR="67E1D8C3">
        <w:t xml:space="preserve"> </w:t>
      </w:r>
      <w:proofErr w:type="spellStart"/>
      <w:r w:rsidR="67E1D8C3">
        <w:t>giúp</w:t>
      </w:r>
      <w:proofErr w:type="spellEnd"/>
      <w:r w:rsidR="67E1D8C3">
        <w:t xml:space="preserve"> </w:t>
      </w:r>
      <w:proofErr w:type="spellStart"/>
      <w:r w:rsidR="67E1D8C3">
        <w:t>tăng</w:t>
      </w:r>
      <w:proofErr w:type="spellEnd"/>
      <w:r w:rsidR="67E1D8C3">
        <w:t xml:space="preserve"> </w:t>
      </w:r>
      <w:proofErr w:type="spellStart"/>
      <w:r w:rsidR="67E1D8C3">
        <w:t>độ</w:t>
      </w:r>
      <w:proofErr w:type="spellEnd"/>
      <w:r w:rsidR="67E1D8C3">
        <w:t xml:space="preserve"> </w:t>
      </w:r>
      <w:proofErr w:type="spellStart"/>
      <w:r w:rsidR="67E1D8C3">
        <w:t>chính</w:t>
      </w:r>
      <w:proofErr w:type="spellEnd"/>
      <w:r w:rsidR="67E1D8C3">
        <w:t xml:space="preserve"> </w:t>
      </w:r>
      <w:proofErr w:type="spellStart"/>
      <w:r w:rsidR="67E1D8C3">
        <w:t>xác</w:t>
      </w:r>
      <w:proofErr w:type="spellEnd"/>
      <w:r w:rsidR="67E1D8C3">
        <w:t xml:space="preserve"> </w:t>
      </w:r>
      <w:proofErr w:type="spellStart"/>
      <w:r w:rsidR="67E1D8C3">
        <w:t>của</w:t>
      </w:r>
      <w:proofErr w:type="spellEnd"/>
      <w:r w:rsidR="67E1D8C3">
        <w:t xml:space="preserve"> </w:t>
      </w:r>
      <w:proofErr w:type="spellStart"/>
      <w:r w:rsidR="67E1D8C3">
        <w:t>mô</w:t>
      </w:r>
      <w:proofErr w:type="spellEnd"/>
      <w:r w:rsidR="67E1D8C3">
        <w:t xml:space="preserve"> </w:t>
      </w:r>
      <w:proofErr w:type="spellStart"/>
      <w:r w:rsidR="67E1D8C3">
        <w:t>hình</w:t>
      </w:r>
      <w:proofErr w:type="spellEnd"/>
      <w:r w:rsidR="67E1D8C3">
        <w:t xml:space="preserve"> </w:t>
      </w:r>
      <w:proofErr w:type="spellStart"/>
      <w:r w:rsidR="67E1D8C3">
        <w:t>bằng</w:t>
      </w:r>
      <w:proofErr w:type="spellEnd"/>
      <w:r w:rsidR="67E1D8C3">
        <w:t xml:space="preserve"> </w:t>
      </w:r>
      <w:proofErr w:type="spellStart"/>
      <w:r w:rsidR="67E1D8C3">
        <w:t>cách</w:t>
      </w:r>
      <w:proofErr w:type="spellEnd"/>
      <w:r w:rsidR="67E1D8C3">
        <w:t xml:space="preserve"> </w:t>
      </w:r>
      <w:proofErr w:type="spellStart"/>
      <w:r w:rsidR="67E1D8C3">
        <w:t>giảm</w:t>
      </w:r>
      <w:proofErr w:type="spellEnd"/>
      <w:r w:rsidR="67E1D8C3">
        <w:t xml:space="preserve"> </w:t>
      </w:r>
      <w:proofErr w:type="spellStart"/>
      <w:r w:rsidR="67E1D8C3">
        <w:t>phương</w:t>
      </w:r>
      <w:proofErr w:type="spellEnd"/>
      <w:r w:rsidR="67E1D8C3">
        <w:t xml:space="preserve"> </w:t>
      </w:r>
      <w:proofErr w:type="spellStart"/>
      <w:r w:rsidR="67E1D8C3">
        <w:t>sai</w:t>
      </w:r>
      <w:proofErr w:type="spellEnd"/>
      <w:r w:rsidR="67E1D8C3">
        <w:t xml:space="preserve"> (variance).</w:t>
      </w:r>
    </w:p>
    <w:p w14:paraId="65E0F3D9" w14:textId="4CF1B3FF" w:rsidR="0EBDFFDF" w:rsidRDefault="2C2696A9" w:rsidP="003968A7">
      <w:pPr>
        <w:pStyle w:val="ListParagraph"/>
        <w:numPr>
          <w:ilvl w:val="0"/>
          <w:numId w:val="71"/>
        </w:numPr>
        <w:spacing w:line="360" w:lineRule="auto"/>
        <w:jc w:val="both"/>
        <w:rPr>
          <w:b/>
        </w:rPr>
      </w:pPr>
      <w:proofErr w:type="spellStart"/>
      <w:r w:rsidRPr="31685D2B">
        <w:rPr>
          <w:b/>
        </w:rPr>
        <w:t>max_depth</w:t>
      </w:r>
      <w:proofErr w:type="spellEnd"/>
      <w:r w:rsidRPr="31685D2B">
        <w:rPr>
          <w:b/>
        </w:rPr>
        <w:t>=15:</w:t>
      </w:r>
      <w:r w:rsidR="68291449" w:rsidRPr="4FBEC23D">
        <w:rPr>
          <w:b/>
          <w:bCs/>
        </w:rPr>
        <w:t xml:space="preserve"> </w:t>
      </w:r>
      <w:proofErr w:type="spellStart"/>
      <w:r>
        <w:t>Giới</w:t>
      </w:r>
      <w:proofErr w:type="spellEnd"/>
      <w:r>
        <w:t xml:space="preserve"> </w:t>
      </w:r>
      <w:proofErr w:type="spellStart"/>
      <w:r>
        <w:t>hạn</w:t>
      </w:r>
      <w:proofErr w:type="spellEnd"/>
      <w:r>
        <w:t xml:space="preserve"> </w:t>
      </w:r>
      <w:proofErr w:type="spellStart"/>
      <w:r>
        <w:t>độ</w:t>
      </w:r>
      <w:proofErr w:type="spellEnd"/>
      <w:r>
        <w:t xml:space="preserve"> </w:t>
      </w:r>
      <w:proofErr w:type="spellStart"/>
      <w:r>
        <w:t>sâu</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cây</w:t>
      </w:r>
      <w:proofErr w:type="spellEnd"/>
      <w:r>
        <w:t xml:space="preserve">. </w:t>
      </w:r>
      <w:proofErr w:type="spellStart"/>
      <w:r>
        <w:t>Độ</w:t>
      </w:r>
      <w:proofErr w:type="spellEnd"/>
      <w:r>
        <w:t xml:space="preserve"> </w:t>
      </w:r>
      <w:proofErr w:type="spellStart"/>
      <w:r>
        <w:t>sâu</w:t>
      </w:r>
      <w:proofErr w:type="spellEnd"/>
      <w:r>
        <w:t xml:space="preserve"> 15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tránh</w:t>
      </w:r>
      <w:proofErr w:type="spellEnd"/>
      <w:r>
        <w:t xml:space="preserve"> overfitting </w:t>
      </w:r>
      <w:proofErr w:type="spellStart"/>
      <w:r>
        <w:t>bằng</w:t>
      </w:r>
      <w:proofErr w:type="spellEnd"/>
      <w:r>
        <w:t xml:space="preserve"> </w:t>
      </w:r>
      <w:proofErr w:type="spellStart"/>
      <w:r>
        <w:t>cách</w:t>
      </w:r>
      <w:proofErr w:type="spellEnd"/>
      <w:r>
        <w:t xml:space="preserve"> </w:t>
      </w:r>
      <w:proofErr w:type="spellStart"/>
      <w:r>
        <w:t>không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cây</w:t>
      </w:r>
      <w:proofErr w:type="spellEnd"/>
      <w:r>
        <w:t xml:space="preserve"> </w:t>
      </w:r>
      <w:proofErr w:type="spellStart"/>
      <w:r>
        <w:t>đi</w:t>
      </w:r>
      <w:proofErr w:type="spellEnd"/>
      <w:r>
        <w:t xml:space="preserve"> </w:t>
      </w:r>
      <w:proofErr w:type="spellStart"/>
      <w:r>
        <w:t>quá</w:t>
      </w:r>
      <w:proofErr w:type="spellEnd"/>
      <w:r>
        <w:t xml:space="preserve"> </w:t>
      </w:r>
      <w:proofErr w:type="spellStart"/>
      <w:r>
        <w:t>sâu</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học</w:t>
      </w:r>
      <w:proofErr w:type="spellEnd"/>
      <w:r>
        <w:t xml:space="preserve"> </w:t>
      </w:r>
      <w:proofErr w:type="spellStart"/>
      <w:r>
        <w:t>quá</w:t>
      </w:r>
      <w:proofErr w:type="spellEnd"/>
      <w:r>
        <w:t xml:space="preserve"> chi </w:t>
      </w:r>
      <w:proofErr w:type="spellStart"/>
      <w:r>
        <w:t>tiết</w:t>
      </w:r>
      <w:proofErr w:type="spellEnd"/>
      <w:r>
        <w:t xml:space="preserve"> </w:t>
      </w:r>
      <w:proofErr w:type="spellStart"/>
      <w:r>
        <w:t>và</w:t>
      </w:r>
      <w:proofErr w:type="spellEnd"/>
      <w:r>
        <w:t xml:space="preserve"> </w:t>
      </w:r>
      <w:proofErr w:type="spellStart"/>
      <w:r>
        <w:t>mất</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w:t>
      </w:r>
    </w:p>
    <w:p w14:paraId="51BC4130" w14:textId="74428628" w:rsidR="0EBDFFDF" w:rsidRDefault="2C2696A9" w:rsidP="003968A7">
      <w:pPr>
        <w:pStyle w:val="ListParagraph"/>
        <w:numPr>
          <w:ilvl w:val="0"/>
          <w:numId w:val="71"/>
        </w:numPr>
        <w:spacing w:line="360" w:lineRule="auto"/>
        <w:jc w:val="both"/>
        <w:rPr>
          <w:b/>
        </w:rPr>
      </w:pPr>
      <w:proofErr w:type="spellStart"/>
      <w:r w:rsidRPr="26BA26B9">
        <w:rPr>
          <w:b/>
        </w:rPr>
        <w:t>min_samples_split</w:t>
      </w:r>
      <w:proofErr w:type="spellEnd"/>
      <w:r w:rsidRPr="26BA26B9">
        <w:rPr>
          <w:b/>
        </w:rPr>
        <w:t>=5:</w:t>
      </w:r>
      <w:r w:rsidR="5E6B410D" w:rsidRPr="66D807A0">
        <w:rPr>
          <w:b/>
          <w:bCs/>
        </w:rP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để</w:t>
      </w:r>
      <w:proofErr w:type="spellEnd"/>
      <w:r>
        <w:t xml:space="preserve"> chia </w:t>
      </w:r>
      <w:proofErr w:type="spellStart"/>
      <w:r>
        <w:t>một</w:t>
      </w:r>
      <w:proofErr w:type="spellEnd"/>
      <w:r>
        <w:t xml:space="preserve"> </w:t>
      </w:r>
      <w:proofErr w:type="spellStart"/>
      <w:r>
        <w:t>nút</w:t>
      </w:r>
      <w:proofErr w:type="spellEnd"/>
      <w:r>
        <w:t xml:space="preserve"> </w:t>
      </w:r>
      <w:proofErr w:type="spellStart"/>
      <w:r>
        <w:t>trong</w:t>
      </w:r>
      <w:proofErr w:type="spellEnd"/>
      <w:r>
        <w:t xml:space="preserve"> </w:t>
      </w:r>
      <w:proofErr w:type="spellStart"/>
      <w:r>
        <w:t>cây</w:t>
      </w:r>
      <w:proofErr w:type="spellEnd"/>
      <w:r w:rsidR="7E877E71">
        <w:t xml:space="preserve"> </w:t>
      </w:r>
      <w:proofErr w:type="spellStart"/>
      <w:r w:rsidR="7E877E71">
        <w:t>giúp</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w:t>
      </w:r>
      <w:proofErr w:type="spellEnd"/>
      <w:r>
        <w:t xml:space="preserve"> </w:t>
      </w:r>
      <w:proofErr w:type="spellStart"/>
      <w:r>
        <w:t>lớn</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nhánh</w:t>
      </w:r>
      <w:proofErr w:type="spellEnd"/>
      <w:r w:rsidR="456367C1">
        <w:t xml:space="preserve"> </w:t>
      </w:r>
      <w:proofErr w:type="spellStart"/>
      <w:r w:rsidR="456367C1">
        <w:t>và</w:t>
      </w:r>
      <w:proofErr w:type="spellEnd"/>
      <w:r>
        <w:t xml:space="preserve"> </w:t>
      </w:r>
      <w:proofErr w:type="spellStart"/>
      <w:r>
        <w:t>tránh</w:t>
      </w:r>
      <w:proofErr w:type="spellEnd"/>
      <w:r>
        <w:t xml:space="preserve"> </w:t>
      </w:r>
      <w:proofErr w:type="spellStart"/>
      <w:r>
        <w:t>việc</w:t>
      </w:r>
      <w:proofErr w:type="spellEnd"/>
      <w:r>
        <w:t xml:space="preserve"> </w:t>
      </w:r>
      <w:proofErr w:type="spellStart"/>
      <w:r>
        <w:t>cây</w:t>
      </w:r>
      <w:proofErr w:type="spellEnd"/>
      <w:r>
        <w:t xml:space="preserve"> </w:t>
      </w:r>
      <w:proofErr w:type="spellStart"/>
      <w:r>
        <w:t>phân</w:t>
      </w:r>
      <w:proofErr w:type="spellEnd"/>
      <w:r>
        <w:t xml:space="preserve"> chia </w:t>
      </w:r>
      <w:proofErr w:type="spellStart"/>
      <w:r>
        <w:t>quá</w:t>
      </w:r>
      <w:proofErr w:type="spellEnd"/>
      <w:r>
        <w:t xml:space="preserve"> chi </w:t>
      </w:r>
      <w:proofErr w:type="spellStart"/>
      <w:r>
        <w:t>tiết</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t>.</w:t>
      </w:r>
    </w:p>
    <w:p w14:paraId="361B1932" w14:textId="4AFAB905" w:rsidR="0EBDFFDF" w:rsidRDefault="2C2696A9" w:rsidP="003968A7">
      <w:pPr>
        <w:pStyle w:val="ListParagraph"/>
        <w:numPr>
          <w:ilvl w:val="0"/>
          <w:numId w:val="71"/>
        </w:numPr>
        <w:spacing w:line="360" w:lineRule="auto"/>
        <w:jc w:val="both"/>
      </w:pPr>
      <w:proofErr w:type="spellStart"/>
      <w:r w:rsidRPr="76A743BB">
        <w:rPr>
          <w:b/>
        </w:rPr>
        <w:lastRenderedPageBreak/>
        <w:t>min_samples_leaf</w:t>
      </w:r>
      <w:proofErr w:type="spellEnd"/>
      <w:r w:rsidRPr="76A743BB">
        <w:rPr>
          <w:b/>
        </w:rPr>
        <w:t>=2:</w:t>
      </w:r>
      <w:r w:rsidR="0DB0FDE0" w:rsidRPr="28A84633">
        <w:rPr>
          <w:b/>
          <w:bCs/>
        </w:rP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tối</w:t>
      </w:r>
      <w:proofErr w:type="spellEnd"/>
      <w:r>
        <w:t xml:space="preserve"> </w:t>
      </w:r>
      <w:proofErr w:type="spellStart"/>
      <w:r>
        <w:t>thiểu</w:t>
      </w:r>
      <w:proofErr w:type="spellEnd"/>
      <w:r>
        <w:t xml:space="preserve"> ở </w:t>
      </w:r>
      <w:proofErr w:type="spellStart"/>
      <w:r>
        <w:t>mỗi</w:t>
      </w:r>
      <w:proofErr w:type="spellEnd"/>
      <w:r>
        <w:t xml:space="preserve"> </w:t>
      </w:r>
      <w:proofErr w:type="spellStart"/>
      <w:r>
        <w:t>lá</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mỗi</w:t>
      </w:r>
      <w:proofErr w:type="spellEnd"/>
      <w:r>
        <w:t xml:space="preserve"> </w:t>
      </w:r>
      <w:proofErr w:type="spellStart"/>
      <w:r>
        <w:t>lá</w:t>
      </w:r>
      <w:proofErr w:type="spellEnd"/>
      <w:r>
        <w:t xml:space="preserve"> </w:t>
      </w:r>
      <w:proofErr w:type="spellStart"/>
      <w:r>
        <w:t>có</w:t>
      </w:r>
      <w:proofErr w:type="spellEnd"/>
      <w:r>
        <w:t xml:space="preserve"> </w:t>
      </w:r>
      <w:proofErr w:type="spellStart"/>
      <w:r>
        <w:t>ít</w:t>
      </w:r>
      <w:proofErr w:type="spellEnd"/>
      <w:r>
        <w:t xml:space="preserve"> </w:t>
      </w:r>
      <w:proofErr w:type="spellStart"/>
      <w:r>
        <w:t>nhất</w:t>
      </w:r>
      <w:proofErr w:type="spellEnd"/>
      <w:r>
        <w:t xml:space="preserve"> 2 </w:t>
      </w:r>
      <w:proofErr w:type="spellStart"/>
      <w:r>
        <w:t>mẫu</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việc</w:t>
      </w:r>
      <w:proofErr w:type="spellEnd"/>
      <w:r>
        <w:t xml:space="preserve"> </w:t>
      </w:r>
      <w:proofErr w:type="spellStart"/>
      <w:r>
        <w:t>cây</w:t>
      </w:r>
      <w:proofErr w:type="spellEnd"/>
      <w:r>
        <w:t xml:space="preserve"> </w:t>
      </w:r>
      <w:proofErr w:type="spellStart"/>
      <w:r>
        <w:t>trở</w:t>
      </w:r>
      <w:proofErr w:type="spellEnd"/>
      <w:r>
        <w:t xml:space="preserve"> </w:t>
      </w:r>
      <w:proofErr w:type="spellStart"/>
      <w:r>
        <w:t>nên</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w:t>
      </w:r>
    </w:p>
    <w:p w14:paraId="67270229" w14:textId="07A44EE0" w:rsidR="0EBDFFDF" w:rsidRDefault="2C2696A9" w:rsidP="003968A7">
      <w:pPr>
        <w:pStyle w:val="ListParagraph"/>
        <w:numPr>
          <w:ilvl w:val="0"/>
          <w:numId w:val="71"/>
        </w:numPr>
        <w:spacing w:line="360" w:lineRule="auto"/>
        <w:jc w:val="both"/>
      </w:pPr>
      <w:proofErr w:type="spellStart"/>
      <w:r w:rsidRPr="0F677285">
        <w:rPr>
          <w:b/>
        </w:rPr>
        <w:t>max_features</w:t>
      </w:r>
      <w:proofErr w:type="spellEnd"/>
      <w:r w:rsidRPr="0F677285">
        <w:rPr>
          <w:b/>
        </w:rPr>
        <w:t>='sqrt':</w:t>
      </w:r>
      <w:r w:rsidR="68C3CF3F" w:rsidRPr="28791EE5">
        <w:rPr>
          <w:b/>
          <w:bCs/>
        </w:rPr>
        <w:t xml:space="preserve"> </w:t>
      </w:r>
      <w:r>
        <w:t xml:space="preserve">Quy </w:t>
      </w:r>
      <w:proofErr w:type="spellStart"/>
      <w:r>
        <w:t>định</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đặc</w:t>
      </w:r>
      <w:proofErr w:type="spellEnd"/>
      <w:r>
        <w:t xml:space="preserve"> </w:t>
      </w:r>
      <w:proofErr w:type="spellStart"/>
      <w:r>
        <w:t>trưng</w:t>
      </w:r>
      <w:proofErr w:type="spellEnd"/>
      <w:r>
        <w:t xml:space="preserve"> (features) </w:t>
      </w:r>
      <w:proofErr w:type="spellStart"/>
      <w:r>
        <w:t>được</w:t>
      </w:r>
      <w:proofErr w:type="spellEnd"/>
      <w:r>
        <w:t xml:space="preserve"> </w:t>
      </w:r>
      <w:proofErr w:type="spellStart"/>
      <w:r>
        <w:t>xem</w:t>
      </w:r>
      <w:proofErr w:type="spellEnd"/>
      <w:r>
        <w:t xml:space="preserve"> </w:t>
      </w:r>
      <w:proofErr w:type="spellStart"/>
      <w:r>
        <w:t>xét</w:t>
      </w:r>
      <w:proofErr w:type="spellEnd"/>
      <w:r>
        <w:t xml:space="preserve"> </w:t>
      </w:r>
      <w:proofErr w:type="spellStart"/>
      <w:r>
        <w:t>tại</w:t>
      </w:r>
      <w:proofErr w:type="spellEnd"/>
      <w:r>
        <w:t xml:space="preserve"> </w:t>
      </w:r>
      <w:proofErr w:type="spellStart"/>
      <w:r>
        <w:t>mỗi</w:t>
      </w:r>
      <w:proofErr w:type="spellEnd"/>
      <w:r>
        <w:t xml:space="preserve"> </w:t>
      </w:r>
      <w:proofErr w:type="spellStart"/>
      <w:r>
        <w:t>lần</w:t>
      </w:r>
      <w:proofErr w:type="spellEnd"/>
      <w:r>
        <w:t xml:space="preserve"> chia.</w:t>
      </w:r>
    </w:p>
    <w:p w14:paraId="77EF235F" w14:textId="00414D0A" w:rsidR="0EBDFFDF" w:rsidRDefault="2C2696A9" w:rsidP="003968A7">
      <w:pPr>
        <w:pStyle w:val="ListParagraph"/>
        <w:numPr>
          <w:ilvl w:val="0"/>
          <w:numId w:val="71"/>
        </w:numPr>
        <w:spacing w:line="360" w:lineRule="auto"/>
        <w:jc w:val="both"/>
      </w:pPr>
      <w:proofErr w:type="spellStart"/>
      <w:r w:rsidRPr="1FA042BA">
        <w:rPr>
          <w:b/>
          <w:bCs/>
        </w:rPr>
        <w:t>random_state</w:t>
      </w:r>
      <w:proofErr w:type="spellEnd"/>
      <w:r w:rsidRPr="1FA042BA">
        <w:rPr>
          <w:b/>
          <w:bCs/>
        </w:rPr>
        <w:t>=42:</w:t>
      </w:r>
      <w:r w:rsidR="57E3F642" w:rsidRPr="1FA042BA">
        <w:rPr>
          <w:b/>
          <w:bCs/>
        </w:rPr>
        <w:t xml:space="preserve"> </w:t>
      </w:r>
      <w:r>
        <w:t xml:space="preserve">Đảm </w:t>
      </w:r>
      <w:proofErr w:type="spellStart"/>
      <w:r>
        <w:t>bảo</w:t>
      </w:r>
      <w:proofErr w:type="spellEnd"/>
      <w:r>
        <w:t xml:space="preserve"> </w:t>
      </w:r>
      <w:proofErr w:type="spellStart"/>
      <w:r>
        <w:t>tính</w:t>
      </w:r>
      <w:proofErr w:type="spellEnd"/>
      <w:r>
        <w:t xml:space="preserve"> </w:t>
      </w:r>
      <w:proofErr w:type="spellStart"/>
      <w:r>
        <w:t>tái</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cố</w:t>
      </w:r>
      <w:proofErr w:type="spellEnd"/>
      <w:r>
        <w:t xml:space="preserve"> </w:t>
      </w:r>
      <w:proofErr w:type="spellStart"/>
      <w:r>
        <w:t>định</w:t>
      </w:r>
      <w:proofErr w:type="spellEnd"/>
      <w:r>
        <w:t xml:space="preserve"> seed </w:t>
      </w:r>
      <w:proofErr w:type="spellStart"/>
      <w:r>
        <w:t>cho</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rsidR="0D6B5BA6">
        <w:t>.</w:t>
      </w:r>
    </w:p>
    <w:p w14:paraId="7F07EBE5" w14:textId="3F4E3CB0" w:rsidR="00907D29" w:rsidRPr="009A292A" w:rsidRDefault="2C2696A9" w:rsidP="003968A7">
      <w:pPr>
        <w:pStyle w:val="ListParagraph"/>
        <w:numPr>
          <w:ilvl w:val="0"/>
          <w:numId w:val="71"/>
        </w:numPr>
        <w:spacing w:line="360" w:lineRule="auto"/>
        <w:jc w:val="both"/>
      </w:pPr>
      <w:proofErr w:type="spellStart"/>
      <w:r w:rsidRPr="627D90D3">
        <w:rPr>
          <w:b/>
        </w:rPr>
        <w:t>n_jobs</w:t>
      </w:r>
      <w:proofErr w:type="spellEnd"/>
      <w:r w:rsidRPr="627D90D3">
        <w:rPr>
          <w:b/>
        </w:rPr>
        <w:t>=-1:</w:t>
      </w:r>
      <w:r w:rsidR="1855C830" w:rsidRPr="1FA042BA">
        <w:rPr>
          <w:b/>
          <w:bCs/>
        </w:rPr>
        <w:t xml:space="preserve"> </w:t>
      </w:r>
      <w:proofErr w:type="spellStart"/>
      <w:r>
        <w:t>Sử</w:t>
      </w:r>
      <w:proofErr w:type="spellEnd"/>
      <w:r>
        <w:t xml:space="preserve"> </w:t>
      </w:r>
      <w:proofErr w:type="spellStart"/>
      <w:r>
        <w:t>dụng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lõi</w:t>
      </w:r>
      <w:proofErr w:type="spellEnd"/>
      <w:r>
        <w:t xml:space="preserve"> CPU </w:t>
      </w:r>
      <w:proofErr w:type="spellStart"/>
      <w:r>
        <w:t>để</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w:t>
      </w:r>
    </w:p>
    <w:p w14:paraId="4DD6CEB3" w14:textId="6939F220" w:rsidR="00907D29" w:rsidRPr="009A292A" w:rsidRDefault="017A2785" w:rsidP="007940AB">
      <w:pPr>
        <w:spacing w:line="360" w:lineRule="auto"/>
        <w:jc w:val="both"/>
      </w:pPr>
      <w:r>
        <w:rPr>
          <w:noProof/>
        </w:rPr>
        <w:drawing>
          <wp:inline distT="0" distB="0" distL="0" distR="0" wp14:anchorId="602A5448" wp14:editId="27BEE591">
            <wp:extent cx="4277322" cy="1438476"/>
            <wp:effectExtent l="0" t="0" r="0" b="0"/>
            <wp:docPr id="722740653" name="Picture 72274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77322" cy="1438476"/>
                    </a:xfrm>
                    <a:prstGeom prst="rect">
                      <a:avLst/>
                    </a:prstGeom>
                  </pic:spPr>
                </pic:pic>
              </a:graphicData>
            </a:graphic>
          </wp:inline>
        </w:drawing>
      </w:r>
    </w:p>
    <w:p w14:paraId="38209F2D" w14:textId="002D5C7C" w:rsidR="00907D29" w:rsidRPr="009A292A" w:rsidRDefault="7BC14D48" w:rsidP="007940AB">
      <w:pPr>
        <w:spacing w:line="360" w:lineRule="auto"/>
        <w:jc w:val="both"/>
      </w:pPr>
      <w:proofErr w:type="spellStart"/>
      <w:r>
        <w:t>Hàm</w:t>
      </w:r>
      <w:proofErr w:type="spellEnd"/>
      <w:r>
        <w:t xml:space="preserve"> </w:t>
      </w:r>
      <w:proofErr w:type="spellStart"/>
      <w:r>
        <w:t>accuracy_score</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(Accuracy), </w:t>
      </w:r>
      <w:proofErr w:type="spellStart"/>
      <w:r>
        <w:t>biểu</w:t>
      </w:r>
      <w:proofErr w:type="spellEnd"/>
      <w:r>
        <w:t xml:space="preserve"> </w:t>
      </w:r>
      <w:proofErr w:type="spellStart"/>
      <w:r>
        <w:t>thị</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t>mẫu</w:t>
      </w:r>
      <w:proofErr w:type="spellEnd"/>
      <w:r>
        <w:t xml:space="preserve"> </w:t>
      </w:r>
      <w:proofErr w:type="spellStart"/>
      <w:r>
        <w:t>được</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đúng</w:t>
      </w:r>
      <w:proofErr w:type="spellEnd"/>
      <w:r>
        <w:t xml:space="preserve">. Tiếp </w:t>
      </w:r>
      <w:proofErr w:type="spellStart"/>
      <w:r>
        <w:t>theo</w:t>
      </w:r>
      <w:proofErr w:type="spellEnd"/>
      <w:r>
        <w:t xml:space="preserve"> </w:t>
      </w:r>
      <w:proofErr w:type="spellStart"/>
      <w:r>
        <w:t>classification_report</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chi </w:t>
      </w:r>
      <w:proofErr w:type="spellStart"/>
      <w:r>
        <w:t>tiết</w:t>
      </w:r>
      <w:proofErr w:type="spellEnd"/>
      <w:r>
        <w:t xml:space="preserve"> </w:t>
      </w:r>
      <w:proofErr w:type="spellStart"/>
      <w:r>
        <w:t>hơn</w:t>
      </w:r>
      <w:proofErr w:type="spellEnd"/>
      <w:r>
        <w:t xml:space="preserve"> </w:t>
      </w:r>
      <w:proofErr w:type="spellStart"/>
      <w:r>
        <w:t>như</w:t>
      </w:r>
      <w:proofErr w:type="spellEnd"/>
      <w:r>
        <w:t xml:space="preserve"> precision, recall </w:t>
      </w:r>
      <w:proofErr w:type="spellStart"/>
      <w:r>
        <w:t>và</w:t>
      </w:r>
      <w:proofErr w:type="spellEnd"/>
      <w:r>
        <w:t xml:space="preserve"> F1-score </w:t>
      </w:r>
      <w:proofErr w:type="spellStart"/>
      <w:r>
        <w:t>cho</w:t>
      </w:r>
      <w:proofErr w:type="spellEnd"/>
      <w:r>
        <w:t xml:space="preserve"> </w:t>
      </w:r>
      <w:proofErr w:type="spellStart"/>
      <w:r>
        <w:t>từng</w:t>
      </w:r>
      <w:proofErr w:type="spellEnd"/>
      <w:r>
        <w:t xml:space="preserve"> </w:t>
      </w:r>
      <w:proofErr w:type="spellStart"/>
      <w:r>
        <w:t>lớp</w:t>
      </w:r>
      <w:proofErr w:type="spellEnd"/>
      <w:r>
        <w:t xml:space="preserve">. Sau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rsidR="330341D9">
        <w:t>cho</w:t>
      </w:r>
      <w:proofErr w:type="spellEnd"/>
      <w:r w:rsidR="330341D9">
        <w:t xml:space="preserve"> </w:t>
      </w:r>
      <w:proofErr w:type="spellStart"/>
      <w:r w:rsidR="330341D9">
        <w:t>ra</w:t>
      </w:r>
      <w:proofErr w:type="spellEnd"/>
      <w:r w:rsidR="330341D9">
        <w:t xml:space="preserve"> </w:t>
      </w:r>
      <w:proofErr w:type="spellStart"/>
      <w:r w:rsidR="330341D9">
        <w:t>được</w:t>
      </w:r>
      <w:proofErr w:type="spellEnd"/>
      <w:r w:rsidR="330341D9">
        <w:t xml:space="preserve"> </w:t>
      </w:r>
      <w:proofErr w:type="spellStart"/>
      <w:r w:rsidR="330341D9">
        <w:t>kết</w:t>
      </w:r>
      <w:proofErr w:type="spellEnd"/>
      <w:r w:rsidR="330341D9">
        <w:t xml:space="preserve"> </w:t>
      </w:r>
      <w:proofErr w:type="spellStart"/>
      <w:r w:rsidR="330341D9">
        <w:t>quả</w:t>
      </w:r>
      <w:proofErr w:type="spellEnd"/>
      <w:r w:rsidR="330341D9">
        <w:t xml:space="preserve"> </w:t>
      </w:r>
      <w:proofErr w:type="spellStart"/>
      <w:r w:rsidR="330341D9">
        <w:t>dự</w:t>
      </w:r>
      <w:proofErr w:type="spellEnd"/>
      <w:r w:rsidR="330341D9">
        <w:t xml:space="preserve"> </w:t>
      </w:r>
      <w:proofErr w:type="spellStart"/>
      <w:r w:rsidR="330341D9">
        <w:t>đoán</w:t>
      </w:r>
      <w:proofErr w:type="spellEnd"/>
      <w:r w:rsidR="330341D9">
        <w:t xml:space="preserve"> </w:t>
      </w:r>
      <w:proofErr w:type="spellStart"/>
      <w:r w:rsidR="330341D9">
        <w:t>như</w:t>
      </w:r>
      <w:proofErr w:type="spellEnd"/>
      <w:r w:rsidR="330341D9">
        <w:t xml:space="preserve"> </w:t>
      </w:r>
      <w:proofErr w:type="spellStart"/>
      <w:r w:rsidR="330341D9">
        <w:t>bên</w:t>
      </w:r>
      <w:proofErr w:type="spellEnd"/>
      <w:r w:rsidR="330341D9">
        <w:t xml:space="preserve"> </w:t>
      </w:r>
      <w:proofErr w:type="spellStart"/>
      <w:r w:rsidR="330341D9">
        <w:t>dưới</w:t>
      </w:r>
      <w:proofErr w:type="spellEnd"/>
      <w:r w:rsidR="330341D9">
        <w:t>.</w:t>
      </w:r>
    </w:p>
    <w:p w14:paraId="6C6D005A" w14:textId="186F6A6B" w:rsidR="00907D29" w:rsidRPr="009A292A" w:rsidRDefault="4444EAE2" w:rsidP="007940AB">
      <w:pPr>
        <w:spacing w:line="360" w:lineRule="auto"/>
        <w:jc w:val="both"/>
      </w:pPr>
      <w:r>
        <w:rPr>
          <w:noProof/>
        </w:rPr>
        <w:drawing>
          <wp:inline distT="0" distB="0" distL="0" distR="0" wp14:anchorId="54148B49" wp14:editId="25C604FD">
            <wp:extent cx="4553586" cy="2133898"/>
            <wp:effectExtent l="0" t="0" r="0" b="0"/>
            <wp:docPr id="538445286" name="Picture 53844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45286"/>
                    <pic:cNvPicPr/>
                  </pic:nvPicPr>
                  <pic:blipFill>
                    <a:blip r:embed="rId34">
                      <a:extLst>
                        <a:ext uri="{28A0092B-C50C-407E-A947-70E740481C1C}">
                          <a14:useLocalDpi xmlns:a14="http://schemas.microsoft.com/office/drawing/2010/main" val="0"/>
                        </a:ext>
                      </a:extLst>
                    </a:blip>
                    <a:stretch>
                      <a:fillRect/>
                    </a:stretch>
                  </pic:blipFill>
                  <pic:spPr>
                    <a:xfrm>
                      <a:off x="0" y="0"/>
                      <a:ext cx="4553586" cy="2133898"/>
                    </a:xfrm>
                    <a:prstGeom prst="rect">
                      <a:avLst/>
                    </a:prstGeom>
                  </pic:spPr>
                </pic:pic>
              </a:graphicData>
            </a:graphic>
          </wp:inline>
        </w:drawing>
      </w:r>
    </w:p>
    <w:p w14:paraId="6ED85675" w14:textId="746E1E2C" w:rsidR="2765569E" w:rsidRDefault="756A97EE" w:rsidP="007940AB">
      <w:pPr>
        <w:spacing w:line="360" w:lineRule="auto"/>
        <w:jc w:val="both"/>
      </w:pP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w:t>
      </w:r>
      <w:proofErr w:type="spellStart"/>
      <w:r>
        <w:t>cho</w:t>
      </w:r>
      <w:proofErr w:type="spellEnd"/>
      <w:r>
        <w:t xml:space="preserve"> </w:t>
      </w:r>
      <w:proofErr w:type="spellStart"/>
      <w:r>
        <w:t>thấy</w:t>
      </w:r>
      <w:proofErr w:type="spellEnd"/>
      <w:r>
        <w:t xml:space="preserve"> </w:t>
      </w:r>
      <w:proofErr w:type="spellStart"/>
      <w:r>
        <w:t>mô</w:t>
      </w:r>
      <w:proofErr w:type="spellEnd"/>
      <w:r>
        <w:t xml:space="preserve"> </w:t>
      </w:r>
      <w:proofErr w:type="spellStart"/>
      <w:r>
        <w:t>hình</w:t>
      </w:r>
      <w:proofErr w:type="spellEnd"/>
      <w:r>
        <w:t xml:space="preserve"> Random Forest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tối</w:t>
      </w:r>
      <w:proofErr w:type="spellEnd"/>
      <w:r>
        <w:t xml:space="preserve"> </w:t>
      </w:r>
      <w:proofErr w:type="spellStart"/>
      <w:r>
        <w:t>ưu</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với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precision, recall, </w:t>
      </w:r>
      <w:proofErr w:type="spellStart"/>
      <w:r>
        <w:t>và</w:t>
      </w:r>
      <w:proofErr w:type="spellEnd"/>
      <w:r>
        <w:t xml:space="preserve"> F1-score </w:t>
      </w:r>
      <w:proofErr w:type="spellStart"/>
      <w:r>
        <w:t>đều</w:t>
      </w:r>
      <w:proofErr w:type="spellEnd"/>
      <w:r>
        <w:t xml:space="preserve"> </w:t>
      </w:r>
      <w:proofErr w:type="spellStart"/>
      <w:r>
        <w:lastRenderedPageBreak/>
        <w:t>đạt</w:t>
      </w:r>
      <w:proofErr w:type="spellEnd"/>
      <w:r>
        <w:t xml:space="preserve"> </w:t>
      </w:r>
      <w:proofErr w:type="spellStart"/>
      <w:r>
        <w:t>giá</w:t>
      </w:r>
      <w:proofErr w:type="spellEnd"/>
      <w:r>
        <w:t xml:space="preserve"> </w:t>
      </w:r>
      <w:proofErr w:type="spellStart"/>
      <w:r>
        <w:t>trị</w:t>
      </w:r>
      <w:proofErr w:type="spellEnd"/>
      <w:r>
        <w:t xml:space="preserve"> 1.00. Tuy </w:t>
      </w:r>
      <w:proofErr w:type="spellStart"/>
      <w:r>
        <w:t>nhiên</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này</w:t>
      </w:r>
      <w:proofErr w:type="spellEnd"/>
      <w:r>
        <w:t xml:space="preserve"> </w:t>
      </w:r>
      <w:proofErr w:type="spellStart"/>
      <w:r>
        <w:t>cũng</w:t>
      </w:r>
      <w:proofErr w:type="spellEnd"/>
      <w:r>
        <w:t xml:space="preserve"> </w:t>
      </w:r>
      <w:proofErr w:type="spellStart"/>
      <w:r>
        <w:t>đặt</w:t>
      </w:r>
      <w:proofErr w:type="spellEnd"/>
      <w:r>
        <w:t xml:space="preserve"> </w:t>
      </w:r>
      <w:proofErr w:type="spellStart"/>
      <w:r>
        <w:t>ra</w:t>
      </w:r>
      <w:proofErr w:type="spellEnd"/>
      <w:r>
        <w:t xml:space="preserve"> </w:t>
      </w:r>
      <w:proofErr w:type="spellStart"/>
      <w:r w:rsidR="2BF5BB0E">
        <w:t>vấn</w:t>
      </w:r>
      <w:proofErr w:type="spellEnd"/>
      <w:r w:rsidR="2BF5BB0E">
        <w:t xml:space="preserve"> </w:t>
      </w:r>
      <w:proofErr w:type="spellStart"/>
      <w:r w:rsidR="2BF5BB0E">
        <w:t>đề</w:t>
      </w:r>
      <w:proofErr w:type="spellEnd"/>
      <w:r w:rsidR="2BF5BB0E">
        <w:t xml:space="preserve"> </w:t>
      </w:r>
      <w:proofErr w:type="spellStart"/>
      <w:r w:rsidR="0DFDAAC3">
        <w:t>về</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rsidR="0DFDAAC3">
        <w:t>tập</w:t>
      </w:r>
      <w:proofErr w:type="spellEnd"/>
      <w:r w:rsidR="0DFDAAC3">
        <w:t xml:space="preserve"> </w:t>
      </w:r>
      <w:proofErr w:type="spellStart"/>
      <w:r w:rsidR="0DFDAAC3">
        <w:t>dữ</w:t>
      </w:r>
      <w:proofErr w:type="spellEnd"/>
      <w:r w:rsidR="0DFDAAC3">
        <w:t xml:space="preserve"> </w:t>
      </w:r>
      <w:proofErr w:type="spellStart"/>
      <w:r w:rsidR="0DFDAAC3">
        <w:t>liệu</w:t>
      </w:r>
      <w:proofErr w:type="spellEnd"/>
      <w:r w:rsidR="0DFDAAC3">
        <w:t>.</w:t>
      </w:r>
    </w:p>
    <w:p w14:paraId="231DF98A" w14:textId="7BBE48BF" w:rsidR="002525DD" w:rsidRDefault="00907D29" w:rsidP="007940AB">
      <w:pPr>
        <w:pStyle w:val="Heading3"/>
        <w:spacing w:line="360" w:lineRule="auto"/>
        <w:jc w:val="both"/>
      </w:pPr>
      <w:bookmarkStart w:id="38" w:name="_Toc184761378"/>
      <w:r w:rsidRPr="009A292A">
        <w:t>4.4</w:t>
      </w:r>
      <w:r w:rsidR="009A292A" w:rsidRPr="009A292A">
        <w:t>.5. Neural Networks</w:t>
      </w:r>
      <w:bookmarkEnd w:id="38"/>
    </w:p>
    <w:p w14:paraId="53578116" w14:textId="590C9B42" w:rsidR="0072710E" w:rsidRDefault="002525DD" w:rsidP="007940AB">
      <w:pPr>
        <w:jc w:val="both"/>
      </w:pPr>
      <w:r w:rsidRPr="002525DD">
        <w:rPr>
          <w:noProof/>
        </w:rPr>
        <w:drawing>
          <wp:inline distT="0" distB="0" distL="0" distR="0" wp14:anchorId="53AD22C5" wp14:editId="7A473F5D">
            <wp:extent cx="5615940" cy="1614940"/>
            <wp:effectExtent l="0" t="0" r="3810" b="4445"/>
            <wp:docPr id="17081229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22951" name="Picture 1" descr="A screenshot of a computer program&#10;&#10;Description automatically generated"/>
                    <pic:cNvPicPr/>
                  </pic:nvPicPr>
                  <pic:blipFill>
                    <a:blip r:embed="rId35"/>
                    <a:stretch>
                      <a:fillRect/>
                    </a:stretch>
                  </pic:blipFill>
                  <pic:spPr>
                    <a:xfrm>
                      <a:off x="0" y="0"/>
                      <a:ext cx="5631569" cy="1619434"/>
                    </a:xfrm>
                    <a:prstGeom prst="rect">
                      <a:avLst/>
                    </a:prstGeom>
                  </pic:spPr>
                </pic:pic>
              </a:graphicData>
            </a:graphic>
          </wp:inline>
        </w:drawing>
      </w:r>
    </w:p>
    <w:p w14:paraId="3A1C1C55" w14:textId="2A7D506C" w:rsidR="00901B75" w:rsidRDefault="00901B75" w:rsidP="007940AB">
      <w:pPr>
        <w:jc w:val="both"/>
      </w:pP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p>
    <w:p w14:paraId="25974BC1" w14:textId="009563B9" w:rsidR="002525DD" w:rsidRDefault="00F453ED" w:rsidP="007940AB">
      <w:pPr>
        <w:jc w:val="both"/>
      </w:pPr>
      <w:r w:rsidRPr="00F453ED">
        <w:rPr>
          <w:noProof/>
        </w:rPr>
        <w:drawing>
          <wp:inline distT="0" distB="0" distL="0" distR="0" wp14:anchorId="7E1F5E6F" wp14:editId="7DFB6BDA">
            <wp:extent cx="4320540" cy="1269070"/>
            <wp:effectExtent l="0" t="0" r="3810" b="7620"/>
            <wp:docPr id="11415126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12613" name="Picture 1" descr="A screenshot of a computer code&#10;&#10;Description automatically generated"/>
                    <pic:cNvPicPr/>
                  </pic:nvPicPr>
                  <pic:blipFill>
                    <a:blip r:embed="rId36"/>
                    <a:stretch>
                      <a:fillRect/>
                    </a:stretch>
                  </pic:blipFill>
                  <pic:spPr>
                    <a:xfrm>
                      <a:off x="0" y="0"/>
                      <a:ext cx="4325471" cy="1270518"/>
                    </a:xfrm>
                    <a:prstGeom prst="rect">
                      <a:avLst/>
                    </a:prstGeom>
                  </pic:spPr>
                </pic:pic>
              </a:graphicData>
            </a:graphic>
          </wp:inline>
        </w:drawing>
      </w:r>
    </w:p>
    <w:p w14:paraId="4F2A3BD7" w14:textId="1224A416" w:rsidR="00901B75" w:rsidRDefault="00163059" w:rsidP="007940AB">
      <w:pPr>
        <w:jc w:val="both"/>
      </w:pPr>
      <w:proofErr w:type="spellStart"/>
      <w:r>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r w:rsidR="00313DEC">
        <w:t>Neural Networks</w:t>
      </w:r>
    </w:p>
    <w:p w14:paraId="34182BAC" w14:textId="171EAF8A" w:rsidR="0039145A" w:rsidRDefault="0039145A" w:rsidP="003968A7">
      <w:pPr>
        <w:pStyle w:val="ListParagraph"/>
        <w:numPr>
          <w:ilvl w:val="0"/>
          <w:numId w:val="72"/>
        </w:numPr>
        <w:spacing w:line="360" w:lineRule="auto"/>
        <w:jc w:val="both"/>
      </w:pPr>
      <w:proofErr w:type="spellStart"/>
      <w:r w:rsidRPr="00F9587E">
        <w:rPr>
          <w:b/>
          <w:bCs/>
        </w:rPr>
        <w:t>Lớp</w:t>
      </w:r>
      <w:proofErr w:type="spellEnd"/>
      <w:r w:rsidRPr="00F9587E">
        <w:rPr>
          <w:b/>
          <w:bCs/>
        </w:rPr>
        <w:t xml:space="preserve"> </w:t>
      </w:r>
      <w:proofErr w:type="spellStart"/>
      <w:r w:rsidRPr="00F9587E">
        <w:rPr>
          <w:b/>
          <w:bCs/>
        </w:rPr>
        <w:t>đầu</w:t>
      </w:r>
      <w:proofErr w:type="spellEnd"/>
      <w:r w:rsidRPr="00F9587E">
        <w:rPr>
          <w:b/>
          <w:bCs/>
        </w:rPr>
        <w:t xml:space="preserve"> </w:t>
      </w:r>
      <w:proofErr w:type="spellStart"/>
      <w:r w:rsidRPr="00F9587E">
        <w:rPr>
          <w:b/>
          <w:bCs/>
        </w:rPr>
        <w:t>vào</w:t>
      </w:r>
      <w:proofErr w:type="spellEnd"/>
      <w:r w:rsidRPr="0039145A">
        <w:t xml:space="preserve">: </w:t>
      </w:r>
      <w:proofErr w:type="spellStart"/>
      <w:r w:rsidRPr="0039145A">
        <w:t>Kết</w:t>
      </w:r>
      <w:proofErr w:type="spellEnd"/>
      <w:r w:rsidRPr="0039145A">
        <w:t xml:space="preserve"> </w:t>
      </w:r>
      <w:proofErr w:type="spellStart"/>
      <w:r w:rsidRPr="0039145A">
        <w:t>nối</w:t>
      </w:r>
      <w:proofErr w:type="spellEnd"/>
      <w:r w:rsidRPr="0039145A">
        <w:t xml:space="preserve"> </w:t>
      </w:r>
      <w:proofErr w:type="spellStart"/>
      <w:r w:rsidRPr="0039145A">
        <w:t>với</w:t>
      </w:r>
      <w:proofErr w:type="spellEnd"/>
      <w:r w:rsidRPr="0039145A">
        <w:t xml:space="preserve"> </w:t>
      </w:r>
      <w:proofErr w:type="spellStart"/>
      <w:r w:rsidRPr="0039145A">
        <w:t>đầu</w:t>
      </w:r>
      <w:proofErr w:type="spellEnd"/>
      <w:r w:rsidRPr="0039145A">
        <w:t xml:space="preserve"> </w:t>
      </w:r>
      <w:proofErr w:type="spellStart"/>
      <w:r w:rsidRPr="0039145A">
        <w:t>vào</w:t>
      </w:r>
      <w:proofErr w:type="spellEnd"/>
      <w:r w:rsidRPr="0039145A">
        <w:t xml:space="preserve"> </w:t>
      </w:r>
      <w:proofErr w:type="spellStart"/>
      <w:r w:rsidRPr="0039145A">
        <w:t>có</w:t>
      </w:r>
      <w:proofErr w:type="spellEnd"/>
      <w:r w:rsidRPr="0039145A">
        <w:t xml:space="preserve"> </w:t>
      </w:r>
      <w:proofErr w:type="spellStart"/>
      <w:r w:rsidRPr="0039145A">
        <w:t>kích</w:t>
      </w:r>
      <w:proofErr w:type="spellEnd"/>
      <w:r w:rsidRPr="0039145A">
        <w:t xml:space="preserve"> </w:t>
      </w:r>
      <w:proofErr w:type="spellStart"/>
      <w:r w:rsidRPr="0039145A">
        <w:t>thước</w:t>
      </w:r>
      <w:proofErr w:type="spellEnd"/>
      <w:r w:rsidRPr="0039145A">
        <w:t xml:space="preserve"> </w:t>
      </w:r>
      <w:proofErr w:type="spellStart"/>
      <w:r w:rsidRPr="0039145A">
        <w:t>tương</w:t>
      </w:r>
      <w:proofErr w:type="spellEnd"/>
      <w:r w:rsidRPr="0039145A">
        <w:t xml:space="preserve"> </w:t>
      </w:r>
      <w:proofErr w:type="spellStart"/>
      <w:r w:rsidRPr="0039145A">
        <w:t>ứng</w:t>
      </w:r>
      <w:proofErr w:type="spellEnd"/>
      <w:r w:rsidRPr="0039145A">
        <w:t xml:space="preserve"> </w:t>
      </w:r>
      <w:proofErr w:type="spellStart"/>
      <w:r w:rsidRPr="0039145A">
        <w:t>số</w:t>
      </w:r>
      <w:proofErr w:type="spellEnd"/>
      <w:r w:rsidRPr="0039145A">
        <w:t xml:space="preserve"> </w:t>
      </w:r>
      <w:proofErr w:type="spellStart"/>
      <w:r w:rsidRPr="0039145A">
        <w:t>đặc</w:t>
      </w:r>
      <w:proofErr w:type="spellEnd"/>
      <w:r w:rsidRPr="0039145A">
        <w:t xml:space="preserve"> </w:t>
      </w:r>
      <w:proofErr w:type="spellStart"/>
      <w:r w:rsidRPr="0039145A">
        <w:t>trưng</w:t>
      </w:r>
      <w:proofErr w:type="spellEnd"/>
    </w:p>
    <w:p w14:paraId="52756DA8" w14:textId="46B26449" w:rsidR="0039145A" w:rsidRDefault="004F7F75" w:rsidP="003968A7">
      <w:pPr>
        <w:pStyle w:val="ListParagraph"/>
        <w:numPr>
          <w:ilvl w:val="0"/>
          <w:numId w:val="72"/>
        </w:numPr>
        <w:spacing w:line="360" w:lineRule="auto"/>
        <w:jc w:val="both"/>
      </w:pPr>
      <w:r w:rsidRPr="00F9587E">
        <w:rPr>
          <w:b/>
          <w:bCs/>
        </w:rPr>
        <w:t xml:space="preserve">Hai </w:t>
      </w:r>
      <w:proofErr w:type="spellStart"/>
      <w:r w:rsidRPr="00F9587E">
        <w:rPr>
          <w:b/>
          <w:bCs/>
        </w:rPr>
        <w:t>lớp</w:t>
      </w:r>
      <w:proofErr w:type="spellEnd"/>
      <w:r w:rsidRPr="00F9587E">
        <w:rPr>
          <w:b/>
          <w:bCs/>
        </w:rPr>
        <w:t xml:space="preserve"> </w:t>
      </w:r>
      <w:proofErr w:type="spellStart"/>
      <w:r w:rsidRPr="00F9587E">
        <w:rPr>
          <w:b/>
          <w:bCs/>
        </w:rPr>
        <w:t>ẩn</w:t>
      </w:r>
      <w:proofErr w:type="spellEnd"/>
      <w:r w:rsidRPr="00F9587E">
        <w:rPr>
          <w:b/>
          <w:bCs/>
        </w:rPr>
        <w:t>:</w:t>
      </w:r>
    </w:p>
    <w:p w14:paraId="4E826B5E" w14:textId="18727CD4" w:rsidR="004F7F75" w:rsidRDefault="006955FA" w:rsidP="003968A7">
      <w:pPr>
        <w:pStyle w:val="ListParagraph"/>
        <w:numPr>
          <w:ilvl w:val="1"/>
          <w:numId w:val="72"/>
        </w:numPr>
        <w:spacing w:line="360" w:lineRule="auto"/>
        <w:jc w:val="both"/>
      </w:pPr>
      <w:proofErr w:type="spellStart"/>
      <w:r w:rsidRPr="006955FA">
        <w:t>Lớp</w:t>
      </w:r>
      <w:proofErr w:type="spellEnd"/>
      <w:r w:rsidRPr="006955FA">
        <w:t xml:space="preserve"> </w:t>
      </w:r>
      <w:proofErr w:type="spellStart"/>
      <w:r w:rsidRPr="006955FA">
        <w:t>đầu</w:t>
      </w:r>
      <w:proofErr w:type="spellEnd"/>
      <w:r w:rsidRPr="006955FA">
        <w:t xml:space="preserve"> </w:t>
      </w:r>
      <w:proofErr w:type="spellStart"/>
      <w:r w:rsidRPr="006955FA">
        <w:t>tiên</w:t>
      </w:r>
      <w:proofErr w:type="spellEnd"/>
      <w:r w:rsidRPr="006955FA">
        <w:t xml:space="preserve"> </w:t>
      </w:r>
      <w:proofErr w:type="spellStart"/>
      <w:r w:rsidRPr="006955FA">
        <w:t>gồm</w:t>
      </w:r>
      <w:proofErr w:type="spellEnd"/>
      <w:r w:rsidRPr="006955FA">
        <w:t xml:space="preserve"> 64 </w:t>
      </w:r>
      <w:proofErr w:type="spellStart"/>
      <w:r w:rsidRPr="006955FA">
        <w:t>nút</w:t>
      </w:r>
      <w:proofErr w:type="spellEnd"/>
      <w:r w:rsidRPr="006955FA">
        <w:t xml:space="preserve"> </w:t>
      </w:r>
      <w:proofErr w:type="spellStart"/>
      <w:r w:rsidRPr="006955FA">
        <w:t>và</w:t>
      </w:r>
      <w:proofErr w:type="spellEnd"/>
      <w:r w:rsidRPr="006955FA">
        <w:t xml:space="preserve"> </w:t>
      </w:r>
      <w:proofErr w:type="spellStart"/>
      <w:r w:rsidRPr="006955FA">
        <w:t>hàm</w:t>
      </w:r>
      <w:proofErr w:type="spellEnd"/>
      <w:r w:rsidRPr="006955FA">
        <w:t xml:space="preserve"> </w:t>
      </w:r>
      <w:proofErr w:type="spellStart"/>
      <w:r w:rsidRPr="006955FA">
        <w:t>kích</w:t>
      </w:r>
      <w:proofErr w:type="spellEnd"/>
      <w:r w:rsidRPr="006955FA">
        <w:t xml:space="preserve"> </w:t>
      </w:r>
      <w:proofErr w:type="spellStart"/>
      <w:r w:rsidRPr="006955FA">
        <w:t>hoạt</w:t>
      </w:r>
      <w:proofErr w:type="spellEnd"/>
      <w:r w:rsidRPr="006955FA">
        <w:t xml:space="preserve"> </w:t>
      </w:r>
      <w:proofErr w:type="spellStart"/>
      <w:r w:rsidRPr="006955FA">
        <w:t>ReLU</w:t>
      </w:r>
      <w:proofErr w:type="spellEnd"/>
      <w:r w:rsidRPr="006955FA">
        <w:t>.</w:t>
      </w:r>
    </w:p>
    <w:p w14:paraId="343C4041" w14:textId="70252CE5" w:rsidR="00F64AEA" w:rsidRDefault="00F64AEA" w:rsidP="003968A7">
      <w:pPr>
        <w:pStyle w:val="ListParagraph"/>
        <w:numPr>
          <w:ilvl w:val="1"/>
          <w:numId w:val="72"/>
        </w:numPr>
        <w:spacing w:line="360" w:lineRule="auto"/>
        <w:jc w:val="both"/>
      </w:pPr>
      <w:proofErr w:type="spellStart"/>
      <w:r w:rsidRPr="00F64AEA">
        <w:t>Lớp</w:t>
      </w:r>
      <w:proofErr w:type="spellEnd"/>
      <w:r w:rsidRPr="00F64AEA">
        <w:t xml:space="preserve"> </w:t>
      </w:r>
      <w:proofErr w:type="spellStart"/>
      <w:r w:rsidRPr="00F64AEA">
        <w:t>thứ</w:t>
      </w:r>
      <w:proofErr w:type="spellEnd"/>
      <w:r w:rsidRPr="00F64AEA">
        <w:t xml:space="preserve"> </w:t>
      </w:r>
      <w:proofErr w:type="spellStart"/>
      <w:r w:rsidRPr="00F64AEA">
        <w:t>hai</w:t>
      </w:r>
      <w:proofErr w:type="spellEnd"/>
      <w:r w:rsidRPr="00F64AEA">
        <w:t xml:space="preserve"> </w:t>
      </w:r>
      <w:proofErr w:type="spellStart"/>
      <w:r w:rsidRPr="00F64AEA">
        <w:t>gồm</w:t>
      </w:r>
      <w:proofErr w:type="spellEnd"/>
      <w:r w:rsidRPr="00F64AEA">
        <w:t xml:space="preserve"> 32 </w:t>
      </w:r>
      <w:proofErr w:type="spellStart"/>
      <w:r w:rsidRPr="00F64AEA">
        <w:t>nút</w:t>
      </w:r>
      <w:proofErr w:type="spellEnd"/>
      <w:r w:rsidRPr="00F64AEA">
        <w:t xml:space="preserve"> </w:t>
      </w:r>
      <w:proofErr w:type="spellStart"/>
      <w:r w:rsidRPr="00F64AEA">
        <w:t>và</w:t>
      </w:r>
      <w:proofErr w:type="spellEnd"/>
      <w:r w:rsidRPr="00F64AEA">
        <w:t xml:space="preserve"> </w:t>
      </w:r>
      <w:proofErr w:type="spellStart"/>
      <w:r w:rsidRPr="00F64AEA">
        <w:t>hàm</w:t>
      </w:r>
      <w:proofErr w:type="spellEnd"/>
      <w:r w:rsidRPr="00F64AEA">
        <w:t xml:space="preserve"> </w:t>
      </w:r>
      <w:proofErr w:type="spellStart"/>
      <w:r w:rsidRPr="00F64AEA">
        <w:t>kích</w:t>
      </w:r>
      <w:proofErr w:type="spellEnd"/>
      <w:r w:rsidRPr="00F64AEA">
        <w:t xml:space="preserve"> </w:t>
      </w:r>
      <w:proofErr w:type="spellStart"/>
      <w:r w:rsidRPr="00F64AEA">
        <w:t>hoạt</w:t>
      </w:r>
      <w:proofErr w:type="spellEnd"/>
      <w:r w:rsidRPr="00F64AEA">
        <w:t xml:space="preserve"> </w:t>
      </w:r>
      <w:proofErr w:type="spellStart"/>
      <w:r w:rsidRPr="00F64AEA">
        <w:t>ReLU</w:t>
      </w:r>
      <w:proofErr w:type="spellEnd"/>
      <w:r w:rsidRPr="00F64AEA">
        <w:t>.</w:t>
      </w:r>
    </w:p>
    <w:p w14:paraId="4BC4A86D" w14:textId="7F1CECDA" w:rsidR="00F9587E" w:rsidRPr="004F7F75" w:rsidRDefault="00F9587E" w:rsidP="003968A7">
      <w:pPr>
        <w:pStyle w:val="ListParagraph"/>
        <w:numPr>
          <w:ilvl w:val="0"/>
          <w:numId w:val="73"/>
        </w:numPr>
        <w:spacing w:line="360" w:lineRule="auto"/>
        <w:jc w:val="both"/>
      </w:pPr>
      <w:proofErr w:type="spellStart"/>
      <w:r w:rsidRPr="00F9587E">
        <w:rPr>
          <w:b/>
          <w:bCs/>
        </w:rPr>
        <w:t>Lớp</w:t>
      </w:r>
      <w:proofErr w:type="spellEnd"/>
      <w:r w:rsidRPr="00F9587E">
        <w:rPr>
          <w:b/>
          <w:bCs/>
        </w:rPr>
        <w:t xml:space="preserve"> </w:t>
      </w:r>
      <w:proofErr w:type="spellStart"/>
      <w:r w:rsidRPr="00F9587E">
        <w:rPr>
          <w:b/>
          <w:bCs/>
        </w:rPr>
        <w:t>đầu</w:t>
      </w:r>
      <w:proofErr w:type="spellEnd"/>
      <w:r w:rsidRPr="00F9587E">
        <w:rPr>
          <w:b/>
          <w:bCs/>
        </w:rPr>
        <w:t xml:space="preserve"> </w:t>
      </w:r>
      <w:proofErr w:type="spellStart"/>
      <w:r w:rsidRPr="00F9587E">
        <w:rPr>
          <w:b/>
          <w:bCs/>
        </w:rPr>
        <w:t>ra</w:t>
      </w:r>
      <w:proofErr w:type="spellEnd"/>
      <w:r w:rsidRPr="00F9587E">
        <w:t xml:space="preserve">: </w:t>
      </w:r>
      <w:proofErr w:type="spellStart"/>
      <w:r w:rsidRPr="00F9587E">
        <w:t>Một</w:t>
      </w:r>
      <w:proofErr w:type="spellEnd"/>
      <w:r w:rsidRPr="00F9587E">
        <w:t xml:space="preserve"> </w:t>
      </w:r>
      <w:proofErr w:type="spellStart"/>
      <w:r w:rsidRPr="00F9587E">
        <w:t>nút</w:t>
      </w:r>
      <w:proofErr w:type="spellEnd"/>
      <w:r w:rsidRPr="00F9587E">
        <w:t xml:space="preserve"> </w:t>
      </w:r>
      <w:proofErr w:type="spellStart"/>
      <w:r w:rsidRPr="00F9587E">
        <w:t>với</w:t>
      </w:r>
      <w:proofErr w:type="spellEnd"/>
      <w:r w:rsidRPr="00F9587E">
        <w:t xml:space="preserve"> </w:t>
      </w:r>
      <w:proofErr w:type="spellStart"/>
      <w:r w:rsidRPr="00F9587E">
        <w:t>hàm</w:t>
      </w:r>
      <w:proofErr w:type="spellEnd"/>
      <w:r w:rsidRPr="00F9587E">
        <w:t xml:space="preserve"> </w:t>
      </w:r>
      <w:proofErr w:type="spellStart"/>
      <w:r w:rsidRPr="00F9587E">
        <w:t>kích</w:t>
      </w:r>
      <w:proofErr w:type="spellEnd"/>
      <w:r w:rsidRPr="00F9587E">
        <w:t xml:space="preserve"> </w:t>
      </w:r>
      <w:proofErr w:type="spellStart"/>
      <w:r w:rsidRPr="00F9587E">
        <w:t>hoạt</w:t>
      </w:r>
      <w:proofErr w:type="spellEnd"/>
      <w:r w:rsidRPr="00F9587E">
        <w:t xml:space="preserve"> sigmoid, </w:t>
      </w:r>
      <w:proofErr w:type="spellStart"/>
      <w:r w:rsidRPr="00F9587E">
        <w:t>sử</w:t>
      </w:r>
      <w:proofErr w:type="spellEnd"/>
      <w:r w:rsidRPr="00F9587E">
        <w:t xml:space="preserve"> </w:t>
      </w:r>
      <w:proofErr w:type="spellStart"/>
      <w:r w:rsidRPr="00F9587E">
        <w:t>dụng</w:t>
      </w:r>
      <w:proofErr w:type="spellEnd"/>
      <w:r w:rsidRPr="00F9587E">
        <w:t xml:space="preserve"> </w:t>
      </w:r>
      <w:proofErr w:type="spellStart"/>
      <w:r w:rsidRPr="00F9587E">
        <w:t>cho</w:t>
      </w:r>
      <w:proofErr w:type="spellEnd"/>
      <w:r w:rsidRPr="00F9587E">
        <w:t xml:space="preserve"> </w:t>
      </w:r>
      <w:proofErr w:type="spellStart"/>
      <w:r w:rsidRPr="00F9587E">
        <w:t>bài</w:t>
      </w:r>
      <w:proofErr w:type="spellEnd"/>
      <w:r w:rsidRPr="00F9587E">
        <w:t xml:space="preserve"> </w:t>
      </w:r>
      <w:proofErr w:type="spellStart"/>
      <w:r w:rsidRPr="00F9587E">
        <w:t>toán</w:t>
      </w:r>
      <w:proofErr w:type="spellEnd"/>
      <w:r w:rsidRPr="00F9587E">
        <w:t xml:space="preserve"> </w:t>
      </w:r>
      <w:proofErr w:type="spellStart"/>
      <w:r w:rsidRPr="00F9587E">
        <w:t>phân</w:t>
      </w:r>
      <w:proofErr w:type="spellEnd"/>
      <w:r w:rsidRPr="00F9587E">
        <w:t xml:space="preserve"> </w:t>
      </w:r>
      <w:proofErr w:type="spellStart"/>
      <w:r w:rsidRPr="00F9587E">
        <w:t>loại</w:t>
      </w:r>
      <w:proofErr w:type="spellEnd"/>
      <w:r w:rsidRPr="00F9587E">
        <w:t xml:space="preserve"> </w:t>
      </w:r>
      <w:proofErr w:type="spellStart"/>
      <w:r w:rsidRPr="00F9587E">
        <w:t>nhị</w:t>
      </w:r>
      <w:proofErr w:type="spellEnd"/>
      <w:r w:rsidRPr="00F9587E">
        <w:t xml:space="preserve"> </w:t>
      </w:r>
      <w:proofErr w:type="spellStart"/>
      <w:r w:rsidRPr="00F9587E">
        <w:t>phân</w:t>
      </w:r>
      <w:proofErr w:type="spellEnd"/>
      <w:r w:rsidRPr="00F9587E">
        <w:t>.</w:t>
      </w:r>
    </w:p>
    <w:p w14:paraId="4B9654EF" w14:textId="771B8A5B" w:rsidR="00152943" w:rsidRDefault="00152943" w:rsidP="007940AB">
      <w:pPr>
        <w:jc w:val="both"/>
      </w:pPr>
      <w:r w:rsidRPr="00152943">
        <w:rPr>
          <w:noProof/>
        </w:rPr>
        <w:lastRenderedPageBreak/>
        <w:drawing>
          <wp:inline distT="0" distB="0" distL="0" distR="0" wp14:anchorId="7697BDB1" wp14:editId="3380212B">
            <wp:extent cx="6229350" cy="1940560"/>
            <wp:effectExtent l="0" t="0" r="0" b="2540"/>
            <wp:docPr id="12662846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84649" name="Picture 1" descr="A screen shot of a computer code&#10;&#10;Description automatically generated"/>
                    <pic:cNvPicPr/>
                  </pic:nvPicPr>
                  <pic:blipFill>
                    <a:blip r:embed="rId37"/>
                    <a:stretch>
                      <a:fillRect/>
                    </a:stretch>
                  </pic:blipFill>
                  <pic:spPr>
                    <a:xfrm>
                      <a:off x="0" y="0"/>
                      <a:ext cx="6229350" cy="1940560"/>
                    </a:xfrm>
                    <a:prstGeom prst="rect">
                      <a:avLst/>
                    </a:prstGeom>
                  </pic:spPr>
                </pic:pic>
              </a:graphicData>
            </a:graphic>
          </wp:inline>
        </w:drawing>
      </w:r>
    </w:p>
    <w:p w14:paraId="7130A711" w14:textId="1E16941D" w:rsidR="008D01A1" w:rsidRPr="0072710E" w:rsidRDefault="008D01A1" w:rsidP="003968A7">
      <w:pPr>
        <w:pStyle w:val="ListParagraph"/>
        <w:numPr>
          <w:ilvl w:val="0"/>
          <w:numId w:val="69"/>
        </w:numPr>
        <w:jc w:val="both"/>
      </w:pPr>
      <w:proofErr w:type="spellStart"/>
      <w:r>
        <w:t>Kết</w:t>
      </w:r>
      <w:proofErr w:type="spellEnd"/>
      <w:r>
        <w:t xml:space="preserve"> </w:t>
      </w:r>
      <w:proofErr w:type="spellStart"/>
      <w:r>
        <w:t>quả</w:t>
      </w:r>
      <w:proofErr w:type="spellEnd"/>
      <w:r>
        <w:t xml:space="preserve"> </w:t>
      </w:r>
      <w:proofErr w:type="spellStart"/>
      <w:r>
        <w:t>chạy</w:t>
      </w:r>
      <w:proofErr w:type="spellEnd"/>
      <w:r>
        <w:t xml:space="preserve"> </w:t>
      </w:r>
      <w:proofErr w:type="spellStart"/>
      <w:r>
        <w:t>được</w:t>
      </w:r>
      <w:proofErr w:type="spellEnd"/>
    </w:p>
    <w:p w14:paraId="5D65584A" w14:textId="1A89DAF6" w:rsidR="0072710E" w:rsidRDefault="008D01A1" w:rsidP="007940AB">
      <w:pPr>
        <w:jc w:val="both"/>
      </w:pPr>
      <w:r w:rsidRPr="008D01A1">
        <w:rPr>
          <w:noProof/>
        </w:rPr>
        <w:drawing>
          <wp:inline distT="0" distB="0" distL="0" distR="0" wp14:anchorId="35A1CA69" wp14:editId="4FD15A8F">
            <wp:extent cx="6229350" cy="2178685"/>
            <wp:effectExtent l="0" t="0" r="0" b="0"/>
            <wp:docPr id="1214047885"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47885" name="Picture 1" descr="A white background with black and white text&#10;&#10;Description automatically generated"/>
                    <pic:cNvPicPr/>
                  </pic:nvPicPr>
                  <pic:blipFill>
                    <a:blip r:embed="rId38"/>
                    <a:stretch>
                      <a:fillRect/>
                    </a:stretch>
                  </pic:blipFill>
                  <pic:spPr>
                    <a:xfrm>
                      <a:off x="0" y="0"/>
                      <a:ext cx="6229350" cy="2178685"/>
                    </a:xfrm>
                    <a:prstGeom prst="rect">
                      <a:avLst/>
                    </a:prstGeom>
                  </pic:spPr>
                </pic:pic>
              </a:graphicData>
            </a:graphic>
          </wp:inline>
        </w:drawing>
      </w:r>
    </w:p>
    <w:p w14:paraId="4807B292" w14:textId="4D93A567" w:rsidR="006A4811" w:rsidRDefault="006A4811" w:rsidP="007940AB">
      <w:pPr>
        <w:jc w:val="both"/>
      </w:pPr>
      <w:r w:rsidRPr="006A4811">
        <w:rPr>
          <w:noProof/>
        </w:rPr>
        <w:drawing>
          <wp:inline distT="0" distB="0" distL="0" distR="0" wp14:anchorId="343D3CBB" wp14:editId="67F59D48">
            <wp:extent cx="6229350" cy="3467735"/>
            <wp:effectExtent l="0" t="0" r="0" b="0"/>
            <wp:docPr id="175464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4749" name="Picture 1" descr="A screenshot of a computer program&#10;&#10;Description automatically generated"/>
                    <pic:cNvPicPr/>
                  </pic:nvPicPr>
                  <pic:blipFill>
                    <a:blip r:embed="rId39"/>
                    <a:stretch>
                      <a:fillRect/>
                    </a:stretch>
                  </pic:blipFill>
                  <pic:spPr>
                    <a:xfrm>
                      <a:off x="0" y="0"/>
                      <a:ext cx="6229350" cy="3467735"/>
                    </a:xfrm>
                    <a:prstGeom prst="rect">
                      <a:avLst/>
                    </a:prstGeom>
                  </pic:spPr>
                </pic:pic>
              </a:graphicData>
            </a:graphic>
          </wp:inline>
        </w:drawing>
      </w:r>
    </w:p>
    <w:p w14:paraId="0E465298" w14:textId="74C6325C" w:rsidR="006A4811" w:rsidRPr="0072710E" w:rsidRDefault="00EE2F88" w:rsidP="007940AB">
      <w:pPr>
        <w:jc w:val="both"/>
      </w:pPr>
      <w:r w:rsidRPr="00EE2F88">
        <w:rPr>
          <w:noProof/>
        </w:rPr>
        <w:lastRenderedPageBreak/>
        <w:drawing>
          <wp:inline distT="0" distB="0" distL="0" distR="0" wp14:anchorId="7286F951" wp14:editId="04F14524">
            <wp:extent cx="4435224" cy="1828958"/>
            <wp:effectExtent l="0" t="0" r="3810" b="0"/>
            <wp:docPr id="192587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74716" name="Picture 1" descr="A screenshot of a computer&#10;&#10;Description automatically generated"/>
                    <pic:cNvPicPr/>
                  </pic:nvPicPr>
                  <pic:blipFill>
                    <a:blip r:embed="rId40"/>
                    <a:stretch>
                      <a:fillRect/>
                    </a:stretch>
                  </pic:blipFill>
                  <pic:spPr>
                    <a:xfrm>
                      <a:off x="0" y="0"/>
                      <a:ext cx="4435224" cy="1828958"/>
                    </a:xfrm>
                    <a:prstGeom prst="rect">
                      <a:avLst/>
                    </a:prstGeom>
                  </pic:spPr>
                </pic:pic>
              </a:graphicData>
            </a:graphic>
          </wp:inline>
        </w:drawing>
      </w:r>
    </w:p>
    <w:p w14:paraId="0660BE60" w14:textId="34CEBFE4" w:rsidR="00BD31DE" w:rsidRDefault="00297C27" w:rsidP="007940AB">
      <w:pPr>
        <w:spacing w:line="360" w:lineRule="auto"/>
        <w:ind w:left="0" w:firstLine="720"/>
        <w:jc w:val="both"/>
      </w:pPr>
      <w:proofErr w:type="spellStart"/>
      <w:r w:rsidRPr="00297C27">
        <w:t>Mô</w:t>
      </w:r>
      <w:proofErr w:type="spellEnd"/>
      <w:r w:rsidRPr="00297C27">
        <w:t xml:space="preserve"> </w:t>
      </w:r>
      <w:proofErr w:type="spellStart"/>
      <w:r w:rsidRPr="00297C27">
        <w:t>hình</w:t>
      </w:r>
      <w:proofErr w:type="spellEnd"/>
      <w:r w:rsidRPr="00297C27">
        <w:t xml:space="preserve"> </w:t>
      </w:r>
      <w:proofErr w:type="spellStart"/>
      <w:r w:rsidRPr="00297C27">
        <w:t>hoạt</w:t>
      </w:r>
      <w:proofErr w:type="spellEnd"/>
      <w:r w:rsidRPr="00297C27">
        <w:t xml:space="preserve"> </w:t>
      </w:r>
      <w:proofErr w:type="spellStart"/>
      <w:r w:rsidRPr="00297C27">
        <w:t>động</w:t>
      </w:r>
      <w:proofErr w:type="spellEnd"/>
      <w:r w:rsidRPr="00297C27">
        <w:t xml:space="preserve"> </w:t>
      </w:r>
      <w:proofErr w:type="spellStart"/>
      <w:r w:rsidRPr="00297C27">
        <w:t>rất</w:t>
      </w:r>
      <w:proofErr w:type="spellEnd"/>
      <w:r w:rsidRPr="00297C27">
        <w:t xml:space="preserve"> </w:t>
      </w:r>
      <w:proofErr w:type="spellStart"/>
      <w:r w:rsidRPr="00297C27">
        <w:t>tốt</w:t>
      </w:r>
      <w:proofErr w:type="spellEnd"/>
      <w:r w:rsidRPr="00297C27">
        <w:t xml:space="preserve"> </w:t>
      </w:r>
      <w:proofErr w:type="spellStart"/>
      <w:r w:rsidRPr="00297C27">
        <w:t>với</w:t>
      </w:r>
      <w:proofErr w:type="spellEnd"/>
      <w:r w:rsidRPr="00297C27">
        <w:t xml:space="preserve"> </w:t>
      </w:r>
      <w:proofErr w:type="spellStart"/>
      <w:r w:rsidRPr="00297C27">
        <w:t>lớp</w:t>
      </w:r>
      <w:proofErr w:type="spellEnd"/>
      <w:r w:rsidRPr="00297C27">
        <w:t xml:space="preserve"> </w:t>
      </w:r>
      <w:proofErr w:type="spellStart"/>
      <w:r w:rsidRPr="00297C27">
        <w:t>chiếm</w:t>
      </w:r>
      <w:proofErr w:type="spellEnd"/>
      <w:r w:rsidRPr="00297C27">
        <w:t xml:space="preserve"> </w:t>
      </w:r>
      <w:proofErr w:type="spellStart"/>
      <w:r w:rsidRPr="00297C27">
        <w:t>đa</w:t>
      </w:r>
      <w:proofErr w:type="spellEnd"/>
      <w:r w:rsidRPr="00297C27">
        <w:t xml:space="preserve"> </w:t>
      </w:r>
      <w:proofErr w:type="spellStart"/>
      <w:r w:rsidRPr="00297C27">
        <w:t>số</w:t>
      </w:r>
      <w:proofErr w:type="spellEnd"/>
      <w:r w:rsidRPr="00297C27">
        <w:t xml:space="preserve"> (</w:t>
      </w:r>
      <w:proofErr w:type="spellStart"/>
      <w:r w:rsidRPr="00297C27">
        <w:t>lớp</w:t>
      </w:r>
      <w:proofErr w:type="spellEnd"/>
      <w:r w:rsidRPr="00297C27">
        <w:t xml:space="preserve"> 0), </w:t>
      </w:r>
      <w:proofErr w:type="spellStart"/>
      <w:r w:rsidRPr="00297C27">
        <w:t>đạt</w:t>
      </w:r>
      <w:proofErr w:type="spellEnd"/>
      <w:r w:rsidRPr="00297C27">
        <w:t xml:space="preserve"> 100% ở </w:t>
      </w:r>
      <w:proofErr w:type="spellStart"/>
      <w:r w:rsidRPr="00297C27">
        <w:t>mọi</w:t>
      </w:r>
      <w:proofErr w:type="spellEnd"/>
      <w:r w:rsidRPr="00297C27">
        <w:t xml:space="preserve"> </w:t>
      </w:r>
      <w:proofErr w:type="spellStart"/>
      <w:r w:rsidRPr="00297C27">
        <w:t>chỉ</w:t>
      </w:r>
      <w:proofErr w:type="spellEnd"/>
      <w:r w:rsidRPr="00297C27">
        <w:t xml:space="preserve"> </w:t>
      </w:r>
      <w:proofErr w:type="spellStart"/>
      <w:r w:rsidRPr="00297C27">
        <w:t>số</w:t>
      </w:r>
      <w:proofErr w:type="spellEnd"/>
      <w:r w:rsidRPr="00297C27">
        <w:t>.</w:t>
      </w:r>
    </w:p>
    <w:p w14:paraId="491A83BE" w14:textId="2B08BD12" w:rsidR="00F704DF" w:rsidRDefault="00F704DF" w:rsidP="007940AB">
      <w:pPr>
        <w:spacing w:line="360" w:lineRule="auto"/>
        <w:jc w:val="both"/>
      </w:pPr>
      <w:proofErr w:type="spellStart"/>
      <w:r w:rsidRPr="00F704DF">
        <w:t>Với</w:t>
      </w:r>
      <w:proofErr w:type="spellEnd"/>
      <w:r w:rsidRPr="00F704DF">
        <w:t xml:space="preserve"> </w:t>
      </w:r>
      <w:proofErr w:type="spellStart"/>
      <w:r w:rsidRPr="00F704DF">
        <w:t>lớp</w:t>
      </w:r>
      <w:proofErr w:type="spellEnd"/>
      <w:r w:rsidRPr="00F704DF">
        <w:t xml:space="preserve"> 1, </w:t>
      </w:r>
      <w:proofErr w:type="spellStart"/>
      <w:r w:rsidRPr="00F704DF">
        <w:t>mặc</w:t>
      </w:r>
      <w:proofErr w:type="spellEnd"/>
      <w:r w:rsidRPr="00F704DF">
        <w:t xml:space="preserve"> </w:t>
      </w:r>
      <w:proofErr w:type="spellStart"/>
      <w:r w:rsidRPr="00F704DF">
        <w:t>dù</w:t>
      </w:r>
      <w:proofErr w:type="spellEnd"/>
      <w:r w:rsidRPr="00F704DF">
        <w:t xml:space="preserve"> Precision </w:t>
      </w:r>
      <w:proofErr w:type="spellStart"/>
      <w:r w:rsidRPr="00F704DF">
        <w:t>thấp</w:t>
      </w:r>
      <w:proofErr w:type="spellEnd"/>
      <w:r w:rsidRPr="00F704DF">
        <w:t xml:space="preserve"> </w:t>
      </w:r>
      <w:proofErr w:type="spellStart"/>
      <w:r w:rsidRPr="00F704DF">
        <w:t>hơn</w:t>
      </w:r>
      <w:proofErr w:type="spellEnd"/>
      <w:r w:rsidRPr="00F704DF">
        <w:t xml:space="preserve"> </w:t>
      </w:r>
      <w:proofErr w:type="spellStart"/>
      <w:r w:rsidRPr="00F704DF">
        <w:t>một</w:t>
      </w:r>
      <w:proofErr w:type="spellEnd"/>
      <w:r w:rsidRPr="00F704DF">
        <w:t xml:space="preserve"> </w:t>
      </w:r>
      <w:proofErr w:type="spellStart"/>
      <w:r w:rsidRPr="00F704DF">
        <w:t>chút</w:t>
      </w:r>
      <w:proofErr w:type="spellEnd"/>
      <w:r w:rsidRPr="00F704DF">
        <w:t xml:space="preserve"> (0.92), </w:t>
      </w:r>
      <w:proofErr w:type="spellStart"/>
      <w:r w:rsidRPr="00F704DF">
        <w:t>nhưng</w:t>
      </w:r>
      <w:proofErr w:type="spellEnd"/>
      <w:r w:rsidRPr="00F704DF">
        <w:t xml:space="preserve"> Recall </w:t>
      </w:r>
      <w:proofErr w:type="spellStart"/>
      <w:r w:rsidRPr="00F704DF">
        <w:t>đạt</w:t>
      </w:r>
      <w:proofErr w:type="spellEnd"/>
      <w:r w:rsidRPr="00F704DF">
        <w:t xml:space="preserve"> 1.00, </w:t>
      </w:r>
      <w:proofErr w:type="spellStart"/>
      <w:r w:rsidRPr="00F704DF">
        <w:t>cho</w:t>
      </w:r>
      <w:proofErr w:type="spellEnd"/>
      <w:r w:rsidRPr="00F704DF">
        <w:t xml:space="preserve"> </w:t>
      </w:r>
      <w:proofErr w:type="spellStart"/>
      <w:r w:rsidRPr="00F704DF">
        <w:t>thấy</w:t>
      </w:r>
      <w:proofErr w:type="spellEnd"/>
      <w:r w:rsidRPr="00F704DF">
        <w:t xml:space="preserve"> </w:t>
      </w:r>
      <w:proofErr w:type="spellStart"/>
      <w:r w:rsidRPr="00F704DF">
        <w:t>mô</w:t>
      </w:r>
      <w:proofErr w:type="spellEnd"/>
      <w:r w:rsidRPr="00F704DF">
        <w:t xml:space="preserve"> </w:t>
      </w:r>
      <w:proofErr w:type="spellStart"/>
      <w:r w:rsidRPr="00F704DF">
        <w:t>hình</w:t>
      </w:r>
      <w:proofErr w:type="spellEnd"/>
      <w:r w:rsidRPr="00F704DF">
        <w:t xml:space="preserve"> </w:t>
      </w:r>
      <w:proofErr w:type="spellStart"/>
      <w:r w:rsidRPr="00F704DF">
        <w:t>nhận</w:t>
      </w:r>
      <w:proofErr w:type="spellEnd"/>
      <w:r w:rsidRPr="00F704DF">
        <w:t xml:space="preserve"> </w:t>
      </w:r>
      <w:proofErr w:type="spellStart"/>
      <w:r w:rsidRPr="00F704DF">
        <w:t>diện</w:t>
      </w:r>
      <w:proofErr w:type="spellEnd"/>
      <w:r w:rsidRPr="00F704DF">
        <w:t xml:space="preserve"> </w:t>
      </w:r>
      <w:proofErr w:type="spellStart"/>
      <w:r w:rsidRPr="00F704DF">
        <w:t>được</w:t>
      </w:r>
      <w:proofErr w:type="spellEnd"/>
      <w:r w:rsidRPr="00F704DF">
        <w:t xml:space="preserve"> </w:t>
      </w:r>
      <w:proofErr w:type="spellStart"/>
      <w:r w:rsidRPr="00F704DF">
        <w:t>toàn</w:t>
      </w:r>
      <w:proofErr w:type="spellEnd"/>
      <w:r w:rsidRPr="00F704DF">
        <w:t xml:space="preserve"> </w:t>
      </w:r>
      <w:proofErr w:type="spellStart"/>
      <w:r w:rsidRPr="00F704DF">
        <w:t>bộ</w:t>
      </w:r>
      <w:proofErr w:type="spellEnd"/>
      <w:r w:rsidRPr="00F704DF">
        <w:t xml:space="preserve"> </w:t>
      </w:r>
      <w:proofErr w:type="spellStart"/>
      <w:r w:rsidRPr="00F704DF">
        <w:t>các</w:t>
      </w:r>
      <w:proofErr w:type="spellEnd"/>
      <w:r w:rsidRPr="00F704DF">
        <w:t xml:space="preserve"> </w:t>
      </w:r>
      <w:proofErr w:type="spellStart"/>
      <w:r w:rsidRPr="00F704DF">
        <w:t>mẫu</w:t>
      </w:r>
      <w:proofErr w:type="spellEnd"/>
      <w:r w:rsidRPr="00F704DF">
        <w:t xml:space="preserve"> </w:t>
      </w:r>
      <w:proofErr w:type="spellStart"/>
      <w:r w:rsidRPr="00F704DF">
        <w:t>thuộc</w:t>
      </w:r>
      <w:proofErr w:type="spellEnd"/>
      <w:r w:rsidRPr="00F704DF">
        <w:t xml:space="preserve"> </w:t>
      </w:r>
      <w:proofErr w:type="spellStart"/>
      <w:r w:rsidRPr="00F704DF">
        <w:t>lớp</w:t>
      </w:r>
      <w:proofErr w:type="spellEnd"/>
      <w:r w:rsidRPr="00F704DF">
        <w:t xml:space="preserve"> </w:t>
      </w:r>
      <w:proofErr w:type="spellStart"/>
      <w:r w:rsidRPr="00F704DF">
        <w:t>này</w:t>
      </w:r>
      <w:proofErr w:type="spellEnd"/>
      <w:r w:rsidRPr="00F704DF">
        <w:t xml:space="preserve">, </w:t>
      </w:r>
      <w:proofErr w:type="spellStart"/>
      <w:r w:rsidRPr="00F704DF">
        <w:t>giảm</w:t>
      </w:r>
      <w:proofErr w:type="spellEnd"/>
      <w:r w:rsidRPr="00F704DF">
        <w:t xml:space="preserve"> </w:t>
      </w:r>
      <w:proofErr w:type="spellStart"/>
      <w:r w:rsidRPr="00F704DF">
        <w:t>thiểu</w:t>
      </w:r>
      <w:proofErr w:type="spellEnd"/>
      <w:r w:rsidRPr="00F704DF">
        <w:t xml:space="preserve"> </w:t>
      </w:r>
      <w:proofErr w:type="spellStart"/>
      <w:r w:rsidRPr="00F704DF">
        <w:t>khả</w:t>
      </w:r>
      <w:proofErr w:type="spellEnd"/>
      <w:r w:rsidRPr="00F704DF">
        <w:t xml:space="preserve"> </w:t>
      </w:r>
      <w:proofErr w:type="spellStart"/>
      <w:r w:rsidRPr="00F704DF">
        <w:t>năng</w:t>
      </w:r>
      <w:proofErr w:type="spellEnd"/>
      <w:r w:rsidRPr="00F704DF">
        <w:t xml:space="preserve"> </w:t>
      </w:r>
      <w:proofErr w:type="spellStart"/>
      <w:r w:rsidRPr="00F704DF">
        <w:t>bỏ</w:t>
      </w:r>
      <w:proofErr w:type="spellEnd"/>
      <w:r w:rsidRPr="00F704DF">
        <w:t xml:space="preserve"> </w:t>
      </w:r>
      <w:proofErr w:type="spellStart"/>
      <w:r w:rsidRPr="00F704DF">
        <w:t>sót</w:t>
      </w:r>
      <w:proofErr w:type="spellEnd"/>
      <w:r w:rsidRPr="00F704DF">
        <w:t>.</w:t>
      </w:r>
    </w:p>
    <w:p w14:paraId="24E2F0CB" w14:textId="10B8849A" w:rsidR="000D4621" w:rsidRDefault="000D4621" w:rsidP="007940AB">
      <w:pPr>
        <w:spacing w:line="360" w:lineRule="auto"/>
        <w:jc w:val="both"/>
      </w:pPr>
      <w:r w:rsidRPr="000D4621">
        <w:t xml:space="preserve">F1-score </w:t>
      </w:r>
      <w:proofErr w:type="spellStart"/>
      <w:r w:rsidRPr="000D4621">
        <w:t>của</w:t>
      </w:r>
      <w:proofErr w:type="spellEnd"/>
      <w:r w:rsidRPr="000D4621">
        <w:t xml:space="preserve"> </w:t>
      </w:r>
      <w:proofErr w:type="spellStart"/>
      <w:r w:rsidRPr="000D4621">
        <w:t>lớp</w:t>
      </w:r>
      <w:proofErr w:type="spellEnd"/>
      <w:r w:rsidRPr="000D4621">
        <w:t xml:space="preserve"> 1 </w:t>
      </w:r>
      <w:proofErr w:type="spellStart"/>
      <w:r w:rsidRPr="000D4621">
        <w:t>đạt</w:t>
      </w:r>
      <w:proofErr w:type="spellEnd"/>
      <w:r w:rsidRPr="000D4621">
        <w:t xml:space="preserve"> </w:t>
      </w:r>
      <w:r w:rsidRPr="000D4621">
        <w:rPr>
          <w:b/>
          <w:bCs/>
        </w:rPr>
        <w:t>0.96</w:t>
      </w:r>
      <w:r w:rsidRPr="000D4621">
        <w:t xml:space="preserve">, </w:t>
      </w:r>
      <w:proofErr w:type="spellStart"/>
      <w:r w:rsidRPr="000D4621">
        <w:t>là</w:t>
      </w:r>
      <w:proofErr w:type="spellEnd"/>
      <w:r w:rsidRPr="000D4621">
        <w:t xml:space="preserve"> </w:t>
      </w:r>
      <w:proofErr w:type="spellStart"/>
      <w:r w:rsidRPr="000D4621">
        <w:t>kết</w:t>
      </w:r>
      <w:proofErr w:type="spellEnd"/>
      <w:r w:rsidRPr="000D4621">
        <w:t xml:space="preserve"> </w:t>
      </w:r>
      <w:proofErr w:type="spellStart"/>
      <w:r w:rsidRPr="000D4621">
        <w:t>quả</w:t>
      </w:r>
      <w:proofErr w:type="spellEnd"/>
      <w:r w:rsidRPr="000D4621">
        <w:t xml:space="preserve"> </w:t>
      </w:r>
      <w:proofErr w:type="spellStart"/>
      <w:r w:rsidRPr="000D4621">
        <w:t>tốt</w:t>
      </w:r>
      <w:proofErr w:type="spellEnd"/>
      <w:r w:rsidRPr="000D4621">
        <w:t xml:space="preserve">, </w:t>
      </w:r>
      <w:proofErr w:type="spellStart"/>
      <w:r w:rsidRPr="000D4621">
        <w:t>phản</w:t>
      </w:r>
      <w:proofErr w:type="spellEnd"/>
      <w:r w:rsidRPr="000D4621">
        <w:t xml:space="preserve"> </w:t>
      </w:r>
      <w:proofErr w:type="spellStart"/>
      <w:r w:rsidRPr="000D4621">
        <w:t>ánh</w:t>
      </w:r>
      <w:proofErr w:type="spellEnd"/>
      <w:r w:rsidRPr="000D4621">
        <w:t xml:space="preserve"> </w:t>
      </w:r>
      <w:proofErr w:type="spellStart"/>
      <w:r w:rsidRPr="000D4621">
        <w:t>sự</w:t>
      </w:r>
      <w:proofErr w:type="spellEnd"/>
      <w:r w:rsidRPr="000D4621">
        <w:t xml:space="preserve"> </w:t>
      </w:r>
      <w:proofErr w:type="spellStart"/>
      <w:r w:rsidRPr="000D4621">
        <w:t>cân</w:t>
      </w:r>
      <w:proofErr w:type="spellEnd"/>
      <w:r w:rsidRPr="000D4621">
        <w:t xml:space="preserve"> </w:t>
      </w:r>
      <w:proofErr w:type="spellStart"/>
      <w:r w:rsidRPr="000D4621">
        <w:t>bằng</w:t>
      </w:r>
      <w:proofErr w:type="spellEnd"/>
      <w:r w:rsidRPr="000D4621">
        <w:t xml:space="preserve"> </w:t>
      </w:r>
      <w:proofErr w:type="spellStart"/>
      <w:r w:rsidRPr="000D4621">
        <w:t>giữa</w:t>
      </w:r>
      <w:proofErr w:type="spellEnd"/>
      <w:r w:rsidRPr="000D4621">
        <w:t xml:space="preserve"> Precision </w:t>
      </w:r>
      <w:proofErr w:type="spellStart"/>
      <w:r w:rsidRPr="000D4621">
        <w:t>và</w:t>
      </w:r>
      <w:proofErr w:type="spellEnd"/>
      <w:r w:rsidRPr="000D4621">
        <w:t xml:space="preserve"> Recall.</w:t>
      </w:r>
    </w:p>
    <w:p w14:paraId="5C119ABD" w14:textId="349427D6" w:rsidR="000D4621" w:rsidRPr="00A170C2" w:rsidRDefault="00611122" w:rsidP="007940AB">
      <w:pPr>
        <w:pStyle w:val="ListParagraph"/>
        <w:numPr>
          <w:ilvl w:val="0"/>
          <w:numId w:val="38"/>
        </w:numPr>
        <w:spacing w:line="360" w:lineRule="auto"/>
        <w:ind w:left="1080"/>
        <w:jc w:val="both"/>
      </w:pPr>
      <w:proofErr w:type="spellStart"/>
      <w:r w:rsidRPr="00611122">
        <w:t>Mô</w:t>
      </w:r>
      <w:proofErr w:type="spellEnd"/>
      <w:r w:rsidRPr="00611122">
        <w:t xml:space="preserve"> </w:t>
      </w:r>
      <w:proofErr w:type="spellStart"/>
      <w:r w:rsidRPr="00611122">
        <w:t>hình</w:t>
      </w:r>
      <w:proofErr w:type="spellEnd"/>
      <w:r w:rsidRPr="00611122">
        <w:t xml:space="preserve"> </w:t>
      </w:r>
      <w:proofErr w:type="spellStart"/>
      <w:r w:rsidRPr="00611122">
        <w:t>đạt</w:t>
      </w:r>
      <w:proofErr w:type="spellEnd"/>
      <w:r w:rsidRPr="00611122">
        <w:t xml:space="preserve"> </w:t>
      </w:r>
      <w:proofErr w:type="spellStart"/>
      <w:r w:rsidRPr="00611122">
        <w:t>hiệu</w:t>
      </w:r>
      <w:proofErr w:type="spellEnd"/>
      <w:r w:rsidRPr="00611122">
        <w:t xml:space="preserve"> </w:t>
      </w:r>
      <w:proofErr w:type="spellStart"/>
      <w:r w:rsidRPr="00611122">
        <w:t>suất</w:t>
      </w:r>
      <w:proofErr w:type="spellEnd"/>
      <w:r w:rsidRPr="00611122">
        <w:t xml:space="preserve"> </w:t>
      </w:r>
      <w:proofErr w:type="spellStart"/>
      <w:r w:rsidRPr="00611122">
        <w:t>rất</w:t>
      </w:r>
      <w:proofErr w:type="spellEnd"/>
      <w:r w:rsidRPr="00611122">
        <w:t xml:space="preserve"> </w:t>
      </w:r>
      <w:proofErr w:type="spellStart"/>
      <w:r w:rsidRPr="00611122">
        <w:t>cao</w:t>
      </w:r>
      <w:proofErr w:type="spellEnd"/>
      <w:r w:rsidRPr="00611122">
        <w:t xml:space="preserve">, </w:t>
      </w:r>
      <w:proofErr w:type="spellStart"/>
      <w:r w:rsidRPr="00611122">
        <w:t>nhưng</w:t>
      </w:r>
      <w:proofErr w:type="spellEnd"/>
      <w:r w:rsidRPr="00611122">
        <w:t xml:space="preserve"> </w:t>
      </w:r>
      <w:proofErr w:type="spellStart"/>
      <w:r w:rsidRPr="00611122">
        <w:t>cần</w:t>
      </w:r>
      <w:proofErr w:type="spellEnd"/>
      <w:r w:rsidRPr="00611122">
        <w:t xml:space="preserve"> </w:t>
      </w:r>
      <w:proofErr w:type="spellStart"/>
      <w:r w:rsidRPr="00611122">
        <w:t>kiểm</w:t>
      </w:r>
      <w:proofErr w:type="spellEnd"/>
      <w:r w:rsidRPr="00611122">
        <w:t xml:space="preserve"> </w:t>
      </w:r>
      <w:proofErr w:type="spellStart"/>
      <w:r w:rsidRPr="00611122">
        <w:t>tra</w:t>
      </w:r>
      <w:proofErr w:type="spellEnd"/>
      <w:r w:rsidRPr="00611122">
        <w:t xml:space="preserve"> </w:t>
      </w:r>
      <w:proofErr w:type="spellStart"/>
      <w:r w:rsidRPr="00611122">
        <w:t>thêm</w:t>
      </w:r>
      <w:proofErr w:type="spellEnd"/>
      <w:r w:rsidRPr="00611122">
        <w:t xml:space="preserve"> </w:t>
      </w:r>
      <w:proofErr w:type="spellStart"/>
      <w:r w:rsidRPr="00611122">
        <w:t>về</w:t>
      </w:r>
      <w:proofErr w:type="spellEnd"/>
      <w:r w:rsidRPr="00611122">
        <w:t xml:space="preserve"> </w:t>
      </w:r>
      <w:proofErr w:type="spellStart"/>
      <w:r w:rsidRPr="00611122">
        <w:t>nguy</w:t>
      </w:r>
      <w:proofErr w:type="spellEnd"/>
      <w:r w:rsidRPr="00611122">
        <w:t xml:space="preserve"> </w:t>
      </w:r>
      <w:proofErr w:type="spellStart"/>
      <w:r w:rsidRPr="00611122">
        <w:t>cơ</w:t>
      </w:r>
      <w:proofErr w:type="spellEnd"/>
      <w:r w:rsidRPr="00611122">
        <w:t xml:space="preserve"> overfitting, </w:t>
      </w:r>
      <w:proofErr w:type="spellStart"/>
      <w:r w:rsidRPr="00611122">
        <w:t>đặc</w:t>
      </w:r>
      <w:proofErr w:type="spellEnd"/>
      <w:r w:rsidRPr="00611122">
        <w:t xml:space="preserve"> </w:t>
      </w:r>
      <w:proofErr w:type="spellStart"/>
      <w:r w:rsidRPr="00611122">
        <w:t>biệt</w:t>
      </w:r>
      <w:proofErr w:type="spellEnd"/>
      <w:r w:rsidRPr="00611122">
        <w:t xml:space="preserve"> </w:t>
      </w:r>
      <w:proofErr w:type="spellStart"/>
      <w:r w:rsidRPr="00611122">
        <w:t>khi</w:t>
      </w:r>
      <w:proofErr w:type="spellEnd"/>
      <w:r w:rsidRPr="00611122">
        <w:t xml:space="preserve"> </w:t>
      </w:r>
      <w:proofErr w:type="spellStart"/>
      <w:r w:rsidRPr="00611122">
        <w:t>tập</w:t>
      </w:r>
      <w:proofErr w:type="spellEnd"/>
      <w:r w:rsidRPr="00611122">
        <w:t xml:space="preserve"> </w:t>
      </w:r>
      <w:proofErr w:type="spellStart"/>
      <w:r w:rsidRPr="00611122">
        <w:t>dữ</w:t>
      </w:r>
      <w:proofErr w:type="spellEnd"/>
      <w:r w:rsidRPr="00611122">
        <w:t xml:space="preserve"> </w:t>
      </w:r>
      <w:proofErr w:type="spellStart"/>
      <w:r w:rsidRPr="00611122">
        <w:t>liệu</w:t>
      </w:r>
      <w:proofErr w:type="spellEnd"/>
      <w:r w:rsidRPr="00611122">
        <w:t xml:space="preserve"> </w:t>
      </w:r>
      <w:proofErr w:type="spellStart"/>
      <w:r w:rsidRPr="00611122">
        <w:t>kiểm</w:t>
      </w:r>
      <w:proofErr w:type="spellEnd"/>
      <w:r w:rsidRPr="00611122">
        <w:t xml:space="preserve"> </w:t>
      </w:r>
      <w:proofErr w:type="spellStart"/>
      <w:r w:rsidRPr="00611122">
        <w:t>tra</w:t>
      </w:r>
      <w:proofErr w:type="spellEnd"/>
      <w:r w:rsidRPr="00611122">
        <w:t xml:space="preserve"> </w:t>
      </w:r>
      <w:proofErr w:type="spellStart"/>
      <w:r w:rsidRPr="00611122">
        <w:t>có</w:t>
      </w:r>
      <w:proofErr w:type="spellEnd"/>
      <w:r w:rsidRPr="00611122">
        <w:t xml:space="preserve"> </w:t>
      </w:r>
      <w:proofErr w:type="spellStart"/>
      <w:r w:rsidRPr="00611122">
        <w:t>thể</w:t>
      </w:r>
      <w:proofErr w:type="spellEnd"/>
      <w:r w:rsidRPr="00611122">
        <w:t xml:space="preserve"> </w:t>
      </w:r>
      <w:proofErr w:type="spellStart"/>
      <w:r w:rsidRPr="00611122">
        <w:t>bị</w:t>
      </w:r>
      <w:proofErr w:type="spellEnd"/>
      <w:r w:rsidRPr="00611122">
        <w:t xml:space="preserve"> </w:t>
      </w:r>
      <w:proofErr w:type="spellStart"/>
      <w:r w:rsidRPr="00611122">
        <w:t>mất</w:t>
      </w:r>
      <w:proofErr w:type="spellEnd"/>
      <w:r w:rsidRPr="00611122">
        <w:t xml:space="preserve"> </w:t>
      </w:r>
      <w:proofErr w:type="spellStart"/>
      <w:r w:rsidRPr="00611122">
        <w:t>cân</w:t>
      </w:r>
      <w:proofErr w:type="spellEnd"/>
      <w:r w:rsidRPr="00611122">
        <w:t xml:space="preserve"> </w:t>
      </w:r>
      <w:proofErr w:type="spellStart"/>
      <w:r w:rsidRPr="00611122">
        <w:t>bằng</w:t>
      </w:r>
      <w:proofErr w:type="spellEnd"/>
      <w:r w:rsidRPr="00611122">
        <w:t>.</w:t>
      </w:r>
    </w:p>
    <w:p w14:paraId="5973D240" w14:textId="77777777" w:rsidR="00BD31DE" w:rsidRPr="00902F0B" w:rsidRDefault="00BD31DE" w:rsidP="0208BB30">
      <w:pPr>
        <w:ind w:left="0"/>
        <w:rPr>
          <w:lang w:val="vi-VN"/>
        </w:rPr>
      </w:pPr>
    </w:p>
    <w:p w14:paraId="362D4E0B" w14:textId="77777777" w:rsidR="00BD31DE" w:rsidRPr="00902F0B" w:rsidRDefault="00BD31DE" w:rsidP="0208BB30">
      <w:pPr>
        <w:ind w:left="0"/>
        <w:rPr>
          <w:lang w:val="vi-VN"/>
        </w:rPr>
      </w:pPr>
    </w:p>
    <w:p w14:paraId="403A750A" w14:textId="77777777" w:rsidR="00BD31DE" w:rsidRPr="00902F0B" w:rsidRDefault="00BD31DE" w:rsidP="0208BB30">
      <w:pPr>
        <w:ind w:left="0"/>
        <w:rPr>
          <w:lang w:val="vi-VN"/>
        </w:rPr>
      </w:pPr>
    </w:p>
    <w:p w14:paraId="73FFE38A" w14:textId="77777777" w:rsidR="00BD31DE" w:rsidRPr="00902F0B" w:rsidRDefault="00BD31DE" w:rsidP="0208BB30">
      <w:pPr>
        <w:ind w:left="0"/>
        <w:rPr>
          <w:lang w:val="vi-VN"/>
        </w:rPr>
      </w:pPr>
    </w:p>
    <w:p w14:paraId="149D73FA" w14:textId="1DA8E903" w:rsidR="00394E7A" w:rsidRDefault="00394E7A" w:rsidP="0208BB30">
      <w:pPr>
        <w:ind w:left="0"/>
        <w:rPr>
          <w:lang w:val="vi-VN"/>
        </w:rPr>
      </w:pPr>
      <w:r w:rsidRPr="0208BB30">
        <w:rPr>
          <w:lang w:val="vi-VN"/>
        </w:rPr>
        <w:br w:type="page"/>
      </w:r>
    </w:p>
    <w:p w14:paraId="5CFC98F1" w14:textId="63CDB910" w:rsidR="00D73F56" w:rsidRDefault="00D73F56" w:rsidP="00D73F56">
      <w:pPr>
        <w:pStyle w:val="Heading1"/>
        <w:rPr>
          <w:lang w:val="vi-VN"/>
        </w:rPr>
      </w:pPr>
      <w:bookmarkStart w:id="39" w:name="_Toc184761379"/>
      <w:r>
        <w:rPr>
          <w:lang w:val="vi-VN"/>
        </w:rPr>
        <w:lastRenderedPageBreak/>
        <w:t>CHƯƠNG 5:</w:t>
      </w:r>
      <w:r w:rsidR="002D6597">
        <w:t xml:space="preserve"> ĐÁNH GIÁ</w:t>
      </w:r>
      <w:r>
        <w:rPr>
          <w:lang w:val="vi-VN"/>
        </w:rPr>
        <w:t xml:space="preserve"> VÀ HƯỚNG PHÁP TRIỂN.</w:t>
      </w:r>
      <w:bookmarkEnd w:id="39"/>
      <w:r>
        <w:rPr>
          <w:lang w:val="vi-VN"/>
        </w:rPr>
        <w:t xml:space="preserve"> </w:t>
      </w:r>
    </w:p>
    <w:p w14:paraId="68090FC0" w14:textId="041B1ED3" w:rsidR="002D6597" w:rsidRDefault="002D6597" w:rsidP="002D6597">
      <w:pPr>
        <w:pStyle w:val="Heading2"/>
        <w:rPr>
          <w:szCs w:val="26"/>
        </w:rPr>
      </w:pPr>
      <w:bookmarkStart w:id="40" w:name="_Toc184761380"/>
      <w:r>
        <w:rPr>
          <w:szCs w:val="26"/>
        </w:rPr>
        <w:t>5.1. Đánh giá</w:t>
      </w:r>
      <w:bookmarkEnd w:id="40"/>
    </w:p>
    <w:p w14:paraId="1DF044C4" w14:textId="6BA61C37" w:rsidR="00000000" w:rsidRDefault="0092750D" w:rsidP="006B0F81">
      <w:pPr>
        <w:spacing w:line="360" w:lineRule="auto"/>
        <w:jc w:val="both"/>
        <w:rPr>
          <w:rFonts w:cs="Times New Roman"/>
          <w:szCs w:val="26"/>
        </w:rPr>
      </w:pPr>
      <w:proofErr w:type="spellStart"/>
      <w:r w:rsidRPr="0092750D">
        <w:rPr>
          <w:rFonts w:cs="Times New Roman"/>
          <w:szCs w:val="26"/>
        </w:rPr>
        <w:t>Đề</w:t>
      </w:r>
      <w:proofErr w:type="spellEnd"/>
      <w:r w:rsidRPr="0092750D">
        <w:rPr>
          <w:rFonts w:cs="Times New Roman"/>
          <w:szCs w:val="26"/>
        </w:rPr>
        <w:t xml:space="preserve"> </w:t>
      </w:r>
      <w:proofErr w:type="spellStart"/>
      <w:r w:rsidRPr="0092750D">
        <w:rPr>
          <w:rFonts w:cs="Times New Roman"/>
          <w:szCs w:val="26"/>
        </w:rPr>
        <w:t>tài</w:t>
      </w:r>
      <w:proofErr w:type="spellEnd"/>
      <w:r w:rsidRPr="0092750D">
        <w:rPr>
          <w:rFonts w:cs="Times New Roman"/>
          <w:szCs w:val="26"/>
        </w:rPr>
        <w:t xml:space="preserve"> </w:t>
      </w:r>
      <w:proofErr w:type="spellStart"/>
      <w:r w:rsidRPr="0092750D">
        <w:rPr>
          <w:rFonts w:cs="Times New Roman"/>
          <w:szCs w:val="26"/>
        </w:rPr>
        <w:t>tập</w:t>
      </w:r>
      <w:proofErr w:type="spellEnd"/>
      <w:r w:rsidRPr="0092750D">
        <w:rPr>
          <w:rFonts w:cs="Times New Roman"/>
          <w:szCs w:val="26"/>
        </w:rPr>
        <w:t xml:space="preserve"> </w:t>
      </w:r>
      <w:proofErr w:type="spellStart"/>
      <w:r w:rsidRPr="0092750D">
        <w:rPr>
          <w:rFonts w:cs="Times New Roman"/>
          <w:szCs w:val="26"/>
        </w:rPr>
        <w:t>trung</w:t>
      </w:r>
      <w:proofErr w:type="spellEnd"/>
      <w:r w:rsidRPr="0092750D">
        <w:rPr>
          <w:rFonts w:cs="Times New Roman"/>
          <w:szCs w:val="26"/>
        </w:rPr>
        <w:t xml:space="preserve"> </w:t>
      </w:r>
      <w:proofErr w:type="spellStart"/>
      <w:r w:rsidRPr="0092750D">
        <w:rPr>
          <w:rFonts w:cs="Times New Roman"/>
          <w:szCs w:val="26"/>
        </w:rPr>
        <w:t>vào</w:t>
      </w:r>
      <w:proofErr w:type="spellEnd"/>
      <w:r w:rsidRPr="0092750D">
        <w:rPr>
          <w:rFonts w:cs="Times New Roman"/>
          <w:szCs w:val="26"/>
        </w:rPr>
        <w:t xml:space="preserve"> </w:t>
      </w:r>
      <w:proofErr w:type="spellStart"/>
      <w:r w:rsidRPr="0092750D">
        <w:rPr>
          <w:rFonts w:cs="Times New Roman"/>
          <w:szCs w:val="26"/>
        </w:rPr>
        <w:t>xây</w:t>
      </w:r>
      <w:proofErr w:type="spellEnd"/>
      <w:r w:rsidRPr="0092750D">
        <w:rPr>
          <w:rFonts w:cs="Times New Roman"/>
          <w:szCs w:val="26"/>
        </w:rPr>
        <w:t xml:space="preserve"> </w:t>
      </w:r>
      <w:proofErr w:type="spellStart"/>
      <w:r w:rsidRPr="0092750D">
        <w:rPr>
          <w:rFonts w:cs="Times New Roman"/>
          <w:szCs w:val="26"/>
        </w:rPr>
        <w:t>dựng</w:t>
      </w:r>
      <w:proofErr w:type="spellEnd"/>
      <w:r w:rsidRPr="0092750D">
        <w:rPr>
          <w:rFonts w:cs="Times New Roman"/>
          <w:szCs w:val="26"/>
        </w:rPr>
        <w:t xml:space="preserve"> </w:t>
      </w:r>
      <w:proofErr w:type="spellStart"/>
      <w:r w:rsidRPr="0092750D">
        <w:rPr>
          <w:rFonts w:cs="Times New Roman"/>
          <w:szCs w:val="26"/>
        </w:rPr>
        <w:t>và</w:t>
      </w:r>
      <w:proofErr w:type="spellEnd"/>
      <w:r w:rsidRPr="0092750D">
        <w:rPr>
          <w:rFonts w:cs="Times New Roman"/>
          <w:szCs w:val="26"/>
        </w:rPr>
        <w:t xml:space="preserve"> </w:t>
      </w:r>
      <w:proofErr w:type="spellStart"/>
      <w:r w:rsidRPr="0092750D">
        <w:rPr>
          <w:rFonts w:cs="Times New Roman"/>
          <w:szCs w:val="26"/>
        </w:rPr>
        <w:t>đánh</w:t>
      </w:r>
      <w:proofErr w:type="spellEnd"/>
      <w:r w:rsidRPr="0092750D">
        <w:rPr>
          <w:rFonts w:cs="Times New Roman"/>
          <w:szCs w:val="26"/>
        </w:rPr>
        <w:t xml:space="preserve"> </w:t>
      </w:r>
      <w:proofErr w:type="spellStart"/>
      <w:r w:rsidRPr="0092750D">
        <w:rPr>
          <w:rFonts w:cs="Times New Roman"/>
          <w:szCs w:val="26"/>
        </w:rPr>
        <w:t>giá</w:t>
      </w:r>
      <w:proofErr w:type="spellEnd"/>
      <w:r w:rsidRPr="0092750D">
        <w:rPr>
          <w:rFonts w:cs="Times New Roman"/>
          <w:szCs w:val="26"/>
        </w:rPr>
        <w:t xml:space="preserve"> </w:t>
      </w:r>
      <w:proofErr w:type="spellStart"/>
      <w:r w:rsidRPr="0092750D">
        <w:rPr>
          <w:rFonts w:cs="Times New Roman"/>
          <w:szCs w:val="26"/>
        </w:rPr>
        <w:t>hiệu</w:t>
      </w:r>
      <w:proofErr w:type="spellEnd"/>
      <w:r w:rsidRPr="0092750D">
        <w:rPr>
          <w:rFonts w:cs="Times New Roman"/>
          <w:szCs w:val="26"/>
        </w:rPr>
        <w:t xml:space="preserve"> </w:t>
      </w:r>
      <w:proofErr w:type="spellStart"/>
      <w:r w:rsidRPr="0092750D">
        <w:rPr>
          <w:rFonts w:cs="Times New Roman"/>
          <w:szCs w:val="26"/>
        </w:rPr>
        <w:t>quả</w:t>
      </w:r>
      <w:proofErr w:type="spellEnd"/>
      <w:r w:rsidRPr="0092750D">
        <w:rPr>
          <w:rFonts w:cs="Times New Roman"/>
          <w:szCs w:val="26"/>
        </w:rPr>
        <w:t xml:space="preserve"> </w:t>
      </w:r>
      <w:proofErr w:type="spellStart"/>
      <w:r w:rsidRPr="0092750D">
        <w:rPr>
          <w:rFonts w:cs="Times New Roman"/>
          <w:szCs w:val="26"/>
        </w:rPr>
        <w:t>của</w:t>
      </w:r>
      <w:proofErr w:type="spellEnd"/>
      <w:r w:rsidRPr="0092750D">
        <w:rPr>
          <w:rFonts w:cs="Times New Roman"/>
          <w:szCs w:val="26"/>
        </w:rPr>
        <w:t xml:space="preserve"> </w:t>
      </w:r>
      <w:proofErr w:type="spellStart"/>
      <w:r w:rsidRPr="0092750D">
        <w:rPr>
          <w:rFonts w:cs="Times New Roman"/>
          <w:szCs w:val="26"/>
        </w:rPr>
        <w:t>các</w:t>
      </w:r>
      <w:proofErr w:type="spellEnd"/>
      <w:r w:rsidRPr="0092750D">
        <w:rPr>
          <w:rFonts w:cs="Times New Roman"/>
          <w:szCs w:val="26"/>
        </w:rPr>
        <w:t xml:space="preserve"> </w:t>
      </w:r>
      <w:proofErr w:type="spellStart"/>
      <w:r w:rsidRPr="0092750D">
        <w:rPr>
          <w:rFonts w:cs="Times New Roman"/>
          <w:szCs w:val="26"/>
        </w:rPr>
        <w:t>mô</w:t>
      </w:r>
      <w:proofErr w:type="spellEnd"/>
      <w:r w:rsidRPr="0092750D">
        <w:rPr>
          <w:rFonts w:cs="Times New Roman"/>
          <w:szCs w:val="26"/>
        </w:rPr>
        <w:t xml:space="preserve"> </w:t>
      </w:r>
      <w:proofErr w:type="spellStart"/>
      <w:r w:rsidRPr="0092750D">
        <w:rPr>
          <w:rFonts w:cs="Times New Roman"/>
          <w:szCs w:val="26"/>
        </w:rPr>
        <w:t>hình</w:t>
      </w:r>
      <w:proofErr w:type="spellEnd"/>
      <w:r w:rsidRPr="0092750D">
        <w:rPr>
          <w:rFonts w:cs="Times New Roman"/>
          <w:szCs w:val="26"/>
        </w:rPr>
        <w:t xml:space="preserve"> </w:t>
      </w:r>
      <w:proofErr w:type="spellStart"/>
      <w:r w:rsidRPr="0092750D">
        <w:rPr>
          <w:rFonts w:cs="Times New Roman"/>
          <w:szCs w:val="26"/>
        </w:rPr>
        <w:t>học</w:t>
      </w:r>
      <w:proofErr w:type="spellEnd"/>
      <w:r w:rsidRPr="0092750D">
        <w:rPr>
          <w:rFonts w:cs="Times New Roman"/>
          <w:szCs w:val="26"/>
        </w:rPr>
        <w:t xml:space="preserve"> </w:t>
      </w:r>
      <w:proofErr w:type="spellStart"/>
      <w:r w:rsidRPr="0092750D">
        <w:rPr>
          <w:rFonts w:cs="Times New Roman"/>
          <w:szCs w:val="26"/>
        </w:rPr>
        <w:t>máy</w:t>
      </w:r>
      <w:proofErr w:type="spellEnd"/>
      <w:r w:rsidRPr="0092750D">
        <w:rPr>
          <w:rFonts w:cs="Times New Roman"/>
          <w:szCs w:val="26"/>
        </w:rPr>
        <w:t xml:space="preserve"> </w:t>
      </w:r>
      <w:proofErr w:type="spellStart"/>
      <w:r w:rsidRPr="0092750D">
        <w:rPr>
          <w:rFonts w:cs="Times New Roman"/>
          <w:szCs w:val="26"/>
        </w:rPr>
        <w:t>khác</w:t>
      </w:r>
      <w:proofErr w:type="spellEnd"/>
      <w:r w:rsidRPr="0092750D">
        <w:rPr>
          <w:rFonts w:cs="Times New Roman"/>
          <w:szCs w:val="26"/>
        </w:rPr>
        <w:t xml:space="preserve"> </w:t>
      </w:r>
      <w:proofErr w:type="spellStart"/>
      <w:r w:rsidRPr="0092750D">
        <w:rPr>
          <w:rFonts w:cs="Times New Roman"/>
          <w:szCs w:val="26"/>
        </w:rPr>
        <w:t>nhau</w:t>
      </w:r>
      <w:proofErr w:type="spellEnd"/>
      <w:r w:rsidRPr="0092750D">
        <w:rPr>
          <w:rFonts w:cs="Times New Roman"/>
          <w:szCs w:val="26"/>
        </w:rPr>
        <w:t xml:space="preserve"> (Random Forest, Logistic Regression </w:t>
      </w:r>
      <w:proofErr w:type="spellStart"/>
      <w:r w:rsidRPr="0092750D">
        <w:rPr>
          <w:rFonts w:cs="Times New Roman"/>
          <w:szCs w:val="26"/>
        </w:rPr>
        <w:t>và</w:t>
      </w:r>
      <w:proofErr w:type="spellEnd"/>
      <w:r w:rsidRPr="0092750D">
        <w:rPr>
          <w:rFonts w:cs="Times New Roman"/>
          <w:szCs w:val="26"/>
        </w:rPr>
        <w:t xml:space="preserve"> Neural Network) </w:t>
      </w:r>
      <w:proofErr w:type="spellStart"/>
      <w:r w:rsidRPr="0092750D">
        <w:rPr>
          <w:rFonts w:cs="Times New Roman"/>
          <w:szCs w:val="26"/>
        </w:rPr>
        <w:t>trên</w:t>
      </w:r>
      <w:proofErr w:type="spellEnd"/>
      <w:r w:rsidRPr="0092750D">
        <w:rPr>
          <w:rFonts w:cs="Times New Roman"/>
          <w:szCs w:val="26"/>
        </w:rPr>
        <w:t xml:space="preserve"> </w:t>
      </w:r>
      <w:proofErr w:type="spellStart"/>
      <w:r w:rsidRPr="0092750D">
        <w:rPr>
          <w:rFonts w:cs="Times New Roman"/>
          <w:szCs w:val="26"/>
        </w:rPr>
        <w:t>tập</w:t>
      </w:r>
      <w:proofErr w:type="spellEnd"/>
      <w:r w:rsidRPr="0092750D">
        <w:rPr>
          <w:rFonts w:cs="Times New Roman"/>
          <w:szCs w:val="26"/>
        </w:rPr>
        <w:t xml:space="preserve"> </w:t>
      </w:r>
      <w:proofErr w:type="spellStart"/>
      <w:r w:rsidRPr="0092750D">
        <w:rPr>
          <w:rFonts w:cs="Times New Roman"/>
          <w:szCs w:val="26"/>
        </w:rPr>
        <w:t>dữ</w:t>
      </w:r>
      <w:proofErr w:type="spellEnd"/>
      <w:r w:rsidRPr="0092750D">
        <w:rPr>
          <w:rFonts w:cs="Times New Roman"/>
          <w:szCs w:val="26"/>
        </w:rPr>
        <w:t xml:space="preserve"> </w:t>
      </w:r>
      <w:proofErr w:type="spellStart"/>
      <w:r w:rsidRPr="0092750D">
        <w:rPr>
          <w:rFonts w:cs="Times New Roman"/>
          <w:szCs w:val="26"/>
        </w:rPr>
        <w:t>liệu</w:t>
      </w:r>
      <w:proofErr w:type="spellEnd"/>
      <w:r w:rsidRPr="0092750D">
        <w:rPr>
          <w:rFonts w:cs="Times New Roman"/>
          <w:szCs w:val="26"/>
        </w:rPr>
        <w:t xml:space="preserve"> </w:t>
      </w:r>
      <w:proofErr w:type="spellStart"/>
      <w:r w:rsidRPr="0092750D">
        <w:rPr>
          <w:rFonts w:cs="Times New Roman"/>
          <w:szCs w:val="26"/>
        </w:rPr>
        <w:t>lớn</w:t>
      </w:r>
      <w:proofErr w:type="spellEnd"/>
      <w:r w:rsidRPr="0092750D">
        <w:rPr>
          <w:rFonts w:cs="Times New Roman"/>
          <w:szCs w:val="26"/>
        </w:rPr>
        <w:t xml:space="preserve"> </w:t>
      </w:r>
      <w:proofErr w:type="spellStart"/>
      <w:r w:rsidRPr="0092750D">
        <w:rPr>
          <w:rFonts w:cs="Times New Roman"/>
          <w:szCs w:val="26"/>
        </w:rPr>
        <w:t>liên</w:t>
      </w:r>
      <w:proofErr w:type="spellEnd"/>
      <w:r w:rsidRPr="0092750D">
        <w:rPr>
          <w:rFonts w:cs="Times New Roman"/>
          <w:szCs w:val="26"/>
        </w:rPr>
        <w:t xml:space="preserve"> </w:t>
      </w:r>
      <w:proofErr w:type="spellStart"/>
      <w:r w:rsidRPr="0092750D">
        <w:rPr>
          <w:rFonts w:cs="Times New Roman"/>
          <w:szCs w:val="26"/>
        </w:rPr>
        <w:t>quan</w:t>
      </w:r>
      <w:proofErr w:type="spellEnd"/>
      <w:r w:rsidRPr="0092750D">
        <w:rPr>
          <w:rFonts w:cs="Times New Roman"/>
          <w:szCs w:val="26"/>
        </w:rPr>
        <w:t xml:space="preserve"> </w:t>
      </w:r>
      <w:proofErr w:type="spellStart"/>
      <w:r w:rsidRPr="0092750D">
        <w:rPr>
          <w:rFonts w:cs="Times New Roman"/>
          <w:szCs w:val="26"/>
        </w:rPr>
        <w:t>đến</w:t>
      </w:r>
      <w:proofErr w:type="spellEnd"/>
      <w:r w:rsidRPr="0092750D">
        <w:rPr>
          <w:rFonts w:cs="Times New Roman"/>
          <w:szCs w:val="26"/>
        </w:rPr>
        <w:t xml:space="preserve"> </w:t>
      </w:r>
      <w:proofErr w:type="spellStart"/>
      <w:r w:rsidRPr="0092750D">
        <w:rPr>
          <w:rFonts w:cs="Times New Roman"/>
          <w:szCs w:val="26"/>
        </w:rPr>
        <w:t>các</w:t>
      </w:r>
      <w:proofErr w:type="spellEnd"/>
      <w:r w:rsidRPr="0092750D">
        <w:rPr>
          <w:rFonts w:cs="Times New Roman"/>
          <w:szCs w:val="26"/>
        </w:rPr>
        <w:t xml:space="preserve"> </w:t>
      </w:r>
      <w:proofErr w:type="spellStart"/>
      <w:r w:rsidRPr="0092750D">
        <w:rPr>
          <w:rFonts w:cs="Times New Roman"/>
          <w:szCs w:val="26"/>
        </w:rPr>
        <w:t>hành</w:t>
      </w:r>
      <w:proofErr w:type="spellEnd"/>
      <w:r w:rsidRPr="0092750D">
        <w:rPr>
          <w:rFonts w:cs="Times New Roman"/>
          <w:szCs w:val="26"/>
        </w:rPr>
        <w:t xml:space="preserve"> vi </w:t>
      </w:r>
      <w:proofErr w:type="spellStart"/>
      <w:r w:rsidRPr="0092750D">
        <w:rPr>
          <w:rFonts w:cs="Times New Roman"/>
          <w:szCs w:val="26"/>
        </w:rPr>
        <w:t>xem</w:t>
      </w:r>
      <w:proofErr w:type="spellEnd"/>
      <w:r w:rsidRPr="0092750D">
        <w:rPr>
          <w:rFonts w:cs="Times New Roman"/>
          <w:szCs w:val="26"/>
        </w:rPr>
        <w:t xml:space="preserve"> video </w:t>
      </w:r>
      <w:proofErr w:type="spellStart"/>
      <w:r w:rsidRPr="0092750D">
        <w:rPr>
          <w:rFonts w:cs="Times New Roman"/>
          <w:szCs w:val="26"/>
        </w:rPr>
        <w:t>của</w:t>
      </w:r>
      <w:proofErr w:type="spellEnd"/>
      <w:r w:rsidRPr="0092750D">
        <w:rPr>
          <w:rFonts w:cs="Times New Roman"/>
          <w:szCs w:val="26"/>
        </w:rPr>
        <w:t xml:space="preserve"> </w:t>
      </w:r>
      <w:proofErr w:type="spellStart"/>
      <w:r w:rsidRPr="0092750D">
        <w:rPr>
          <w:rFonts w:cs="Times New Roman"/>
          <w:szCs w:val="26"/>
        </w:rPr>
        <w:t>người</w:t>
      </w:r>
      <w:proofErr w:type="spellEnd"/>
      <w:r w:rsidRPr="0092750D">
        <w:rPr>
          <w:rFonts w:cs="Times New Roman"/>
          <w:szCs w:val="26"/>
        </w:rPr>
        <w:t xml:space="preserve"> </w:t>
      </w:r>
      <w:proofErr w:type="spellStart"/>
      <w:r w:rsidRPr="0092750D">
        <w:rPr>
          <w:rFonts w:cs="Times New Roman"/>
          <w:szCs w:val="26"/>
        </w:rPr>
        <w:t>dùng</w:t>
      </w:r>
      <w:proofErr w:type="spellEnd"/>
      <w:r w:rsidRPr="0092750D">
        <w:rPr>
          <w:rFonts w:cs="Times New Roman"/>
          <w:szCs w:val="26"/>
        </w:rPr>
        <w:t xml:space="preserve">. Ba </w:t>
      </w:r>
      <w:proofErr w:type="spellStart"/>
      <w:r w:rsidRPr="0092750D">
        <w:rPr>
          <w:rFonts w:cs="Times New Roman"/>
          <w:szCs w:val="26"/>
        </w:rPr>
        <w:t>mô</w:t>
      </w:r>
      <w:proofErr w:type="spellEnd"/>
      <w:r w:rsidRPr="0092750D">
        <w:rPr>
          <w:rFonts w:cs="Times New Roman"/>
          <w:szCs w:val="26"/>
        </w:rPr>
        <w:t xml:space="preserve"> </w:t>
      </w:r>
      <w:proofErr w:type="spellStart"/>
      <w:r w:rsidRPr="0092750D">
        <w:rPr>
          <w:rFonts w:cs="Times New Roman"/>
          <w:szCs w:val="26"/>
        </w:rPr>
        <w:t>hình</w:t>
      </w:r>
      <w:proofErr w:type="spellEnd"/>
      <w:r w:rsidRPr="0092750D">
        <w:rPr>
          <w:rFonts w:cs="Times New Roman"/>
          <w:szCs w:val="26"/>
        </w:rPr>
        <w:t xml:space="preserve"> </w:t>
      </w:r>
      <w:proofErr w:type="spellStart"/>
      <w:r w:rsidRPr="0092750D">
        <w:rPr>
          <w:rFonts w:cs="Times New Roman"/>
          <w:szCs w:val="26"/>
        </w:rPr>
        <w:t>này</w:t>
      </w:r>
      <w:proofErr w:type="spellEnd"/>
      <w:r w:rsidRPr="0092750D">
        <w:rPr>
          <w:rFonts w:cs="Times New Roman"/>
          <w:szCs w:val="26"/>
        </w:rPr>
        <w:t xml:space="preserve"> </w:t>
      </w:r>
      <w:proofErr w:type="spellStart"/>
      <w:r w:rsidRPr="0092750D">
        <w:rPr>
          <w:rFonts w:cs="Times New Roman"/>
          <w:szCs w:val="26"/>
        </w:rPr>
        <w:t>được</w:t>
      </w:r>
      <w:proofErr w:type="spellEnd"/>
      <w:r w:rsidRPr="0092750D">
        <w:rPr>
          <w:rFonts w:cs="Times New Roman"/>
          <w:szCs w:val="26"/>
        </w:rPr>
        <w:t xml:space="preserve"> so </w:t>
      </w:r>
      <w:proofErr w:type="spellStart"/>
      <w:r w:rsidRPr="0092750D">
        <w:rPr>
          <w:rFonts w:cs="Times New Roman"/>
          <w:szCs w:val="26"/>
        </w:rPr>
        <w:t>sánh</w:t>
      </w:r>
      <w:proofErr w:type="spellEnd"/>
      <w:r w:rsidRPr="0092750D">
        <w:rPr>
          <w:rFonts w:cs="Times New Roman"/>
          <w:szCs w:val="26"/>
        </w:rPr>
        <w:t xml:space="preserve"> </w:t>
      </w:r>
      <w:proofErr w:type="spellStart"/>
      <w:r w:rsidRPr="0092750D">
        <w:rPr>
          <w:rFonts w:cs="Times New Roman"/>
          <w:szCs w:val="26"/>
        </w:rPr>
        <w:t>dựa</w:t>
      </w:r>
      <w:proofErr w:type="spellEnd"/>
      <w:r w:rsidRPr="0092750D">
        <w:rPr>
          <w:rFonts w:cs="Times New Roman"/>
          <w:szCs w:val="26"/>
        </w:rPr>
        <w:t xml:space="preserve"> </w:t>
      </w:r>
      <w:proofErr w:type="spellStart"/>
      <w:r w:rsidRPr="0092750D">
        <w:rPr>
          <w:rFonts w:cs="Times New Roman"/>
          <w:szCs w:val="26"/>
        </w:rPr>
        <w:t>trên</w:t>
      </w:r>
      <w:proofErr w:type="spellEnd"/>
      <w:r w:rsidRPr="0092750D">
        <w:rPr>
          <w:rFonts w:cs="Times New Roman"/>
          <w:szCs w:val="26"/>
        </w:rPr>
        <w:t xml:space="preserve"> </w:t>
      </w:r>
      <w:proofErr w:type="spellStart"/>
      <w:r w:rsidRPr="0092750D">
        <w:rPr>
          <w:rFonts w:cs="Times New Roman"/>
          <w:szCs w:val="26"/>
        </w:rPr>
        <w:t>các</w:t>
      </w:r>
      <w:proofErr w:type="spellEnd"/>
      <w:r w:rsidRPr="0092750D">
        <w:rPr>
          <w:rFonts w:cs="Times New Roman"/>
          <w:szCs w:val="26"/>
        </w:rPr>
        <w:t xml:space="preserve"> </w:t>
      </w:r>
      <w:proofErr w:type="spellStart"/>
      <w:r w:rsidRPr="0092750D">
        <w:rPr>
          <w:rFonts w:cs="Times New Roman"/>
          <w:szCs w:val="26"/>
        </w:rPr>
        <w:t>chỉ</w:t>
      </w:r>
      <w:proofErr w:type="spellEnd"/>
      <w:r w:rsidRPr="0092750D">
        <w:rPr>
          <w:rFonts w:cs="Times New Roman"/>
          <w:szCs w:val="26"/>
        </w:rPr>
        <w:t xml:space="preserve"> </w:t>
      </w:r>
      <w:proofErr w:type="spellStart"/>
      <w:r w:rsidRPr="0092750D">
        <w:rPr>
          <w:rFonts w:cs="Times New Roman"/>
          <w:szCs w:val="26"/>
        </w:rPr>
        <w:t>số</w:t>
      </w:r>
      <w:proofErr w:type="spellEnd"/>
      <w:r w:rsidRPr="0092750D">
        <w:rPr>
          <w:rFonts w:cs="Times New Roman"/>
          <w:szCs w:val="26"/>
        </w:rPr>
        <w:t xml:space="preserve"> </w:t>
      </w:r>
      <w:proofErr w:type="spellStart"/>
      <w:r w:rsidRPr="0092750D">
        <w:rPr>
          <w:rFonts w:cs="Times New Roman"/>
          <w:szCs w:val="26"/>
        </w:rPr>
        <w:t>như</w:t>
      </w:r>
      <w:proofErr w:type="spellEnd"/>
      <w:r w:rsidRPr="0092750D">
        <w:rPr>
          <w:rFonts w:cs="Times New Roman"/>
          <w:szCs w:val="26"/>
        </w:rPr>
        <w:t xml:space="preserve"> </w:t>
      </w:r>
      <w:proofErr w:type="spellStart"/>
      <w:r w:rsidRPr="0092750D">
        <w:rPr>
          <w:rFonts w:cs="Times New Roman"/>
          <w:szCs w:val="26"/>
        </w:rPr>
        <w:t>độ</w:t>
      </w:r>
      <w:proofErr w:type="spellEnd"/>
      <w:r w:rsidRPr="0092750D">
        <w:rPr>
          <w:rFonts w:cs="Times New Roman"/>
          <w:szCs w:val="26"/>
        </w:rPr>
        <w:t xml:space="preserve"> </w:t>
      </w:r>
      <w:proofErr w:type="spellStart"/>
      <w:r w:rsidRPr="0092750D">
        <w:rPr>
          <w:rFonts w:cs="Times New Roman"/>
          <w:szCs w:val="26"/>
        </w:rPr>
        <w:t>chính</w:t>
      </w:r>
      <w:proofErr w:type="spellEnd"/>
      <w:r w:rsidRPr="0092750D">
        <w:rPr>
          <w:rFonts w:cs="Times New Roman"/>
          <w:szCs w:val="26"/>
        </w:rPr>
        <w:t xml:space="preserve"> </w:t>
      </w:r>
      <w:proofErr w:type="spellStart"/>
      <w:r w:rsidRPr="0092750D">
        <w:rPr>
          <w:rFonts w:cs="Times New Roman"/>
          <w:szCs w:val="26"/>
        </w:rPr>
        <w:t>xác</w:t>
      </w:r>
      <w:proofErr w:type="spellEnd"/>
      <w:r w:rsidRPr="0092750D">
        <w:rPr>
          <w:rFonts w:cs="Times New Roman"/>
          <w:szCs w:val="26"/>
        </w:rPr>
        <w:t xml:space="preserve"> (accuracy), F1-score, </w:t>
      </w:r>
      <w:proofErr w:type="spellStart"/>
      <w:r w:rsidRPr="0092750D">
        <w:rPr>
          <w:rFonts w:cs="Times New Roman"/>
          <w:szCs w:val="26"/>
        </w:rPr>
        <w:t>và</w:t>
      </w:r>
      <w:proofErr w:type="spellEnd"/>
      <w:r w:rsidRPr="0092750D">
        <w:rPr>
          <w:rFonts w:cs="Times New Roman"/>
          <w:szCs w:val="26"/>
        </w:rPr>
        <w:t xml:space="preserve"> </w:t>
      </w:r>
      <w:proofErr w:type="spellStart"/>
      <w:r w:rsidRPr="0092750D">
        <w:rPr>
          <w:rFonts w:cs="Times New Roman"/>
          <w:szCs w:val="26"/>
        </w:rPr>
        <w:t>khả</w:t>
      </w:r>
      <w:proofErr w:type="spellEnd"/>
      <w:r w:rsidRPr="0092750D">
        <w:rPr>
          <w:rFonts w:cs="Times New Roman"/>
          <w:szCs w:val="26"/>
        </w:rPr>
        <w:t xml:space="preserve"> </w:t>
      </w:r>
      <w:proofErr w:type="spellStart"/>
      <w:r w:rsidRPr="0092750D">
        <w:rPr>
          <w:rFonts w:cs="Times New Roman"/>
          <w:szCs w:val="26"/>
        </w:rPr>
        <w:t>năng</w:t>
      </w:r>
      <w:proofErr w:type="spellEnd"/>
      <w:r w:rsidRPr="0092750D">
        <w:rPr>
          <w:rFonts w:cs="Times New Roman"/>
          <w:szCs w:val="26"/>
        </w:rPr>
        <w:t xml:space="preserve"> </w:t>
      </w:r>
      <w:proofErr w:type="spellStart"/>
      <w:r w:rsidRPr="0092750D">
        <w:rPr>
          <w:rFonts w:cs="Times New Roman"/>
          <w:szCs w:val="26"/>
        </w:rPr>
        <w:t>xử</w:t>
      </w:r>
      <w:proofErr w:type="spellEnd"/>
      <w:r w:rsidRPr="0092750D">
        <w:rPr>
          <w:rFonts w:cs="Times New Roman"/>
          <w:szCs w:val="26"/>
        </w:rPr>
        <w:t xml:space="preserve"> </w:t>
      </w:r>
      <w:proofErr w:type="spellStart"/>
      <w:r w:rsidRPr="0092750D">
        <w:rPr>
          <w:rFonts w:cs="Times New Roman"/>
          <w:szCs w:val="26"/>
        </w:rPr>
        <w:t>lý</w:t>
      </w:r>
      <w:proofErr w:type="spellEnd"/>
      <w:r w:rsidRPr="0092750D">
        <w:rPr>
          <w:rFonts w:cs="Times New Roman"/>
          <w:szCs w:val="26"/>
        </w:rPr>
        <w:t xml:space="preserve"> </w:t>
      </w:r>
      <w:proofErr w:type="spellStart"/>
      <w:r w:rsidRPr="0092750D">
        <w:rPr>
          <w:rFonts w:cs="Times New Roman"/>
          <w:szCs w:val="26"/>
        </w:rPr>
        <w:t>bài</w:t>
      </w:r>
      <w:proofErr w:type="spellEnd"/>
      <w:r w:rsidRPr="0092750D">
        <w:rPr>
          <w:rFonts w:cs="Times New Roman"/>
          <w:szCs w:val="26"/>
        </w:rPr>
        <w:t xml:space="preserve"> </w:t>
      </w:r>
      <w:proofErr w:type="spellStart"/>
      <w:r w:rsidRPr="0092750D">
        <w:rPr>
          <w:rFonts w:cs="Times New Roman"/>
          <w:szCs w:val="26"/>
        </w:rPr>
        <w:t>toán</w:t>
      </w:r>
      <w:proofErr w:type="spellEnd"/>
      <w:r w:rsidRPr="0092750D">
        <w:rPr>
          <w:rFonts w:cs="Times New Roman"/>
          <w:szCs w:val="26"/>
        </w:rPr>
        <w:t xml:space="preserve"> </w:t>
      </w:r>
      <w:proofErr w:type="spellStart"/>
      <w:r w:rsidRPr="0092750D">
        <w:rPr>
          <w:rFonts w:cs="Times New Roman"/>
          <w:szCs w:val="26"/>
        </w:rPr>
        <w:t>mất</w:t>
      </w:r>
      <w:proofErr w:type="spellEnd"/>
      <w:r w:rsidRPr="0092750D">
        <w:rPr>
          <w:rFonts w:cs="Times New Roman"/>
          <w:szCs w:val="26"/>
        </w:rPr>
        <w:t xml:space="preserve"> </w:t>
      </w:r>
      <w:proofErr w:type="spellStart"/>
      <w:r w:rsidRPr="0092750D">
        <w:rPr>
          <w:rFonts w:cs="Times New Roman"/>
          <w:szCs w:val="26"/>
        </w:rPr>
        <w:t>cân</w:t>
      </w:r>
      <w:proofErr w:type="spellEnd"/>
      <w:r w:rsidRPr="0092750D">
        <w:rPr>
          <w:rFonts w:cs="Times New Roman"/>
          <w:szCs w:val="26"/>
        </w:rPr>
        <w:t xml:space="preserve"> </w:t>
      </w:r>
      <w:proofErr w:type="spellStart"/>
      <w:r w:rsidRPr="0092750D">
        <w:rPr>
          <w:rFonts w:cs="Times New Roman"/>
          <w:szCs w:val="26"/>
        </w:rPr>
        <w:t>bằng</w:t>
      </w:r>
      <w:proofErr w:type="spellEnd"/>
      <w:r w:rsidRPr="0092750D">
        <w:rPr>
          <w:rFonts w:cs="Times New Roman"/>
          <w:szCs w:val="26"/>
        </w:rPr>
        <w:t xml:space="preserve"> </w:t>
      </w:r>
      <w:proofErr w:type="spellStart"/>
      <w:r w:rsidRPr="0092750D">
        <w:rPr>
          <w:rFonts w:cs="Times New Roman"/>
          <w:szCs w:val="26"/>
        </w:rPr>
        <w:t>dữ</w:t>
      </w:r>
      <w:proofErr w:type="spellEnd"/>
      <w:r w:rsidRPr="0092750D">
        <w:rPr>
          <w:rFonts w:cs="Times New Roman"/>
          <w:szCs w:val="26"/>
        </w:rPr>
        <w:t xml:space="preserve"> </w:t>
      </w:r>
      <w:proofErr w:type="spellStart"/>
      <w:r w:rsidRPr="0092750D">
        <w:rPr>
          <w:rFonts w:cs="Times New Roman"/>
          <w:szCs w:val="26"/>
        </w:rPr>
        <w:t>liệu</w:t>
      </w:r>
      <w:proofErr w:type="spellEnd"/>
      <w:r w:rsidRPr="0092750D">
        <w:rPr>
          <w:rFonts w:cs="Times New Roman"/>
          <w:szCs w:val="26"/>
        </w:rPr>
        <w:t xml:space="preserve"> </w:t>
      </w:r>
      <w:proofErr w:type="spellStart"/>
      <w:r w:rsidRPr="0092750D">
        <w:rPr>
          <w:rFonts w:cs="Times New Roman"/>
          <w:szCs w:val="26"/>
        </w:rPr>
        <w:t>thông</w:t>
      </w:r>
      <w:proofErr w:type="spellEnd"/>
      <w:r w:rsidRPr="0092750D">
        <w:rPr>
          <w:rFonts w:cs="Times New Roman"/>
          <w:szCs w:val="26"/>
        </w:rPr>
        <w:t xml:space="preserve"> qua </w:t>
      </w:r>
      <w:proofErr w:type="spellStart"/>
      <w:r w:rsidRPr="0092750D">
        <w:rPr>
          <w:rFonts w:cs="Times New Roman"/>
          <w:szCs w:val="26"/>
        </w:rPr>
        <w:t>kỹ</w:t>
      </w:r>
      <w:proofErr w:type="spellEnd"/>
      <w:r w:rsidRPr="0092750D">
        <w:rPr>
          <w:rFonts w:cs="Times New Roman"/>
          <w:szCs w:val="26"/>
        </w:rPr>
        <w:t xml:space="preserve"> </w:t>
      </w:r>
      <w:proofErr w:type="spellStart"/>
      <w:r w:rsidRPr="0092750D">
        <w:rPr>
          <w:rFonts w:cs="Times New Roman"/>
          <w:szCs w:val="26"/>
        </w:rPr>
        <w:t>thuật</w:t>
      </w:r>
      <w:proofErr w:type="spellEnd"/>
      <w:r w:rsidRPr="0092750D">
        <w:rPr>
          <w:rFonts w:cs="Times New Roman"/>
          <w:szCs w:val="26"/>
        </w:rPr>
        <w:t xml:space="preserve"> </w:t>
      </w:r>
      <w:proofErr w:type="spellStart"/>
      <w:r w:rsidRPr="0092750D">
        <w:rPr>
          <w:rFonts w:cs="Times New Roman"/>
          <w:szCs w:val="26"/>
        </w:rPr>
        <w:t>cân</w:t>
      </w:r>
      <w:proofErr w:type="spellEnd"/>
      <w:r w:rsidRPr="0092750D">
        <w:rPr>
          <w:rFonts w:cs="Times New Roman"/>
          <w:szCs w:val="26"/>
        </w:rPr>
        <w:t xml:space="preserve"> </w:t>
      </w:r>
      <w:proofErr w:type="spellStart"/>
      <w:r w:rsidRPr="0092750D">
        <w:rPr>
          <w:rFonts w:cs="Times New Roman"/>
          <w:szCs w:val="26"/>
        </w:rPr>
        <w:t>bằng</w:t>
      </w:r>
      <w:proofErr w:type="spellEnd"/>
      <w:r w:rsidRPr="0092750D">
        <w:rPr>
          <w:rFonts w:cs="Times New Roman"/>
          <w:szCs w:val="26"/>
        </w:rPr>
        <w:t xml:space="preserve"> </w:t>
      </w:r>
      <w:proofErr w:type="spellStart"/>
      <w:r w:rsidRPr="0092750D">
        <w:rPr>
          <w:rFonts w:cs="Times New Roman"/>
          <w:szCs w:val="26"/>
        </w:rPr>
        <w:t>dữ</w:t>
      </w:r>
      <w:proofErr w:type="spellEnd"/>
      <w:r w:rsidRPr="0092750D">
        <w:rPr>
          <w:rFonts w:cs="Times New Roman"/>
          <w:szCs w:val="26"/>
        </w:rPr>
        <w:t xml:space="preserve"> </w:t>
      </w:r>
      <w:proofErr w:type="spellStart"/>
      <w:r w:rsidRPr="0092750D">
        <w:rPr>
          <w:rFonts w:cs="Times New Roman"/>
          <w:szCs w:val="26"/>
        </w:rPr>
        <w:t>liệu</w:t>
      </w:r>
      <w:proofErr w:type="spellEnd"/>
      <w:r w:rsidRPr="0092750D">
        <w:rPr>
          <w:rFonts w:cs="Times New Roman"/>
          <w:szCs w:val="26"/>
        </w:rPr>
        <w:t xml:space="preserve"> (SMOTE). </w:t>
      </w:r>
      <w:proofErr w:type="spellStart"/>
      <w:r w:rsidRPr="0092750D">
        <w:rPr>
          <w:rFonts w:cs="Times New Roman"/>
          <w:szCs w:val="26"/>
        </w:rPr>
        <w:t>Dữ</w:t>
      </w:r>
      <w:proofErr w:type="spellEnd"/>
      <w:r w:rsidRPr="0092750D">
        <w:rPr>
          <w:rFonts w:cs="Times New Roman"/>
          <w:szCs w:val="26"/>
        </w:rPr>
        <w:t xml:space="preserve"> </w:t>
      </w:r>
      <w:proofErr w:type="spellStart"/>
      <w:r w:rsidRPr="0092750D">
        <w:rPr>
          <w:rFonts w:cs="Times New Roman"/>
          <w:szCs w:val="26"/>
        </w:rPr>
        <w:t>liệu</w:t>
      </w:r>
      <w:proofErr w:type="spellEnd"/>
      <w:r w:rsidRPr="0092750D">
        <w:rPr>
          <w:rFonts w:cs="Times New Roman"/>
          <w:szCs w:val="26"/>
        </w:rPr>
        <w:t xml:space="preserve"> </w:t>
      </w:r>
      <w:proofErr w:type="spellStart"/>
      <w:r w:rsidRPr="0092750D">
        <w:rPr>
          <w:rFonts w:cs="Times New Roman"/>
          <w:szCs w:val="26"/>
        </w:rPr>
        <w:t>sử</w:t>
      </w:r>
      <w:proofErr w:type="spellEnd"/>
      <w:r w:rsidRPr="0092750D">
        <w:rPr>
          <w:rFonts w:cs="Times New Roman"/>
          <w:szCs w:val="26"/>
        </w:rPr>
        <w:t xml:space="preserve"> </w:t>
      </w:r>
      <w:proofErr w:type="spellStart"/>
      <w:r w:rsidRPr="0092750D">
        <w:rPr>
          <w:rFonts w:cs="Times New Roman"/>
          <w:szCs w:val="26"/>
        </w:rPr>
        <w:t>dụng</w:t>
      </w:r>
      <w:proofErr w:type="spellEnd"/>
      <w:r w:rsidRPr="0092750D">
        <w:rPr>
          <w:rFonts w:cs="Times New Roman"/>
          <w:szCs w:val="26"/>
        </w:rPr>
        <w:t xml:space="preserve"> </w:t>
      </w:r>
      <w:proofErr w:type="spellStart"/>
      <w:r w:rsidRPr="0092750D">
        <w:rPr>
          <w:rFonts w:cs="Times New Roman"/>
          <w:szCs w:val="26"/>
        </w:rPr>
        <w:t>được</w:t>
      </w:r>
      <w:proofErr w:type="spellEnd"/>
      <w:r w:rsidRPr="0092750D">
        <w:rPr>
          <w:rFonts w:cs="Times New Roman"/>
          <w:szCs w:val="26"/>
        </w:rPr>
        <w:t xml:space="preserve"> </w:t>
      </w:r>
      <w:proofErr w:type="spellStart"/>
      <w:r w:rsidRPr="0092750D">
        <w:rPr>
          <w:rFonts w:cs="Times New Roman"/>
          <w:szCs w:val="26"/>
        </w:rPr>
        <w:t>chuẩn</w:t>
      </w:r>
      <w:proofErr w:type="spellEnd"/>
      <w:r w:rsidRPr="0092750D">
        <w:rPr>
          <w:rFonts w:cs="Times New Roman"/>
          <w:szCs w:val="26"/>
        </w:rPr>
        <w:t xml:space="preserve"> </w:t>
      </w:r>
      <w:proofErr w:type="spellStart"/>
      <w:r w:rsidRPr="0092750D">
        <w:rPr>
          <w:rFonts w:cs="Times New Roman"/>
          <w:szCs w:val="26"/>
        </w:rPr>
        <w:t>hóa</w:t>
      </w:r>
      <w:proofErr w:type="spellEnd"/>
      <w:r w:rsidRPr="0092750D">
        <w:rPr>
          <w:rFonts w:cs="Times New Roman"/>
          <w:szCs w:val="26"/>
        </w:rPr>
        <w:t xml:space="preserve"> </w:t>
      </w:r>
      <w:proofErr w:type="spellStart"/>
      <w:r w:rsidRPr="0092750D">
        <w:rPr>
          <w:rFonts w:cs="Times New Roman"/>
          <w:szCs w:val="26"/>
        </w:rPr>
        <w:t>và</w:t>
      </w:r>
      <w:proofErr w:type="spellEnd"/>
      <w:r w:rsidRPr="0092750D">
        <w:rPr>
          <w:rFonts w:cs="Times New Roman"/>
          <w:szCs w:val="26"/>
        </w:rPr>
        <w:t xml:space="preserve"> </w:t>
      </w:r>
      <w:proofErr w:type="spellStart"/>
      <w:r w:rsidRPr="0092750D">
        <w:rPr>
          <w:rFonts w:cs="Times New Roman"/>
          <w:szCs w:val="26"/>
        </w:rPr>
        <w:t>xử</w:t>
      </w:r>
      <w:proofErr w:type="spellEnd"/>
      <w:r w:rsidRPr="0092750D">
        <w:rPr>
          <w:rFonts w:cs="Times New Roman"/>
          <w:szCs w:val="26"/>
        </w:rPr>
        <w:t xml:space="preserve"> </w:t>
      </w:r>
      <w:proofErr w:type="spellStart"/>
      <w:r w:rsidRPr="0092750D">
        <w:rPr>
          <w:rFonts w:cs="Times New Roman"/>
          <w:szCs w:val="26"/>
        </w:rPr>
        <w:t>lý</w:t>
      </w:r>
      <w:proofErr w:type="spellEnd"/>
      <w:r w:rsidRPr="0092750D">
        <w:rPr>
          <w:rFonts w:cs="Times New Roman"/>
          <w:szCs w:val="26"/>
        </w:rPr>
        <w:t xml:space="preserve"> </w:t>
      </w:r>
      <w:proofErr w:type="spellStart"/>
      <w:r w:rsidRPr="0092750D">
        <w:rPr>
          <w:rFonts w:cs="Times New Roman"/>
          <w:szCs w:val="26"/>
        </w:rPr>
        <w:t>trước</w:t>
      </w:r>
      <w:proofErr w:type="spellEnd"/>
      <w:r w:rsidRPr="0092750D">
        <w:rPr>
          <w:rFonts w:cs="Times New Roman"/>
          <w:szCs w:val="26"/>
        </w:rPr>
        <w:t xml:space="preserve"> </w:t>
      </w:r>
      <w:proofErr w:type="spellStart"/>
      <w:r w:rsidRPr="0092750D">
        <w:rPr>
          <w:rFonts w:cs="Times New Roman"/>
          <w:szCs w:val="26"/>
        </w:rPr>
        <w:t>để</w:t>
      </w:r>
      <w:proofErr w:type="spellEnd"/>
      <w:r w:rsidRPr="0092750D">
        <w:rPr>
          <w:rFonts w:cs="Times New Roman"/>
          <w:szCs w:val="26"/>
        </w:rPr>
        <w:t xml:space="preserve"> </w:t>
      </w:r>
      <w:proofErr w:type="spellStart"/>
      <w:r w:rsidRPr="0092750D">
        <w:rPr>
          <w:rFonts w:cs="Times New Roman"/>
          <w:szCs w:val="26"/>
        </w:rPr>
        <w:t>đảm</w:t>
      </w:r>
      <w:proofErr w:type="spellEnd"/>
      <w:r w:rsidRPr="0092750D">
        <w:rPr>
          <w:rFonts w:cs="Times New Roman"/>
          <w:szCs w:val="26"/>
        </w:rPr>
        <w:t xml:space="preserve"> </w:t>
      </w:r>
      <w:proofErr w:type="spellStart"/>
      <w:r w:rsidRPr="0092750D">
        <w:rPr>
          <w:rFonts w:cs="Times New Roman"/>
          <w:szCs w:val="26"/>
        </w:rPr>
        <w:t>bảo</w:t>
      </w:r>
      <w:proofErr w:type="spellEnd"/>
      <w:r w:rsidRPr="0092750D">
        <w:rPr>
          <w:rFonts w:cs="Times New Roman"/>
          <w:szCs w:val="26"/>
        </w:rPr>
        <w:t xml:space="preserve"> </w:t>
      </w:r>
      <w:proofErr w:type="spellStart"/>
      <w:r w:rsidRPr="0092750D">
        <w:rPr>
          <w:rFonts w:cs="Times New Roman"/>
          <w:szCs w:val="26"/>
        </w:rPr>
        <w:t>kết</w:t>
      </w:r>
      <w:proofErr w:type="spellEnd"/>
      <w:r w:rsidRPr="0092750D">
        <w:rPr>
          <w:rFonts w:cs="Times New Roman"/>
          <w:szCs w:val="26"/>
        </w:rPr>
        <w:t xml:space="preserve"> </w:t>
      </w:r>
      <w:proofErr w:type="spellStart"/>
      <w:r w:rsidRPr="0092750D">
        <w:rPr>
          <w:rFonts w:cs="Times New Roman"/>
          <w:szCs w:val="26"/>
        </w:rPr>
        <w:t>quả</w:t>
      </w:r>
      <w:proofErr w:type="spellEnd"/>
      <w:r w:rsidRPr="0092750D">
        <w:rPr>
          <w:rFonts w:cs="Times New Roman"/>
          <w:szCs w:val="26"/>
        </w:rPr>
        <w:t xml:space="preserve"> </w:t>
      </w:r>
      <w:proofErr w:type="spellStart"/>
      <w:r w:rsidRPr="0092750D">
        <w:rPr>
          <w:rFonts w:cs="Times New Roman"/>
          <w:szCs w:val="26"/>
        </w:rPr>
        <w:t>đánh</w:t>
      </w:r>
      <w:proofErr w:type="spellEnd"/>
      <w:r w:rsidRPr="0092750D">
        <w:rPr>
          <w:rFonts w:cs="Times New Roman"/>
          <w:szCs w:val="26"/>
        </w:rPr>
        <w:t xml:space="preserve"> </w:t>
      </w:r>
      <w:proofErr w:type="spellStart"/>
      <w:r w:rsidRPr="0092750D">
        <w:rPr>
          <w:rFonts w:cs="Times New Roman"/>
          <w:szCs w:val="26"/>
        </w:rPr>
        <w:t>giá</w:t>
      </w:r>
      <w:proofErr w:type="spellEnd"/>
      <w:r w:rsidRPr="0092750D">
        <w:rPr>
          <w:rFonts w:cs="Times New Roman"/>
          <w:szCs w:val="26"/>
        </w:rPr>
        <w:t xml:space="preserve"> </w:t>
      </w:r>
      <w:proofErr w:type="spellStart"/>
      <w:r w:rsidRPr="0092750D">
        <w:rPr>
          <w:rFonts w:cs="Times New Roman"/>
          <w:szCs w:val="26"/>
        </w:rPr>
        <w:t>là</w:t>
      </w:r>
      <w:proofErr w:type="spellEnd"/>
      <w:r w:rsidRPr="0092750D">
        <w:rPr>
          <w:rFonts w:cs="Times New Roman"/>
          <w:szCs w:val="26"/>
        </w:rPr>
        <w:t xml:space="preserve"> </w:t>
      </w:r>
      <w:proofErr w:type="spellStart"/>
      <w:r w:rsidRPr="0092750D">
        <w:rPr>
          <w:rFonts w:cs="Times New Roman"/>
          <w:szCs w:val="26"/>
        </w:rPr>
        <w:t>tối</w:t>
      </w:r>
      <w:proofErr w:type="spellEnd"/>
      <w:r w:rsidRPr="0092750D">
        <w:rPr>
          <w:rFonts w:cs="Times New Roman"/>
          <w:szCs w:val="26"/>
        </w:rPr>
        <w:t xml:space="preserve"> </w:t>
      </w:r>
      <w:proofErr w:type="spellStart"/>
      <w:r w:rsidRPr="0092750D">
        <w:rPr>
          <w:rFonts w:cs="Times New Roman"/>
          <w:szCs w:val="26"/>
        </w:rPr>
        <w:t>ưu</w:t>
      </w:r>
      <w:proofErr w:type="spellEnd"/>
      <w:r w:rsidRPr="0092750D">
        <w:rPr>
          <w:rFonts w:cs="Times New Roman"/>
          <w:szCs w:val="26"/>
        </w:rPr>
        <w:t>.</w:t>
      </w:r>
    </w:p>
    <w:p w14:paraId="0F8FB493" w14:textId="77777777" w:rsidR="00AC156D" w:rsidRPr="00AC156D" w:rsidRDefault="00AC156D" w:rsidP="00AC156D">
      <w:pPr>
        <w:spacing w:line="360" w:lineRule="auto"/>
        <w:rPr>
          <w:rFonts w:cs="Times New Roman"/>
          <w:szCs w:val="26"/>
        </w:rPr>
      </w:pPr>
      <w:proofErr w:type="spellStart"/>
      <w:r w:rsidRPr="00AC156D">
        <w:rPr>
          <w:rFonts w:cs="Times New Roman"/>
          <w:b/>
          <w:bCs/>
          <w:szCs w:val="26"/>
        </w:rPr>
        <w:t>Dữ</w:t>
      </w:r>
      <w:proofErr w:type="spellEnd"/>
      <w:r w:rsidRPr="00AC156D">
        <w:rPr>
          <w:rFonts w:cs="Times New Roman"/>
          <w:b/>
          <w:bCs/>
          <w:szCs w:val="26"/>
        </w:rPr>
        <w:t xml:space="preserve"> </w:t>
      </w:r>
      <w:proofErr w:type="spellStart"/>
      <w:r w:rsidRPr="00AC156D">
        <w:rPr>
          <w:rFonts w:cs="Times New Roman"/>
          <w:b/>
          <w:bCs/>
          <w:szCs w:val="26"/>
        </w:rPr>
        <w:t>liệu</w:t>
      </w:r>
      <w:proofErr w:type="spellEnd"/>
      <w:r w:rsidRPr="00AC156D">
        <w:rPr>
          <w:rFonts w:cs="Times New Roman"/>
          <w:b/>
          <w:bCs/>
          <w:szCs w:val="26"/>
        </w:rPr>
        <w:t xml:space="preserve"> </w:t>
      </w:r>
      <w:proofErr w:type="spellStart"/>
      <w:r w:rsidRPr="00AC156D">
        <w:rPr>
          <w:rFonts w:cs="Times New Roman"/>
          <w:b/>
          <w:bCs/>
          <w:szCs w:val="26"/>
        </w:rPr>
        <w:t>đã</w:t>
      </w:r>
      <w:proofErr w:type="spellEnd"/>
      <w:r w:rsidRPr="00AC156D">
        <w:rPr>
          <w:rFonts w:cs="Times New Roman"/>
          <w:b/>
          <w:bCs/>
          <w:szCs w:val="26"/>
        </w:rPr>
        <w:t xml:space="preserve"> </w:t>
      </w:r>
      <w:proofErr w:type="spellStart"/>
      <w:r w:rsidRPr="00AC156D">
        <w:rPr>
          <w:rFonts w:cs="Times New Roman"/>
          <w:b/>
          <w:bCs/>
          <w:szCs w:val="26"/>
        </w:rPr>
        <w:t>cho</w:t>
      </w:r>
      <w:proofErr w:type="spellEnd"/>
      <w:r w:rsidRPr="00AC156D">
        <w:rPr>
          <w:rFonts w:cs="Times New Roman"/>
          <w:b/>
          <w:bCs/>
          <w:szCs w:val="26"/>
        </w:rPr>
        <w:t>:</w:t>
      </w:r>
      <w:r w:rsidRPr="00AC156D">
        <w:rPr>
          <w:rFonts w:cs="Times New Roman"/>
          <w:b/>
          <w:bCs/>
          <w:szCs w:val="26"/>
        </w:rPr>
        <w:br/>
      </w:r>
      <w:proofErr w:type="spellStart"/>
      <w:r w:rsidRPr="00AC156D">
        <w:rPr>
          <w:rFonts w:cs="Times New Roman"/>
          <w:szCs w:val="26"/>
        </w:rPr>
        <w:t>Tập</w:t>
      </w:r>
      <w:proofErr w:type="spellEnd"/>
      <w:r w:rsidRPr="00AC156D">
        <w:rPr>
          <w:rFonts w:cs="Times New Roman"/>
          <w:szCs w:val="26"/>
        </w:rPr>
        <w:t xml:space="preserve"> </w:t>
      </w:r>
      <w:proofErr w:type="spellStart"/>
      <w:r w:rsidRPr="00AC156D">
        <w:rPr>
          <w:rFonts w:cs="Times New Roman"/>
          <w:szCs w:val="26"/>
        </w:rPr>
        <w:t>dữ</w:t>
      </w:r>
      <w:proofErr w:type="spellEnd"/>
      <w:r w:rsidRPr="00AC156D">
        <w:rPr>
          <w:rFonts w:cs="Times New Roman"/>
          <w:szCs w:val="26"/>
        </w:rPr>
        <w:t xml:space="preserve"> </w:t>
      </w:r>
      <w:proofErr w:type="spellStart"/>
      <w:r w:rsidRPr="00AC156D">
        <w:rPr>
          <w:rFonts w:cs="Times New Roman"/>
          <w:szCs w:val="26"/>
        </w:rPr>
        <w:t>liệu</w:t>
      </w:r>
      <w:proofErr w:type="spellEnd"/>
      <w:r w:rsidRPr="00AC156D">
        <w:rPr>
          <w:rFonts w:cs="Times New Roman"/>
          <w:szCs w:val="26"/>
        </w:rPr>
        <w:t xml:space="preserve"> </w:t>
      </w:r>
      <w:proofErr w:type="spellStart"/>
      <w:r w:rsidRPr="00AC156D">
        <w:rPr>
          <w:rFonts w:cs="Times New Roman"/>
          <w:szCs w:val="26"/>
        </w:rPr>
        <w:t>cung</w:t>
      </w:r>
      <w:proofErr w:type="spellEnd"/>
      <w:r w:rsidRPr="00AC156D">
        <w:rPr>
          <w:rFonts w:cs="Times New Roman"/>
          <w:szCs w:val="26"/>
        </w:rPr>
        <w:t xml:space="preserve"> </w:t>
      </w:r>
      <w:proofErr w:type="spellStart"/>
      <w:r w:rsidRPr="00AC156D">
        <w:rPr>
          <w:rFonts w:cs="Times New Roman"/>
          <w:szCs w:val="26"/>
        </w:rPr>
        <w:t>cấp</w:t>
      </w:r>
      <w:proofErr w:type="spellEnd"/>
      <w:r w:rsidRPr="00AC156D">
        <w:rPr>
          <w:rFonts w:cs="Times New Roman"/>
          <w:szCs w:val="26"/>
        </w:rPr>
        <w:t xml:space="preserve"> </w:t>
      </w:r>
      <w:proofErr w:type="spellStart"/>
      <w:r w:rsidRPr="00AC156D">
        <w:rPr>
          <w:rFonts w:cs="Times New Roman"/>
          <w:szCs w:val="26"/>
        </w:rPr>
        <w:t>thông</w:t>
      </w:r>
      <w:proofErr w:type="spellEnd"/>
      <w:r w:rsidRPr="00AC156D">
        <w:rPr>
          <w:rFonts w:cs="Times New Roman"/>
          <w:szCs w:val="26"/>
        </w:rPr>
        <w:t xml:space="preserve"> tin </w:t>
      </w:r>
      <w:proofErr w:type="spellStart"/>
      <w:r w:rsidRPr="00AC156D">
        <w:rPr>
          <w:rFonts w:cs="Times New Roman"/>
          <w:szCs w:val="26"/>
        </w:rPr>
        <w:t>liên</w:t>
      </w:r>
      <w:proofErr w:type="spellEnd"/>
      <w:r w:rsidRPr="00AC156D">
        <w:rPr>
          <w:rFonts w:cs="Times New Roman"/>
          <w:szCs w:val="26"/>
        </w:rPr>
        <w:t xml:space="preserve"> </w:t>
      </w:r>
      <w:proofErr w:type="spellStart"/>
      <w:r w:rsidRPr="00AC156D">
        <w:rPr>
          <w:rFonts w:cs="Times New Roman"/>
          <w:szCs w:val="26"/>
        </w:rPr>
        <w:t>quan</w:t>
      </w:r>
      <w:proofErr w:type="spellEnd"/>
      <w:r w:rsidRPr="00AC156D">
        <w:rPr>
          <w:rFonts w:cs="Times New Roman"/>
          <w:szCs w:val="26"/>
        </w:rPr>
        <w:t xml:space="preserve"> </w:t>
      </w:r>
      <w:proofErr w:type="spellStart"/>
      <w:r w:rsidRPr="00AC156D">
        <w:rPr>
          <w:rFonts w:cs="Times New Roman"/>
          <w:szCs w:val="26"/>
        </w:rPr>
        <w:t>đến</w:t>
      </w:r>
      <w:proofErr w:type="spellEnd"/>
      <w:r w:rsidRPr="00AC156D">
        <w:rPr>
          <w:rFonts w:cs="Times New Roman"/>
          <w:szCs w:val="26"/>
        </w:rPr>
        <w:t xml:space="preserve"> </w:t>
      </w:r>
      <w:proofErr w:type="spellStart"/>
      <w:r w:rsidRPr="00AC156D">
        <w:rPr>
          <w:rFonts w:cs="Times New Roman"/>
          <w:szCs w:val="26"/>
        </w:rPr>
        <w:t>hành</w:t>
      </w:r>
      <w:proofErr w:type="spellEnd"/>
      <w:r w:rsidRPr="00AC156D">
        <w:rPr>
          <w:rFonts w:cs="Times New Roman"/>
          <w:szCs w:val="26"/>
        </w:rPr>
        <w:t xml:space="preserve"> vi </w:t>
      </w:r>
      <w:proofErr w:type="spellStart"/>
      <w:r w:rsidRPr="00AC156D">
        <w:rPr>
          <w:rFonts w:cs="Times New Roman"/>
          <w:szCs w:val="26"/>
        </w:rPr>
        <w:t>của</w:t>
      </w:r>
      <w:proofErr w:type="spellEnd"/>
      <w:r w:rsidRPr="00AC156D">
        <w:rPr>
          <w:rFonts w:cs="Times New Roman"/>
          <w:szCs w:val="26"/>
        </w:rPr>
        <w:t xml:space="preserve"> </w:t>
      </w:r>
      <w:proofErr w:type="spellStart"/>
      <w:r w:rsidRPr="00AC156D">
        <w:rPr>
          <w:rFonts w:cs="Times New Roman"/>
          <w:szCs w:val="26"/>
        </w:rPr>
        <w:t>người</w:t>
      </w:r>
      <w:proofErr w:type="spellEnd"/>
      <w:r w:rsidRPr="00AC156D">
        <w:rPr>
          <w:rFonts w:cs="Times New Roman"/>
          <w:szCs w:val="26"/>
        </w:rPr>
        <w:t xml:space="preserve"> </w:t>
      </w:r>
      <w:proofErr w:type="spellStart"/>
      <w:r w:rsidRPr="00AC156D">
        <w:rPr>
          <w:rFonts w:cs="Times New Roman"/>
          <w:szCs w:val="26"/>
        </w:rPr>
        <w:t>dùng</w:t>
      </w:r>
      <w:proofErr w:type="spellEnd"/>
      <w:r w:rsidRPr="00AC156D">
        <w:rPr>
          <w:rFonts w:cs="Times New Roman"/>
          <w:szCs w:val="26"/>
        </w:rPr>
        <w:t xml:space="preserve"> </w:t>
      </w:r>
      <w:proofErr w:type="spellStart"/>
      <w:r w:rsidRPr="00AC156D">
        <w:rPr>
          <w:rFonts w:cs="Times New Roman"/>
          <w:szCs w:val="26"/>
        </w:rPr>
        <w:t>trong</w:t>
      </w:r>
      <w:proofErr w:type="spellEnd"/>
      <w:r w:rsidRPr="00AC156D">
        <w:rPr>
          <w:rFonts w:cs="Times New Roman"/>
          <w:szCs w:val="26"/>
        </w:rPr>
        <w:t xml:space="preserve"> </w:t>
      </w:r>
      <w:proofErr w:type="spellStart"/>
      <w:r w:rsidRPr="00AC156D">
        <w:rPr>
          <w:rFonts w:cs="Times New Roman"/>
          <w:szCs w:val="26"/>
        </w:rPr>
        <w:t>việc</w:t>
      </w:r>
      <w:proofErr w:type="spellEnd"/>
      <w:r w:rsidRPr="00AC156D">
        <w:rPr>
          <w:rFonts w:cs="Times New Roman"/>
          <w:szCs w:val="26"/>
        </w:rPr>
        <w:t xml:space="preserve"> </w:t>
      </w:r>
      <w:proofErr w:type="spellStart"/>
      <w:r w:rsidRPr="00AC156D">
        <w:rPr>
          <w:rFonts w:cs="Times New Roman"/>
          <w:szCs w:val="26"/>
        </w:rPr>
        <w:t>xem</w:t>
      </w:r>
      <w:proofErr w:type="spellEnd"/>
      <w:r w:rsidRPr="00AC156D">
        <w:rPr>
          <w:rFonts w:cs="Times New Roman"/>
          <w:szCs w:val="26"/>
        </w:rPr>
        <w:t xml:space="preserve"> video, bao </w:t>
      </w:r>
      <w:proofErr w:type="spellStart"/>
      <w:r w:rsidRPr="00AC156D">
        <w:rPr>
          <w:rFonts w:cs="Times New Roman"/>
          <w:szCs w:val="26"/>
        </w:rPr>
        <w:t>gồm</w:t>
      </w:r>
      <w:proofErr w:type="spellEnd"/>
      <w:r w:rsidRPr="00AC156D">
        <w:rPr>
          <w:rFonts w:cs="Times New Roman"/>
          <w:szCs w:val="26"/>
        </w:rPr>
        <w:t xml:space="preserve"> </w:t>
      </w:r>
      <w:proofErr w:type="spellStart"/>
      <w:r w:rsidRPr="00AC156D">
        <w:rPr>
          <w:rFonts w:cs="Times New Roman"/>
          <w:szCs w:val="26"/>
        </w:rPr>
        <w:t>các</w:t>
      </w:r>
      <w:proofErr w:type="spellEnd"/>
      <w:r w:rsidRPr="00AC156D">
        <w:rPr>
          <w:rFonts w:cs="Times New Roman"/>
          <w:szCs w:val="26"/>
        </w:rPr>
        <w:t xml:space="preserve"> </w:t>
      </w:r>
      <w:proofErr w:type="spellStart"/>
      <w:r w:rsidRPr="00AC156D">
        <w:rPr>
          <w:rFonts w:cs="Times New Roman"/>
          <w:szCs w:val="26"/>
        </w:rPr>
        <w:t>đặc</w:t>
      </w:r>
      <w:proofErr w:type="spellEnd"/>
      <w:r w:rsidRPr="00AC156D">
        <w:rPr>
          <w:rFonts w:cs="Times New Roman"/>
          <w:szCs w:val="26"/>
        </w:rPr>
        <w:t xml:space="preserve"> </w:t>
      </w:r>
      <w:proofErr w:type="spellStart"/>
      <w:r w:rsidRPr="00AC156D">
        <w:rPr>
          <w:rFonts w:cs="Times New Roman"/>
          <w:szCs w:val="26"/>
        </w:rPr>
        <w:t>trưng</w:t>
      </w:r>
      <w:proofErr w:type="spellEnd"/>
      <w:r w:rsidRPr="00AC156D">
        <w:rPr>
          <w:rFonts w:cs="Times New Roman"/>
          <w:szCs w:val="26"/>
        </w:rPr>
        <w:t xml:space="preserve"> </w:t>
      </w:r>
      <w:proofErr w:type="spellStart"/>
      <w:r w:rsidRPr="00AC156D">
        <w:rPr>
          <w:rFonts w:cs="Times New Roman"/>
          <w:szCs w:val="26"/>
        </w:rPr>
        <w:t>như</w:t>
      </w:r>
      <w:proofErr w:type="spellEnd"/>
      <w:r w:rsidRPr="00AC156D">
        <w:rPr>
          <w:rFonts w:cs="Times New Roman"/>
          <w:szCs w:val="26"/>
        </w:rPr>
        <w:t>:</w:t>
      </w:r>
    </w:p>
    <w:p w14:paraId="170F2301" w14:textId="77777777" w:rsidR="00AC156D" w:rsidRP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total_videos_watched</w:t>
      </w:r>
      <w:proofErr w:type="spellEnd"/>
      <w:r w:rsidRPr="00AC156D">
        <w:rPr>
          <w:rFonts w:cs="Times New Roman"/>
          <w:szCs w:val="26"/>
        </w:rPr>
        <w:t xml:space="preserve">: </w:t>
      </w:r>
      <w:proofErr w:type="spellStart"/>
      <w:r w:rsidRPr="00AC156D">
        <w:rPr>
          <w:rFonts w:cs="Times New Roman"/>
          <w:szCs w:val="26"/>
        </w:rPr>
        <w:t>Tổng</w:t>
      </w:r>
      <w:proofErr w:type="spellEnd"/>
      <w:r w:rsidRPr="00AC156D">
        <w:rPr>
          <w:rFonts w:cs="Times New Roman"/>
          <w:szCs w:val="26"/>
        </w:rPr>
        <w:t xml:space="preserve"> </w:t>
      </w:r>
      <w:proofErr w:type="spellStart"/>
      <w:r w:rsidRPr="00AC156D">
        <w:rPr>
          <w:rFonts w:cs="Times New Roman"/>
          <w:szCs w:val="26"/>
        </w:rPr>
        <w:t>số</w:t>
      </w:r>
      <w:proofErr w:type="spellEnd"/>
      <w:r w:rsidRPr="00AC156D">
        <w:rPr>
          <w:rFonts w:cs="Times New Roman"/>
          <w:szCs w:val="26"/>
        </w:rPr>
        <w:t xml:space="preserve"> video </w:t>
      </w:r>
      <w:proofErr w:type="spellStart"/>
      <w:r w:rsidRPr="00AC156D">
        <w:rPr>
          <w:rFonts w:cs="Times New Roman"/>
          <w:szCs w:val="26"/>
        </w:rPr>
        <w:t>đã</w:t>
      </w:r>
      <w:proofErr w:type="spellEnd"/>
      <w:r w:rsidRPr="00AC156D">
        <w:rPr>
          <w:rFonts w:cs="Times New Roman"/>
          <w:szCs w:val="26"/>
        </w:rPr>
        <w:t xml:space="preserve"> </w:t>
      </w:r>
      <w:proofErr w:type="spellStart"/>
      <w:r w:rsidRPr="00AC156D">
        <w:rPr>
          <w:rFonts w:cs="Times New Roman"/>
          <w:szCs w:val="26"/>
        </w:rPr>
        <w:t>xem</w:t>
      </w:r>
      <w:proofErr w:type="spellEnd"/>
      <w:r w:rsidRPr="00AC156D">
        <w:rPr>
          <w:rFonts w:cs="Times New Roman"/>
          <w:szCs w:val="26"/>
        </w:rPr>
        <w:t>.</w:t>
      </w:r>
    </w:p>
    <w:p w14:paraId="3ABE884C" w14:textId="77777777" w:rsidR="00AC156D" w:rsidRP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total_watch_time</w:t>
      </w:r>
      <w:proofErr w:type="spellEnd"/>
      <w:r w:rsidRPr="00AC156D">
        <w:rPr>
          <w:rFonts w:cs="Times New Roman"/>
          <w:szCs w:val="26"/>
        </w:rPr>
        <w:t xml:space="preserve">: </w:t>
      </w:r>
      <w:proofErr w:type="spellStart"/>
      <w:r w:rsidRPr="00AC156D">
        <w:rPr>
          <w:rFonts w:cs="Times New Roman"/>
          <w:szCs w:val="26"/>
        </w:rPr>
        <w:t>Tổng</w:t>
      </w:r>
      <w:proofErr w:type="spellEnd"/>
      <w:r w:rsidRPr="00AC156D">
        <w:rPr>
          <w:rFonts w:cs="Times New Roman"/>
          <w:szCs w:val="26"/>
        </w:rPr>
        <w:t xml:space="preserve"> </w:t>
      </w:r>
      <w:proofErr w:type="spellStart"/>
      <w:r w:rsidRPr="00AC156D">
        <w:rPr>
          <w:rFonts w:cs="Times New Roman"/>
          <w:szCs w:val="26"/>
        </w:rPr>
        <w:t>thời</w:t>
      </w:r>
      <w:proofErr w:type="spellEnd"/>
      <w:r w:rsidRPr="00AC156D">
        <w:rPr>
          <w:rFonts w:cs="Times New Roman"/>
          <w:szCs w:val="26"/>
        </w:rPr>
        <w:t xml:space="preserve"> </w:t>
      </w:r>
      <w:proofErr w:type="spellStart"/>
      <w:r w:rsidRPr="00AC156D">
        <w:rPr>
          <w:rFonts w:cs="Times New Roman"/>
          <w:szCs w:val="26"/>
        </w:rPr>
        <w:t>gian</w:t>
      </w:r>
      <w:proofErr w:type="spellEnd"/>
      <w:r w:rsidRPr="00AC156D">
        <w:rPr>
          <w:rFonts w:cs="Times New Roman"/>
          <w:szCs w:val="26"/>
        </w:rPr>
        <w:t xml:space="preserve"> </w:t>
      </w:r>
      <w:proofErr w:type="spellStart"/>
      <w:r w:rsidRPr="00AC156D">
        <w:rPr>
          <w:rFonts w:cs="Times New Roman"/>
          <w:szCs w:val="26"/>
        </w:rPr>
        <w:t>xem</w:t>
      </w:r>
      <w:proofErr w:type="spellEnd"/>
      <w:r w:rsidRPr="00AC156D">
        <w:rPr>
          <w:rFonts w:cs="Times New Roman"/>
          <w:szCs w:val="26"/>
        </w:rPr>
        <w:t xml:space="preserve"> video.</w:t>
      </w:r>
    </w:p>
    <w:p w14:paraId="3A7FA885" w14:textId="77777777" w:rsidR="00AC156D" w:rsidRP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total_videos_required</w:t>
      </w:r>
      <w:proofErr w:type="spellEnd"/>
      <w:r w:rsidRPr="00AC156D">
        <w:rPr>
          <w:rFonts w:cs="Times New Roman"/>
          <w:szCs w:val="26"/>
        </w:rPr>
        <w:t xml:space="preserve">: </w:t>
      </w:r>
      <w:proofErr w:type="spellStart"/>
      <w:r w:rsidRPr="00AC156D">
        <w:rPr>
          <w:rFonts w:cs="Times New Roman"/>
          <w:szCs w:val="26"/>
        </w:rPr>
        <w:t>Số</w:t>
      </w:r>
      <w:proofErr w:type="spellEnd"/>
      <w:r w:rsidRPr="00AC156D">
        <w:rPr>
          <w:rFonts w:cs="Times New Roman"/>
          <w:szCs w:val="26"/>
        </w:rPr>
        <w:t xml:space="preserve"> </w:t>
      </w:r>
      <w:proofErr w:type="spellStart"/>
      <w:r w:rsidRPr="00AC156D">
        <w:rPr>
          <w:rFonts w:cs="Times New Roman"/>
          <w:szCs w:val="26"/>
        </w:rPr>
        <w:t>lượng</w:t>
      </w:r>
      <w:proofErr w:type="spellEnd"/>
      <w:r w:rsidRPr="00AC156D">
        <w:rPr>
          <w:rFonts w:cs="Times New Roman"/>
          <w:szCs w:val="26"/>
        </w:rPr>
        <w:t xml:space="preserve"> video </w:t>
      </w:r>
      <w:proofErr w:type="spellStart"/>
      <w:r w:rsidRPr="00AC156D">
        <w:rPr>
          <w:rFonts w:cs="Times New Roman"/>
          <w:szCs w:val="26"/>
        </w:rPr>
        <w:t>bắt</w:t>
      </w:r>
      <w:proofErr w:type="spellEnd"/>
      <w:r w:rsidRPr="00AC156D">
        <w:rPr>
          <w:rFonts w:cs="Times New Roman"/>
          <w:szCs w:val="26"/>
        </w:rPr>
        <w:t xml:space="preserve"> </w:t>
      </w:r>
      <w:proofErr w:type="spellStart"/>
      <w:r w:rsidRPr="00AC156D">
        <w:rPr>
          <w:rFonts w:cs="Times New Roman"/>
          <w:szCs w:val="26"/>
        </w:rPr>
        <w:t>buộc</w:t>
      </w:r>
      <w:proofErr w:type="spellEnd"/>
      <w:r w:rsidRPr="00AC156D">
        <w:rPr>
          <w:rFonts w:cs="Times New Roman"/>
          <w:szCs w:val="26"/>
        </w:rPr>
        <w:t xml:space="preserve"> </w:t>
      </w:r>
      <w:proofErr w:type="spellStart"/>
      <w:r w:rsidRPr="00AC156D">
        <w:rPr>
          <w:rFonts w:cs="Times New Roman"/>
          <w:szCs w:val="26"/>
        </w:rPr>
        <w:t>phải</w:t>
      </w:r>
      <w:proofErr w:type="spellEnd"/>
      <w:r w:rsidRPr="00AC156D">
        <w:rPr>
          <w:rFonts w:cs="Times New Roman"/>
          <w:szCs w:val="26"/>
        </w:rPr>
        <w:t xml:space="preserve"> </w:t>
      </w:r>
      <w:proofErr w:type="spellStart"/>
      <w:r w:rsidRPr="00AC156D">
        <w:rPr>
          <w:rFonts w:cs="Times New Roman"/>
          <w:szCs w:val="26"/>
        </w:rPr>
        <w:t>hoàn</w:t>
      </w:r>
      <w:proofErr w:type="spellEnd"/>
      <w:r w:rsidRPr="00AC156D">
        <w:rPr>
          <w:rFonts w:cs="Times New Roman"/>
          <w:szCs w:val="26"/>
        </w:rPr>
        <w:t xml:space="preserve"> </w:t>
      </w:r>
      <w:proofErr w:type="spellStart"/>
      <w:r w:rsidRPr="00AC156D">
        <w:rPr>
          <w:rFonts w:cs="Times New Roman"/>
          <w:szCs w:val="26"/>
        </w:rPr>
        <w:t>thành</w:t>
      </w:r>
      <w:proofErr w:type="spellEnd"/>
      <w:r w:rsidRPr="00AC156D">
        <w:rPr>
          <w:rFonts w:cs="Times New Roman"/>
          <w:szCs w:val="26"/>
        </w:rPr>
        <w:t>.</w:t>
      </w:r>
    </w:p>
    <w:p w14:paraId="4E70D925" w14:textId="77777777" w:rsidR="00AC156D" w:rsidRP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watch_ratio</w:t>
      </w:r>
      <w:proofErr w:type="spellEnd"/>
      <w:r w:rsidRPr="00AC156D">
        <w:rPr>
          <w:rFonts w:cs="Times New Roman"/>
          <w:szCs w:val="26"/>
        </w:rPr>
        <w:t xml:space="preserve">: </w:t>
      </w:r>
      <w:proofErr w:type="spellStart"/>
      <w:r w:rsidRPr="00AC156D">
        <w:rPr>
          <w:rFonts w:cs="Times New Roman"/>
          <w:szCs w:val="26"/>
        </w:rPr>
        <w:t>Tỷ</w:t>
      </w:r>
      <w:proofErr w:type="spellEnd"/>
      <w:r w:rsidRPr="00AC156D">
        <w:rPr>
          <w:rFonts w:cs="Times New Roman"/>
          <w:szCs w:val="26"/>
        </w:rPr>
        <w:t xml:space="preserve"> </w:t>
      </w:r>
      <w:proofErr w:type="spellStart"/>
      <w:r w:rsidRPr="00AC156D">
        <w:rPr>
          <w:rFonts w:cs="Times New Roman"/>
          <w:szCs w:val="26"/>
        </w:rPr>
        <w:t>lệ</w:t>
      </w:r>
      <w:proofErr w:type="spellEnd"/>
      <w:r w:rsidRPr="00AC156D">
        <w:rPr>
          <w:rFonts w:cs="Times New Roman"/>
          <w:szCs w:val="26"/>
        </w:rPr>
        <w:t xml:space="preserve"> </w:t>
      </w:r>
      <w:proofErr w:type="spellStart"/>
      <w:r w:rsidRPr="00AC156D">
        <w:rPr>
          <w:rFonts w:cs="Times New Roman"/>
          <w:szCs w:val="26"/>
        </w:rPr>
        <w:t>giữa</w:t>
      </w:r>
      <w:proofErr w:type="spellEnd"/>
      <w:r w:rsidRPr="00AC156D">
        <w:rPr>
          <w:rFonts w:cs="Times New Roman"/>
          <w:szCs w:val="26"/>
        </w:rPr>
        <w:t xml:space="preserve"> </w:t>
      </w:r>
      <w:proofErr w:type="spellStart"/>
      <w:r w:rsidRPr="00AC156D">
        <w:rPr>
          <w:rFonts w:cs="Times New Roman"/>
          <w:szCs w:val="26"/>
        </w:rPr>
        <w:t>số</w:t>
      </w:r>
      <w:proofErr w:type="spellEnd"/>
      <w:r w:rsidRPr="00AC156D">
        <w:rPr>
          <w:rFonts w:cs="Times New Roman"/>
          <w:szCs w:val="26"/>
        </w:rPr>
        <w:t xml:space="preserve"> video </w:t>
      </w:r>
      <w:proofErr w:type="spellStart"/>
      <w:r w:rsidRPr="00AC156D">
        <w:rPr>
          <w:rFonts w:cs="Times New Roman"/>
          <w:szCs w:val="26"/>
        </w:rPr>
        <w:t>đã</w:t>
      </w:r>
      <w:proofErr w:type="spellEnd"/>
      <w:r w:rsidRPr="00AC156D">
        <w:rPr>
          <w:rFonts w:cs="Times New Roman"/>
          <w:szCs w:val="26"/>
        </w:rPr>
        <w:t xml:space="preserve"> </w:t>
      </w:r>
      <w:proofErr w:type="spellStart"/>
      <w:r w:rsidRPr="00AC156D">
        <w:rPr>
          <w:rFonts w:cs="Times New Roman"/>
          <w:szCs w:val="26"/>
        </w:rPr>
        <w:t>xem</w:t>
      </w:r>
      <w:proofErr w:type="spellEnd"/>
      <w:r w:rsidRPr="00AC156D">
        <w:rPr>
          <w:rFonts w:cs="Times New Roman"/>
          <w:szCs w:val="26"/>
        </w:rPr>
        <w:t xml:space="preserve"> </w:t>
      </w:r>
      <w:proofErr w:type="spellStart"/>
      <w:r w:rsidRPr="00AC156D">
        <w:rPr>
          <w:rFonts w:cs="Times New Roman"/>
          <w:szCs w:val="26"/>
        </w:rPr>
        <w:t>và</w:t>
      </w:r>
      <w:proofErr w:type="spellEnd"/>
      <w:r w:rsidRPr="00AC156D">
        <w:rPr>
          <w:rFonts w:cs="Times New Roman"/>
          <w:szCs w:val="26"/>
        </w:rPr>
        <w:t xml:space="preserve"> </w:t>
      </w:r>
      <w:proofErr w:type="spellStart"/>
      <w:r w:rsidRPr="00AC156D">
        <w:rPr>
          <w:rFonts w:cs="Times New Roman"/>
          <w:szCs w:val="26"/>
        </w:rPr>
        <w:t>số</w:t>
      </w:r>
      <w:proofErr w:type="spellEnd"/>
      <w:r w:rsidRPr="00AC156D">
        <w:rPr>
          <w:rFonts w:cs="Times New Roman"/>
          <w:szCs w:val="26"/>
        </w:rPr>
        <w:t xml:space="preserve"> video </w:t>
      </w:r>
      <w:proofErr w:type="spellStart"/>
      <w:r w:rsidRPr="00AC156D">
        <w:rPr>
          <w:rFonts w:cs="Times New Roman"/>
          <w:szCs w:val="26"/>
        </w:rPr>
        <w:t>bắt</w:t>
      </w:r>
      <w:proofErr w:type="spellEnd"/>
      <w:r w:rsidRPr="00AC156D">
        <w:rPr>
          <w:rFonts w:cs="Times New Roman"/>
          <w:szCs w:val="26"/>
        </w:rPr>
        <w:t xml:space="preserve"> </w:t>
      </w:r>
      <w:proofErr w:type="spellStart"/>
      <w:r w:rsidRPr="00AC156D">
        <w:rPr>
          <w:rFonts w:cs="Times New Roman"/>
          <w:szCs w:val="26"/>
        </w:rPr>
        <w:t>buộc</w:t>
      </w:r>
      <w:proofErr w:type="spellEnd"/>
      <w:r w:rsidRPr="00AC156D">
        <w:rPr>
          <w:rFonts w:cs="Times New Roman"/>
          <w:szCs w:val="26"/>
        </w:rPr>
        <w:t>.</w:t>
      </w:r>
    </w:p>
    <w:p w14:paraId="5A4750AF" w14:textId="77777777" w:rsidR="00AC156D" w:rsidRDefault="00AC156D" w:rsidP="002B7361">
      <w:pPr>
        <w:pStyle w:val="ListParagraph"/>
        <w:numPr>
          <w:ilvl w:val="0"/>
          <w:numId w:val="84"/>
        </w:numPr>
        <w:spacing w:line="360" w:lineRule="auto"/>
        <w:rPr>
          <w:rFonts w:cs="Times New Roman"/>
          <w:szCs w:val="26"/>
        </w:rPr>
      </w:pPr>
      <w:proofErr w:type="spellStart"/>
      <w:r w:rsidRPr="00AC156D">
        <w:rPr>
          <w:rFonts w:cs="Times New Roman"/>
          <w:szCs w:val="26"/>
        </w:rPr>
        <w:t>completion_status</w:t>
      </w:r>
      <w:proofErr w:type="spellEnd"/>
      <w:r w:rsidRPr="00AC156D">
        <w:rPr>
          <w:rFonts w:cs="Times New Roman"/>
          <w:szCs w:val="26"/>
        </w:rPr>
        <w:t xml:space="preserve">: </w:t>
      </w:r>
      <w:proofErr w:type="spellStart"/>
      <w:r w:rsidRPr="00AC156D">
        <w:rPr>
          <w:rFonts w:cs="Times New Roman"/>
          <w:szCs w:val="26"/>
        </w:rPr>
        <w:t>Nhãn</w:t>
      </w:r>
      <w:proofErr w:type="spellEnd"/>
      <w:r w:rsidRPr="00AC156D">
        <w:rPr>
          <w:rFonts w:cs="Times New Roman"/>
          <w:szCs w:val="26"/>
        </w:rPr>
        <w:t xml:space="preserve"> </w:t>
      </w:r>
      <w:proofErr w:type="spellStart"/>
      <w:r w:rsidRPr="00AC156D">
        <w:rPr>
          <w:rFonts w:cs="Times New Roman"/>
          <w:szCs w:val="26"/>
        </w:rPr>
        <w:t>mục</w:t>
      </w:r>
      <w:proofErr w:type="spellEnd"/>
      <w:r w:rsidRPr="00AC156D">
        <w:rPr>
          <w:rFonts w:cs="Times New Roman"/>
          <w:szCs w:val="26"/>
        </w:rPr>
        <w:t xml:space="preserve"> </w:t>
      </w:r>
      <w:proofErr w:type="spellStart"/>
      <w:r w:rsidRPr="00AC156D">
        <w:rPr>
          <w:rFonts w:cs="Times New Roman"/>
          <w:szCs w:val="26"/>
        </w:rPr>
        <w:t>tiêu</w:t>
      </w:r>
      <w:proofErr w:type="spellEnd"/>
      <w:r w:rsidRPr="00AC156D">
        <w:rPr>
          <w:rFonts w:cs="Times New Roman"/>
          <w:szCs w:val="26"/>
        </w:rPr>
        <w:t xml:space="preserve"> (1: </w:t>
      </w:r>
      <w:proofErr w:type="spellStart"/>
      <w:r w:rsidRPr="00AC156D">
        <w:rPr>
          <w:rFonts w:cs="Times New Roman"/>
          <w:szCs w:val="26"/>
        </w:rPr>
        <w:t>hoàn</w:t>
      </w:r>
      <w:proofErr w:type="spellEnd"/>
      <w:r w:rsidRPr="00AC156D">
        <w:rPr>
          <w:rFonts w:cs="Times New Roman"/>
          <w:szCs w:val="26"/>
        </w:rPr>
        <w:t xml:space="preserve"> </w:t>
      </w:r>
      <w:proofErr w:type="spellStart"/>
      <w:r w:rsidRPr="00AC156D">
        <w:rPr>
          <w:rFonts w:cs="Times New Roman"/>
          <w:szCs w:val="26"/>
        </w:rPr>
        <w:t>thành</w:t>
      </w:r>
      <w:proofErr w:type="spellEnd"/>
      <w:r w:rsidRPr="00AC156D">
        <w:rPr>
          <w:rFonts w:cs="Times New Roman"/>
          <w:szCs w:val="26"/>
        </w:rPr>
        <w:t xml:space="preserve"> </w:t>
      </w:r>
      <w:proofErr w:type="spellStart"/>
      <w:r w:rsidRPr="00AC156D">
        <w:rPr>
          <w:rFonts w:cs="Times New Roman"/>
          <w:szCs w:val="26"/>
        </w:rPr>
        <w:t>mục</w:t>
      </w:r>
      <w:proofErr w:type="spellEnd"/>
      <w:r w:rsidRPr="00AC156D">
        <w:rPr>
          <w:rFonts w:cs="Times New Roman"/>
          <w:szCs w:val="26"/>
        </w:rPr>
        <w:t xml:space="preserve"> </w:t>
      </w:r>
      <w:proofErr w:type="spellStart"/>
      <w:r w:rsidRPr="00AC156D">
        <w:rPr>
          <w:rFonts w:cs="Times New Roman"/>
          <w:szCs w:val="26"/>
        </w:rPr>
        <w:t>tiêu</w:t>
      </w:r>
      <w:proofErr w:type="spellEnd"/>
      <w:r w:rsidRPr="00AC156D">
        <w:rPr>
          <w:rFonts w:cs="Times New Roman"/>
          <w:szCs w:val="26"/>
        </w:rPr>
        <w:t xml:space="preserve">, 0: </w:t>
      </w:r>
      <w:proofErr w:type="spellStart"/>
      <w:r w:rsidRPr="00AC156D">
        <w:rPr>
          <w:rFonts w:cs="Times New Roman"/>
          <w:szCs w:val="26"/>
        </w:rPr>
        <w:t>không</w:t>
      </w:r>
      <w:proofErr w:type="spellEnd"/>
      <w:r w:rsidRPr="00AC156D">
        <w:rPr>
          <w:rFonts w:cs="Times New Roman"/>
          <w:szCs w:val="26"/>
        </w:rPr>
        <w:t xml:space="preserve"> </w:t>
      </w:r>
      <w:proofErr w:type="spellStart"/>
      <w:r w:rsidRPr="00AC156D">
        <w:rPr>
          <w:rFonts w:cs="Times New Roman"/>
          <w:szCs w:val="26"/>
        </w:rPr>
        <w:t>hoàn</w:t>
      </w:r>
      <w:proofErr w:type="spellEnd"/>
      <w:r w:rsidRPr="00AC156D">
        <w:rPr>
          <w:rFonts w:cs="Times New Roman"/>
          <w:szCs w:val="26"/>
        </w:rPr>
        <w:t xml:space="preserve"> </w:t>
      </w:r>
      <w:proofErr w:type="spellStart"/>
      <w:r w:rsidRPr="00AC156D">
        <w:rPr>
          <w:rFonts w:cs="Times New Roman"/>
          <w:szCs w:val="26"/>
        </w:rPr>
        <w:t>thành</w:t>
      </w:r>
      <w:proofErr w:type="spellEnd"/>
      <w:r w:rsidRPr="00AC156D">
        <w:rPr>
          <w:rFonts w:cs="Times New Roman"/>
          <w:szCs w:val="26"/>
        </w:rPr>
        <w:t xml:space="preserve"> </w:t>
      </w:r>
      <w:proofErr w:type="spellStart"/>
      <w:r w:rsidRPr="00AC156D">
        <w:rPr>
          <w:rFonts w:cs="Times New Roman"/>
          <w:szCs w:val="26"/>
        </w:rPr>
        <w:t>mục</w:t>
      </w:r>
      <w:proofErr w:type="spellEnd"/>
      <w:r w:rsidRPr="00AC156D">
        <w:rPr>
          <w:rFonts w:cs="Times New Roman"/>
          <w:szCs w:val="26"/>
        </w:rPr>
        <w:t xml:space="preserve"> </w:t>
      </w:r>
      <w:proofErr w:type="spellStart"/>
      <w:r w:rsidRPr="00AC156D">
        <w:rPr>
          <w:rFonts w:cs="Times New Roman"/>
          <w:szCs w:val="26"/>
        </w:rPr>
        <w:t>tiêu</w:t>
      </w:r>
      <w:proofErr w:type="spellEnd"/>
      <w:r w:rsidRPr="00AC156D">
        <w:rPr>
          <w:rFonts w:cs="Times New Roman"/>
          <w:szCs w:val="26"/>
        </w:rPr>
        <w:t>).</w:t>
      </w:r>
    </w:p>
    <w:p w14:paraId="04431518" w14:textId="137AE5F9" w:rsidR="00AC156D" w:rsidRDefault="008C59E2" w:rsidP="00D933F2">
      <w:pPr>
        <w:pStyle w:val="Heading3"/>
        <w:spacing w:line="360" w:lineRule="auto"/>
        <w:rPr>
          <w:rFonts w:cs="Times New Roman"/>
          <w:bCs/>
          <w:szCs w:val="26"/>
        </w:rPr>
      </w:pPr>
      <w:bookmarkStart w:id="41" w:name="_Toc184761381"/>
      <w:r>
        <w:rPr>
          <w:rFonts w:cs="Times New Roman"/>
          <w:szCs w:val="26"/>
        </w:rPr>
        <w:t>5.</w:t>
      </w:r>
      <w:r w:rsidR="00C963F5">
        <w:rPr>
          <w:rFonts w:cs="Times New Roman"/>
          <w:szCs w:val="26"/>
        </w:rPr>
        <w:t xml:space="preserve">1.1. </w:t>
      </w:r>
      <w:r w:rsidR="00B245A1" w:rsidRPr="00B245A1">
        <w:rPr>
          <w:rFonts w:cs="Times New Roman"/>
          <w:bCs/>
          <w:szCs w:val="26"/>
        </w:rPr>
        <w:t>Logistic Regression</w:t>
      </w:r>
      <w:bookmarkEnd w:id="41"/>
    </w:p>
    <w:p w14:paraId="0493CEA2" w14:textId="18C35E39" w:rsidR="00B245A1" w:rsidRDefault="006B0F81" w:rsidP="006B0F81">
      <w:pPr>
        <w:spacing w:line="360" w:lineRule="auto"/>
        <w:jc w:val="both"/>
      </w:pPr>
      <w:r w:rsidRPr="006B0F81">
        <w:t xml:space="preserve">Logistic Regression </w:t>
      </w:r>
      <w:proofErr w:type="spellStart"/>
      <w:r w:rsidRPr="006B0F81">
        <w:t>hoạt</w:t>
      </w:r>
      <w:proofErr w:type="spellEnd"/>
      <w:r w:rsidRPr="006B0F81">
        <w:t xml:space="preserve"> </w:t>
      </w:r>
      <w:proofErr w:type="spellStart"/>
      <w:r w:rsidRPr="006B0F81">
        <w:t>động</w:t>
      </w:r>
      <w:proofErr w:type="spellEnd"/>
      <w:r w:rsidRPr="006B0F81">
        <w:t xml:space="preserve"> </w:t>
      </w:r>
      <w:proofErr w:type="spellStart"/>
      <w:r w:rsidRPr="006B0F81">
        <w:t>tốt</w:t>
      </w:r>
      <w:proofErr w:type="spellEnd"/>
      <w:r w:rsidRPr="006B0F81">
        <w:t xml:space="preserve"> </w:t>
      </w:r>
      <w:proofErr w:type="spellStart"/>
      <w:r w:rsidRPr="006B0F81">
        <w:t>trên</w:t>
      </w:r>
      <w:proofErr w:type="spellEnd"/>
      <w:r w:rsidRPr="006B0F81">
        <w:t xml:space="preserve"> </w:t>
      </w:r>
      <w:proofErr w:type="spellStart"/>
      <w:r w:rsidRPr="006B0F81">
        <w:t>các</w:t>
      </w:r>
      <w:proofErr w:type="spellEnd"/>
      <w:r w:rsidRPr="006B0F81">
        <w:t xml:space="preserve"> </w:t>
      </w:r>
      <w:proofErr w:type="spellStart"/>
      <w:r w:rsidRPr="006B0F81">
        <w:t>tập</w:t>
      </w:r>
      <w:proofErr w:type="spellEnd"/>
      <w:r w:rsidRPr="006B0F81">
        <w:t xml:space="preserve"> </w:t>
      </w:r>
      <w:proofErr w:type="spellStart"/>
      <w:r w:rsidRPr="006B0F81">
        <w:t>dữ</w:t>
      </w:r>
      <w:proofErr w:type="spellEnd"/>
      <w:r w:rsidRPr="006B0F81">
        <w:t xml:space="preserve"> </w:t>
      </w:r>
      <w:proofErr w:type="spellStart"/>
      <w:r w:rsidRPr="006B0F81">
        <w:t>liệu</w:t>
      </w:r>
      <w:proofErr w:type="spellEnd"/>
      <w:r w:rsidRPr="006B0F81">
        <w:t xml:space="preserve"> </w:t>
      </w:r>
      <w:proofErr w:type="spellStart"/>
      <w:r w:rsidRPr="006B0F81">
        <w:t>tuyến</w:t>
      </w:r>
      <w:proofErr w:type="spellEnd"/>
      <w:r w:rsidRPr="006B0F81">
        <w:t xml:space="preserve"> </w:t>
      </w:r>
      <w:proofErr w:type="spellStart"/>
      <w:r w:rsidRPr="006B0F81">
        <w:t>tính</w:t>
      </w:r>
      <w:proofErr w:type="spellEnd"/>
      <w:r w:rsidRPr="006B0F81">
        <w:t xml:space="preserve"> </w:t>
      </w:r>
      <w:proofErr w:type="spellStart"/>
      <w:r w:rsidRPr="006B0F81">
        <w:t>hoặc</w:t>
      </w:r>
      <w:proofErr w:type="spellEnd"/>
      <w:r w:rsidRPr="006B0F81">
        <w:t xml:space="preserve"> </w:t>
      </w:r>
      <w:proofErr w:type="spellStart"/>
      <w:r w:rsidRPr="006B0F81">
        <w:t>gần</w:t>
      </w:r>
      <w:proofErr w:type="spellEnd"/>
      <w:r w:rsidRPr="006B0F81">
        <w:t xml:space="preserve"> </w:t>
      </w:r>
      <w:proofErr w:type="spellStart"/>
      <w:r w:rsidRPr="006B0F81">
        <w:t>tuyến</w:t>
      </w:r>
      <w:proofErr w:type="spellEnd"/>
      <w:r w:rsidRPr="006B0F81">
        <w:t xml:space="preserve"> </w:t>
      </w:r>
      <w:proofErr w:type="spellStart"/>
      <w:r w:rsidRPr="006B0F81">
        <w:t>tính</w:t>
      </w:r>
      <w:proofErr w:type="spellEnd"/>
      <w:r w:rsidRPr="006B0F81">
        <w:t xml:space="preserve">. Trong </w:t>
      </w:r>
      <w:proofErr w:type="spellStart"/>
      <w:r w:rsidRPr="006B0F81">
        <w:t>tập</w:t>
      </w:r>
      <w:proofErr w:type="spellEnd"/>
      <w:r w:rsidRPr="006B0F81">
        <w:t xml:space="preserve"> </w:t>
      </w:r>
      <w:proofErr w:type="spellStart"/>
      <w:r w:rsidRPr="006B0F81">
        <w:t>dữ</w:t>
      </w:r>
      <w:proofErr w:type="spellEnd"/>
      <w:r w:rsidRPr="006B0F81">
        <w:t xml:space="preserve"> </w:t>
      </w:r>
      <w:proofErr w:type="spellStart"/>
      <w:r w:rsidRPr="006B0F81">
        <w:t>liệu</w:t>
      </w:r>
      <w:proofErr w:type="spellEnd"/>
      <w:r w:rsidRPr="006B0F81">
        <w:t xml:space="preserve"> </w:t>
      </w:r>
      <w:proofErr w:type="spellStart"/>
      <w:r w:rsidRPr="006B0F81">
        <w:t>này</w:t>
      </w:r>
      <w:proofErr w:type="spellEnd"/>
      <w:r w:rsidRPr="006B0F81">
        <w:t xml:space="preserve">, </w:t>
      </w:r>
      <w:proofErr w:type="spellStart"/>
      <w:r w:rsidRPr="006B0F81">
        <w:t>watch_ratio</w:t>
      </w:r>
      <w:proofErr w:type="spellEnd"/>
      <w:r w:rsidRPr="006B0F81">
        <w:t xml:space="preserve"> </w:t>
      </w:r>
      <w:proofErr w:type="spellStart"/>
      <w:r w:rsidRPr="006B0F81">
        <w:t>là</w:t>
      </w:r>
      <w:proofErr w:type="spellEnd"/>
      <w:r w:rsidRPr="006B0F81">
        <w:t xml:space="preserve"> </w:t>
      </w:r>
      <w:proofErr w:type="spellStart"/>
      <w:r w:rsidRPr="006B0F81">
        <w:t>đặc</w:t>
      </w:r>
      <w:proofErr w:type="spellEnd"/>
      <w:r w:rsidRPr="006B0F81">
        <w:t xml:space="preserve"> </w:t>
      </w:r>
      <w:proofErr w:type="spellStart"/>
      <w:r w:rsidRPr="006B0F81">
        <w:t>trưng</w:t>
      </w:r>
      <w:proofErr w:type="spellEnd"/>
      <w:r w:rsidRPr="006B0F81">
        <w:t xml:space="preserve"> </w:t>
      </w:r>
      <w:proofErr w:type="spellStart"/>
      <w:r w:rsidRPr="006B0F81">
        <w:t>đơn</w:t>
      </w:r>
      <w:proofErr w:type="spellEnd"/>
      <w:r w:rsidRPr="006B0F81">
        <w:t xml:space="preserve"> </w:t>
      </w:r>
      <w:proofErr w:type="spellStart"/>
      <w:r w:rsidRPr="006B0F81">
        <w:t>giản</w:t>
      </w:r>
      <w:proofErr w:type="spellEnd"/>
      <w:r w:rsidRPr="006B0F81">
        <w:t xml:space="preserve"> </w:t>
      </w:r>
      <w:proofErr w:type="spellStart"/>
      <w:r w:rsidRPr="006B0F81">
        <w:t>nhưng</w:t>
      </w:r>
      <w:proofErr w:type="spellEnd"/>
      <w:r w:rsidRPr="006B0F81">
        <w:t xml:space="preserve"> </w:t>
      </w:r>
      <w:proofErr w:type="spellStart"/>
      <w:r w:rsidRPr="006B0F81">
        <w:t>đóng</w:t>
      </w:r>
      <w:proofErr w:type="spellEnd"/>
      <w:r w:rsidRPr="006B0F81">
        <w:t xml:space="preserve"> </w:t>
      </w:r>
      <w:proofErr w:type="spellStart"/>
      <w:r w:rsidRPr="006B0F81">
        <w:t>vai</w:t>
      </w:r>
      <w:proofErr w:type="spellEnd"/>
      <w:r w:rsidRPr="006B0F81">
        <w:t xml:space="preserve"> </w:t>
      </w:r>
      <w:proofErr w:type="spellStart"/>
      <w:r w:rsidRPr="006B0F81">
        <w:t>trò</w:t>
      </w:r>
      <w:proofErr w:type="spellEnd"/>
      <w:r w:rsidRPr="006B0F81">
        <w:t xml:space="preserve"> </w:t>
      </w:r>
      <w:proofErr w:type="spellStart"/>
      <w:r w:rsidRPr="006B0F81">
        <w:t>quan</w:t>
      </w:r>
      <w:proofErr w:type="spellEnd"/>
      <w:r w:rsidRPr="006B0F81">
        <w:t xml:space="preserve"> </w:t>
      </w:r>
      <w:proofErr w:type="spellStart"/>
      <w:r w:rsidRPr="006B0F81">
        <w:t>trọng</w:t>
      </w:r>
      <w:proofErr w:type="spellEnd"/>
      <w:r w:rsidRPr="006B0F81">
        <w:t xml:space="preserve"> </w:t>
      </w:r>
      <w:proofErr w:type="spellStart"/>
      <w:r w:rsidRPr="006B0F81">
        <w:t>trong</w:t>
      </w:r>
      <w:proofErr w:type="spellEnd"/>
      <w:r w:rsidRPr="006B0F81">
        <w:t xml:space="preserve"> </w:t>
      </w:r>
      <w:proofErr w:type="spellStart"/>
      <w:r w:rsidRPr="006B0F81">
        <w:t>việc</w:t>
      </w:r>
      <w:proofErr w:type="spellEnd"/>
      <w:r w:rsidRPr="006B0F81">
        <w:t xml:space="preserve"> </w:t>
      </w:r>
      <w:proofErr w:type="spellStart"/>
      <w:r w:rsidRPr="006B0F81">
        <w:t>dự</w:t>
      </w:r>
      <w:proofErr w:type="spellEnd"/>
      <w:r w:rsidRPr="006B0F81">
        <w:t xml:space="preserve"> </w:t>
      </w:r>
      <w:proofErr w:type="spellStart"/>
      <w:r w:rsidRPr="006B0F81">
        <w:t>đoán</w:t>
      </w:r>
      <w:proofErr w:type="spellEnd"/>
      <w:r w:rsidRPr="006B0F81">
        <w:t xml:space="preserve"> </w:t>
      </w:r>
      <w:proofErr w:type="spellStart"/>
      <w:r w:rsidRPr="006B0F81">
        <w:t>completion_status</w:t>
      </w:r>
      <w:proofErr w:type="spellEnd"/>
      <w:r w:rsidRPr="006B0F81">
        <w:t xml:space="preserve">. Logistic Regression </w:t>
      </w:r>
      <w:proofErr w:type="spellStart"/>
      <w:r w:rsidRPr="006B0F81">
        <w:t>có</w:t>
      </w:r>
      <w:proofErr w:type="spellEnd"/>
      <w:r w:rsidRPr="006B0F81">
        <w:t xml:space="preserve"> </w:t>
      </w:r>
      <w:proofErr w:type="spellStart"/>
      <w:r w:rsidRPr="006B0F81">
        <w:t>thể</w:t>
      </w:r>
      <w:proofErr w:type="spellEnd"/>
      <w:r w:rsidRPr="006B0F81">
        <w:t xml:space="preserve"> </w:t>
      </w:r>
      <w:proofErr w:type="spellStart"/>
      <w:r w:rsidRPr="006B0F81">
        <w:t>dễ</w:t>
      </w:r>
      <w:proofErr w:type="spellEnd"/>
      <w:r w:rsidRPr="006B0F81">
        <w:t xml:space="preserve"> </w:t>
      </w:r>
      <w:proofErr w:type="spellStart"/>
      <w:r w:rsidRPr="006B0F81">
        <w:t>dàng</w:t>
      </w:r>
      <w:proofErr w:type="spellEnd"/>
      <w:r w:rsidRPr="006B0F81">
        <w:t xml:space="preserve"> </w:t>
      </w:r>
      <w:proofErr w:type="spellStart"/>
      <w:r w:rsidRPr="006B0F81">
        <w:t>nắm</w:t>
      </w:r>
      <w:proofErr w:type="spellEnd"/>
      <w:r w:rsidRPr="006B0F81">
        <w:t xml:space="preserve"> </w:t>
      </w:r>
      <w:proofErr w:type="spellStart"/>
      <w:r w:rsidRPr="006B0F81">
        <w:t>bắt</w:t>
      </w:r>
      <w:proofErr w:type="spellEnd"/>
      <w:r w:rsidRPr="006B0F81">
        <w:t xml:space="preserve"> </w:t>
      </w:r>
      <w:proofErr w:type="spellStart"/>
      <w:r w:rsidRPr="006B0F81">
        <w:t>mối</w:t>
      </w:r>
      <w:proofErr w:type="spellEnd"/>
      <w:r w:rsidRPr="006B0F81">
        <w:t xml:space="preserve"> </w:t>
      </w:r>
      <w:proofErr w:type="spellStart"/>
      <w:r w:rsidRPr="006B0F81">
        <w:t>quan</w:t>
      </w:r>
      <w:proofErr w:type="spellEnd"/>
      <w:r w:rsidRPr="006B0F81">
        <w:t xml:space="preserve"> </w:t>
      </w:r>
      <w:proofErr w:type="spellStart"/>
      <w:r w:rsidRPr="006B0F81">
        <w:t>hệ</w:t>
      </w:r>
      <w:proofErr w:type="spellEnd"/>
      <w:r w:rsidRPr="006B0F81">
        <w:t xml:space="preserve"> </w:t>
      </w:r>
      <w:proofErr w:type="spellStart"/>
      <w:r w:rsidRPr="006B0F81">
        <w:t>giữa</w:t>
      </w:r>
      <w:proofErr w:type="spellEnd"/>
      <w:r w:rsidRPr="006B0F81">
        <w:t xml:space="preserve"> </w:t>
      </w:r>
      <w:proofErr w:type="spellStart"/>
      <w:r w:rsidRPr="006B0F81">
        <w:t>tỷ</w:t>
      </w:r>
      <w:proofErr w:type="spellEnd"/>
      <w:r w:rsidRPr="006B0F81">
        <w:t xml:space="preserve"> </w:t>
      </w:r>
      <w:proofErr w:type="spellStart"/>
      <w:r w:rsidRPr="006B0F81">
        <w:t>lệ</w:t>
      </w:r>
      <w:proofErr w:type="spellEnd"/>
      <w:r w:rsidRPr="006B0F81">
        <w:t xml:space="preserve"> </w:t>
      </w:r>
      <w:proofErr w:type="spellStart"/>
      <w:r w:rsidRPr="006B0F81">
        <w:t>này</w:t>
      </w:r>
      <w:proofErr w:type="spellEnd"/>
      <w:r w:rsidRPr="006B0F81">
        <w:t xml:space="preserve"> </w:t>
      </w:r>
      <w:proofErr w:type="spellStart"/>
      <w:r w:rsidRPr="006B0F81">
        <w:t>và</w:t>
      </w:r>
      <w:proofErr w:type="spellEnd"/>
      <w:r w:rsidRPr="006B0F81">
        <w:t xml:space="preserve"> </w:t>
      </w:r>
      <w:proofErr w:type="spellStart"/>
      <w:r w:rsidRPr="006B0F81">
        <w:t>khả</w:t>
      </w:r>
      <w:proofErr w:type="spellEnd"/>
      <w:r w:rsidRPr="006B0F81">
        <w:t xml:space="preserve"> </w:t>
      </w:r>
      <w:proofErr w:type="spellStart"/>
      <w:r w:rsidRPr="006B0F81">
        <w:t>năng</w:t>
      </w:r>
      <w:proofErr w:type="spellEnd"/>
      <w:r w:rsidRPr="006B0F81">
        <w:t xml:space="preserve"> </w:t>
      </w:r>
      <w:proofErr w:type="spellStart"/>
      <w:r w:rsidRPr="006B0F81">
        <w:t>hoàn</w:t>
      </w:r>
      <w:proofErr w:type="spellEnd"/>
      <w:r w:rsidRPr="006B0F81">
        <w:t xml:space="preserve"> </w:t>
      </w:r>
      <w:proofErr w:type="spellStart"/>
      <w:r w:rsidRPr="006B0F81">
        <w:t>thành</w:t>
      </w:r>
      <w:proofErr w:type="spellEnd"/>
      <w:r w:rsidRPr="006B0F81">
        <w:t xml:space="preserve"> </w:t>
      </w:r>
      <w:proofErr w:type="spellStart"/>
      <w:r w:rsidRPr="006B0F81">
        <w:t>mục</w:t>
      </w:r>
      <w:proofErr w:type="spellEnd"/>
      <w:r w:rsidRPr="006B0F81">
        <w:t xml:space="preserve"> </w:t>
      </w:r>
      <w:proofErr w:type="spellStart"/>
      <w:r w:rsidRPr="006B0F81">
        <w:t>tiêu</w:t>
      </w:r>
      <w:proofErr w:type="spellEnd"/>
      <w:r w:rsidRPr="006B0F81">
        <w:t>.</w:t>
      </w:r>
    </w:p>
    <w:p w14:paraId="07E9D130" w14:textId="77777777" w:rsidR="00641AF7" w:rsidRPr="00641AF7" w:rsidRDefault="00641AF7" w:rsidP="00755765">
      <w:pPr>
        <w:spacing w:line="360" w:lineRule="auto"/>
      </w:pPr>
      <w:r w:rsidRPr="00641AF7">
        <w:rPr>
          <w:b/>
          <w:bCs/>
        </w:rPr>
        <w:t xml:space="preserve">Hiệu </w:t>
      </w:r>
      <w:proofErr w:type="spellStart"/>
      <w:r w:rsidRPr="00641AF7">
        <w:rPr>
          <w:b/>
          <w:bCs/>
        </w:rPr>
        <w:t>suất</w:t>
      </w:r>
      <w:proofErr w:type="spellEnd"/>
      <w:r w:rsidRPr="00641AF7">
        <w:rPr>
          <w:b/>
          <w:bCs/>
        </w:rPr>
        <w:t>:</w:t>
      </w:r>
    </w:p>
    <w:p w14:paraId="300AC268" w14:textId="77777777" w:rsidR="00641AF7" w:rsidRPr="00641AF7" w:rsidRDefault="00641AF7" w:rsidP="002B7361">
      <w:pPr>
        <w:pStyle w:val="ListParagraph"/>
        <w:numPr>
          <w:ilvl w:val="0"/>
          <w:numId w:val="85"/>
        </w:numPr>
        <w:spacing w:line="360" w:lineRule="auto"/>
      </w:pPr>
      <w:r w:rsidRPr="00641AF7">
        <w:t xml:space="preserve">Logistic Regression </w:t>
      </w:r>
      <w:proofErr w:type="spellStart"/>
      <w:r w:rsidRPr="00641AF7">
        <w:t>cho</w:t>
      </w:r>
      <w:proofErr w:type="spellEnd"/>
      <w:r w:rsidRPr="00641AF7">
        <w:t xml:space="preserve"> </w:t>
      </w:r>
      <w:proofErr w:type="spellStart"/>
      <w:r w:rsidRPr="00641AF7">
        <w:t>thấy</w:t>
      </w:r>
      <w:proofErr w:type="spellEnd"/>
      <w:r w:rsidRPr="00641AF7">
        <w:t xml:space="preserve"> </w:t>
      </w:r>
      <w:proofErr w:type="spellStart"/>
      <w:r w:rsidRPr="00641AF7">
        <w:t>hiệu</w:t>
      </w:r>
      <w:proofErr w:type="spellEnd"/>
      <w:r w:rsidRPr="00641AF7">
        <w:t xml:space="preserve"> </w:t>
      </w:r>
      <w:proofErr w:type="spellStart"/>
      <w:r w:rsidRPr="00641AF7">
        <w:t>suất</w:t>
      </w:r>
      <w:proofErr w:type="spellEnd"/>
      <w:r w:rsidRPr="00641AF7">
        <w:t xml:space="preserve"> </w:t>
      </w:r>
      <w:proofErr w:type="spellStart"/>
      <w:r w:rsidRPr="00641AF7">
        <w:t>tốt</w:t>
      </w:r>
      <w:proofErr w:type="spellEnd"/>
      <w:r w:rsidRPr="00641AF7">
        <w:t xml:space="preserve"> </w:t>
      </w:r>
      <w:proofErr w:type="spellStart"/>
      <w:r w:rsidRPr="00641AF7">
        <w:t>khi</w:t>
      </w:r>
      <w:proofErr w:type="spellEnd"/>
      <w:r w:rsidRPr="00641AF7">
        <w:t xml:space="preserve"> </w:t>
      </w:r>
      <w:proofErr w:type="spellStart"/>
      <w:r w:rsidRPr="00641AF7">
        <w:t>sử</w:t>
      </w:r>
      <w:proofErr w:type="spellEnd"/>
      <w:r w:rsidRPr="00641AF7">
        <w:t xml:space="preserve"> </w:t>
      </w:r>
      <w:proofErr w:type="spellStart"/>
      <w:r w:rsidRPr="00641AF7">
        <w:t>dụng</w:t>
      </w:r>
      <w:proofErr w:type="spellEnd"/>
      <w:r w:rsidRPr="00641AF7">
        <w:t xml:space="preserve"> </w:t>
      </w:r>
      <w:proofErr w:type="spellStart"/>
      <w:r w:rsidRPr="00641AF7">
        <w:t>watch_ratio</w:t>
      </w:r>
      <w:proofErr w:type="spellEnd"/>
      <w:r w:rsidRPr="00641AF7">
        <w:t xml:space="preserve"> </w:t>
      </w:r>
      <w:proofErr w:type="spellStart"/>
      <w:r w:rsidRPr="00641AF7">
        <w:t>làm</w:t>
      </w:r>
      <w:proofErr w:type="spellEnd"/>
      <w:r w:rsidRPr="00641AF7">
        <w:t xml:space="preserve"> </w:t>
      </w:r>
      <w:proofErr w:type="spellStart"/>
      <w:r w:rsidRPr="00641AF7">
        <w:t>đặc</w:t>
      </w:r>
      <w:proofErr w:type="spellEnd"/>
      <w:r w:rsidRPr="00641AF7">
        <w:t xml:space="preserve"> </w:t>
      </w:r>
      <w:proofErr w:type="spellStart"/>
      <w:r w:rsidRPr="00641AF7">
        <w:t>trưng</w:t>
      </w:r>
      <w:proofErr w:type="spellEnd"/>
      <w:r w:rsidRPr="00641AF7">
        <w:t xml:space="preserve"> </w:t>
      </w:r>
      <w:proofErr w:type="spellStart"/>
      <w:r w:rsidRPr="00641AF7">
        <w:t>chính</w:t>
      </w:r>
      <w:proofErr w:type="spellEnd"/>
      <w:r w:rsidRPr="00641AF7">
        <w:t>.</w:t>
      </w:r>
    </w:p>
    <w:p w14:paraId="27D0CA74" w14:textId="77777777" w:rsidR="00641AF7" w:rsidRDefault="00641AF7" w:rsidP="002B7361">
      <w:pPr>
        <w:pStyle w:val="ListParagraph"/>
        <w:numPr>
          <w:ilvl w:val="0"/>
          <w:numId w:val="85"/>
        </w:numPr>
        <w:spacing w:line="360" w:lineRule="auto"/>
      </w:pPr>
      <w:proofErr w:type="spellStart"/>
      <w:r w:rsidRPr="00641AF7">
        <w:lastRenderedPageBreak/>
        <w:t>Mô</w:t>
      </w:r>
      <w:proofErr w:type="spellEnd"/>
      <w:r w:rsidRPr="00641AF7">
        <w:t xml:space="preserve"> </w:t>
      </w:r>
      <w:proofErr w:type="spellStart"/>
      <w:r w:rsidRPr="00641AF7">
        <w:t>hình</w:t>
      </w:r>
      <w:proofErr w:type="spellEnd"/>
      <w:r w:rsidRPr="00641AF7">
        <w:t xml:space="preserve"> </w:t>
      </w:r>
      <w:proofErr w:type="spellStart"/>
      <w:r w:rsidRPr="00641AF7">
        <w:t>này</w:t>
      </w:r>
      <w:proofErr w:type="spellEnd"/>
      <w:r w:rsidRPr="00641AF7">
        <w:t xml:space="preserve"> </w:t>
      </w:r>
      <w:proofErr w:type="spellStart"/>
      <w:r w:rsidRPr="00641AF7">
        <w:t>có</w:t>
      </w:r>
      <w:proofErr w:type="spellEnd"/>
      <w:r w:rsidRPr="00641AF7">
        <w:t xml:space="preserve"> </w:t>
      </w:r>
      <w:proofErr w:type="spellStart"/>
      <w:r w:rsidRPr="00641AF7">
        <w:t>khả</w:t>
      </w:r>
      <w:proofErr w:type="spellEnd"/>
      <w:r w:rsidRPr="00641AF7">
        <w:t xml:space="preserve"> </w:t>
      </w:r>
      <w:proofErr w:type="spellStart"/>
      <w:r w:rsidRPr="00641AF7">
        <w:t>năng</w:t>
      </w:r>
      <w:proofErr w:type="spellEnd"/>
      <w:r w:rsidRPr="00641AF7">
        <w:t xml:space="preserve"> </w:t>
      </w:r>
      <w:proofErr w:type="spellStart"/>
      <w:r w:rsidRPr="00641AF7">
        <w:t>dự</w:t>
      </w:r>
      <w:proofErr w:type="spellEnd"/>
      <w:r w:rsidRPr="00641AF7">
        <w:t xml:space="preserve"> </w:t>
      </w:r>
      <w:proofErr w:type="spellStart"/>
      <w:r w:rsidRPr="00641AF7">
        <w:t>đoán</w:t>
      </w:r>
      <w:proofErr w:type="spellEnd"/>
      <w:r w:rsidRPr="00641AF7">
        <w:t xml:space="preserve"> </w:t>
      </w:r>
      <w:proofErr w:type="spellStart"/>
      <w:r w:rsidRPr="00641AF7">
        <w:t>nhanh</w:t>
      </w:r>
      <w:proofErr w:type="spellEnd"/>
      <w:r w:rsidRPr="00641AF7">
        <w:t xml:space="preserve"> </w:t>
      </w:r>
      <w:proofErr w:type="spellStart"/>
      <w:r w:rsidRPr="00641AF7">
        <w:t>và</w:t>
      </w:r>
      <w:proofErr w:type="spellEnd"/>
      <w:r w:rsidRPr="00641AF7">
        <w:t xml:space="preserve"> </w:t>
      </w:r>
      <w:proofErr w:type="spellStart"/>
      <w:r w:rsidRPr="00641AF7">
        <w:t>không</w:t>
      </w:r>
      <w:proofErr w:type="spellEnd"/>
      <w:r w:rsidRPr="00641AF7">
        <w:t xml:space="preserve"> </w:t>
      </w:r>
      <w:proofErr w:type="spellStart"/>
      <w:r w:rsidRPr="00641AF7">
        <w:t>đòi</w:t>
      </w:r>
      <w:proofErr w:type="spellEnd"/>
      <w:r w:rsidRPr="00641AF7">
        <w:t xml:space="preserve"> </w:t>
      </w:r>
      <w:proofErr w:type="spellStart"/>
      <w:r w:rsidRPr="00641AF7">
        <w:t>hỏi</w:t>
      </w:r>
      <w:proofErr w:type="spellEnd"/>
      <w:r w:rsidRPr="00641AF7">
        <w:t xml:space="preserve"> </w:t>
      </w:r>
      <w:proofErr w:type="spellStart"/>
      <w:r w:rsidRPr="00641AF7">
        <w:t>tài</w:t>
      </w:r>
      <w:proofErr w:type="spellEnd"/>
      <w:r w:rsidRPr="00641AF7">
        <w:t xml:space="preserve"> </w:t>
      </w:r>
      <w:proofErr w:type="spellStart"/>
      <w:r w:rsidRPr="00641AF7">
        <w:t>nguyên</w:t>
      </w:r>
      <w:proofErr w:type="spellEnd"/>
      <w:r w:rsidRPr="00641AF7">
        <w:t xml:space="preserve"> </w:t>
      </w:r>
      <w:proofErr w:type="spellStart"/>
      <w:r w:rsidRPr="00641AF7">
        <w:t>tính</w:t>
      </w:r>
      <w:proofErr w:type="spellEnd"/>
      <w:r w:rsidRPr="00641AF7">
        <w:t xml:space="preserve"> </w:t>
      </w:r>
      <w:proofErr w:type="spellStart"/>
      <w:r w:rsidRPr="00641AF7">
        <w:t>toán</w:t>
      </w:r>
      <w:proofErr w:type="spellEnd"/>
      <w:r w:rsidRPr="00641AF7">
        <w:t xml:space="preserve"> </w:t>
      </w:r>
      <w:proofErr w:type="spellStart"/>
      <w:r w:rsidRPr="00641AF7">
        <w:t>cao</w:t>
      </w:r>
      <w:proofErr w:type="spellEnd"/>
      <w:r w:rsidRPr="00641AF7">
        <w:t>.</w:t>
      </w:r>
    </w:p>
    <w:p w14:paraId="436CDD20" w14:textId="77777777" w:rsidR="00755765" w:rsidRPr="00755765" w:rsidRDefault="00755765" w:rsidP="00755765">
      <w:pPr>
        <w:spacing w:line="360" w:lineRule="auto"/>
      </w:pPr>
      <w:proofErr w:type="spellStart"/>
      <w:r w:rsidRPr="00755765">
        <w:rPr>
          <w:b/>
          <w:bCs/>
        </w:rPr>
        <w:t>Kết</w:t>
      </w:r>
      <w:proofErr w:type="spellEnd"/>
      <w:r w:rsidRPr="00755765">
        <w:rPr>
          <w:b/>
          <w:bCs/>
        </w:rPr>
        <w:t xml:space="preserve"> </w:t>
      </w:r>
      <w:proofErr w:type="spellStart"/>
      <w:r w:rsidRPr="00755765">
        <w:rPr>
          <w:b/>
          <w:bCs/>
        </w:rPr>
        <w:t>quả</w:t>
      </w:r>
      <w:proofErr w:type="spellEnd"/>
      <w:r w:rsidRPr="00755765">
        <w:rPr>
          <w:b/>
          <w:bCs/>
        </w:rPr>
        <w:t xml:space="preserve"> </w:t>
      </w:r>
      <w:proofErr w:type="spellStart"/>
      <w:r w:rsidRPr="00755765">
        <w:rPr>
          <w:b/>
          <w:bCs/>
        </w:rPr>
        <w:t>dự</w:t>
      </w:r>
      <w:proofErr w:type="spellEnd"/>
      <w:r w:rsidRPr="00755765">
        <w:rPr>
          <w:b/>
          <w:bCs/>
        </w:rPr>
        <w:t xml:space="preserve"> </w:t>
      </w:r>
      <w:proofErr w:type="spellStart"/>
      <w:r w:rsidRPr="00755765">
        <w:rPr>
          <w:b/>
          <w:bCs/>
        </w:rPr>
        <w:t>kiến</w:t>
      </w:r>
      <w:proofErr w:type="spellEnd"/>
      <w:r w:rsidRPr="00755765">
        <w:rPr>
          <w:b/>
          <w:bCs/>
        </w:rPr>
        <w:t>:</w:t>
      </w:r>
    </w:p>
    <w:p w14:paraId="426BE360" w14:textId="77777777" w:rsidR="00755765" w:rsidRPr="00755765" w:rsidRDefault="00755765" w:rsidP="002B7361">
      <w:pPr>
        <w:pStyle w:val="ListParagraph"/>
        <w:numPr>
          <w:ilvl w:val="0"/>
          <w:numId w:val="86"/>
        </w:numPr>
        <w:spacing w:line="360" w:lineRule="auto"/>
      </w:pPr>
      <w:proofErr w:type="spellStart"/>
      <w:r w:rsidRPr="00755765">
        <w:t>Độ</w:t>
      </w:r>
      <w:proofErr w:type="spellEnd"/>
      <w:r w:rsidRPr="00755765">
        <w:t xml:space="preserve"> </w:t>
      </w:r>
      <w:proofErr w:type="spellStart"/>
      <w:r w:rsidRPr="00755765">
        <w:t>chính</w:t>
      </w:r>
      <w:proofErr w:type="spellEnd"/>
      <w:r w:rsidRPr="00755765">
        <w:t xml:space="preserve"> </w:t>
      </w:r>
      <w:proofErr w:type="spellStart"/>
      <w:r w:rsidRPr="00755765">
        <w:t>xác</w:t>
      </w:r>
      <w:proofErr w:type="spellEnd"/>
      <w:r w:rsidRPr="00755765">
        <w:t xml:space="preserve"> (Accuracy): ~90%.</w:t>
      </w:r>
    </w:p>
    <w:p w14:paraId="151C024E" w14:textId="3FFEB00B" w:rsidR="00641AF7" w:rsidRDefault="00755765" w:rsidP="002B7361">
      <w:pPr>
        <w:pStyle w:val="ListParagraph"/>
        <w:numPr>
          <w:ilvl w:val="0"/>
          <w:numId w:val="86"/>
        </w:numPr>
        <w:spacing w:line="360" w:lineRule="auto"/>
      </w:pPr>
      <w:r w:rsidRPr="00755765">
        <w:t xml:space="preserve">F1-Score </w:t>
      </w:r>
      <w:proofErr w:type="spellStart"/>
      <w:r w:rsidRPr="00755765">
        <w:t>thấp</w:t>
      </w:r>
      <w:proofErr w:type="spellEnd"/>
      <w:r w:rsidRPr="00755765">
        <w:t xml:space="preserve"> </w:t>
      </w:r>
      <w:proofErr w:type="spellStart"/>
      <w:r w:rsidRPr="00755765">
        <w:t>hơn</w:t>
      </w:r>
      <w:proofErr w:type="spellEnd"/>
      <w:r w:rsidRPr="00755765">
        <w:t xml:space="preserve"> </w:t>
      </w:r>
      <w:proofErr w:type="spellStart"/>
      <w:r w:rsidRPr="00755765">
        <w:t>một</w:t>
      </w:r>
      <w:proofErr w:type="spellEnd"/>
      <w:r w:rsidRPr="00755765">
        <w:t xml:space="preserve"> </w:t>
      </w:r>
      <w:proofErr w:type="spellStart"/>
      <w:r w:rsidRPr="00755765">
        <w:t>chút</w:t>
      </w:r>
      <w:proofErr w:type="spellEnd"/>
      <w:r w:rsidRPr="00755765">
        <w:t xml:space="preserve"> so </w:t>
      </w:r>
      <w:proofErr w:type="spellStart"/>
      <w:r w:rsidRPr="00755765">
        <w:t>với</w:t>
      </w:r>
      <w:proofErr w:type="spellEnd"/>
      <w:r w:rsidRPr="00755765">
        <w:t xml:space="preserve"> </w:t>
      </w:r>
      <w:proofErr w:type="spellStart"/>
      <w:r w:rsidRPr="00755765">
        <w:t>các</w:t>
      </w:r>
      <w:proofErr w:type="spellEnd"/>
      <w:r w:rsidRPr="00755765">
        <w:t xml:space="preserve"> </w:t>
      </w:r>
      <w:proofErr w:type="spellStart"/>
      <w:r w:rsidRPr="00755765">
        <w:t>mô</w:t>
      </w:r>
      <w:proofErr w:type="spellEnd"/>
      <w:r w:rsidRPr="00755765">
        <w:t xml:space="preserve"> </w:t>
      </w:r>
      <w:proofErr w:type="spellStart"/>
      <w:r w:rsidRPr="00755765">
        <w:t>hình</w:t>
      </w:r>
      <w:proofErr w:type="spellEnd"/>
      <w:r w:rsidRPr="00755765">
        <w:t xml:space="preserve"> phi </w:t>
      </w:r>
      <w:proofErr w:type="spellStart"/>
      <w:r w:rsidRPr="00755765">
        <w:t>tuyến</w:t>
      </w:r>
      <w:proofErr w:type="spellEnd"/>
      <w:r w:rsidRPr="00755765">
        <w:t xml:space="preserve">, </w:t>
      </w:r>
      <w:proofErr w:type="spellStart"/>
      <w:r w:rsidRPr="00755765">
        <w:t>đặc</w:t>
      </w:r>
      <w:proofErr w:type="spellEnd"/>
      <w:r w:rsidRPr="00755765">
        <w:t xml:space="preserve"> </w:t>
      </w:r>
      <w:proofErr w:type="spellStart"/>
      <w:r w:rsidRPr="00755765">
        <w:t>biệt</w:t>
      </w:r>
      <w:proofErr w:type="spellEnd"/>
      <w:r w:rsidRPr="00755765">
        <w:t xml:space="preserve"> </w:t>
      </w:r>
      <w:proofErr w:type="spellStart"/>
      <w:r w:rsidRPr="00755765">
        <w:t>với</w:t>
      </w:r>
      <w:proofErr w:type="spellEnd"/>
      <w:r w:rsidRPr="00755765">
        <w:t xml:space="preserve"> </w:t>
      </w:r>
      <w:proofErr w:type="spellStart"/>
      <w:r w:rsidRPr="00755765">
        <w:t>lớp</w:t>
      </w:r>
      <w:proofErr w:type="spellEnd"/>
      <w:r w:rsidRPr="00755765">
        <w:t xml:space="preserve"> </w:t>
      </w:r>
      <w:proofErr w:type="spellStart"/>
      <w:r w:rsidRPr="00755765">
        <w:t>thiểu</w:t>
      </w:r>
      <w:proofErr w:type="spellEnd"/>
      <w:r w:rsidRPr="00755765">
        <w:t xml:space="preserve"> </w:t>
      </w:r>
      <w:proofErr w:type="spellStart"/>
      <w:r w:rsidRPr="00755765">
        <w:t>số</w:t>
      </w:r>
      <w:proofErr w:type="spellEnd"/>
      <w:r w:rsidRPr="00755765">
        <w:t xml:space="preserve"> (</w:t>
      </w:r>
      <w:proofErr w:type="spellStart"/>
      <w:r w:rsidRPr="00755765">
        <w:t>completion_status</w:t>
      </w:r>
      <w:proofErr w:type="spellEnd"/>
      <w:r w:rsidRPr="00755765">
        <w:t xml:space="preserve"> = 1).</w:t>
      </w:r>
    </w:p>
    <w:p w14:paraId="5BFC47CA" w14:textId="1C8AB290" w:rsidR="00755765" w:rsidRDefault="00755765" w:rsidP="00D933F2">
      <w:pPr>
        <w:pStyle w:val="Heading3"/>
        <w:spacing w:line="360" w:lineRule="auto"/>
      </w:pPr>
      <w:bookmarkStart w:id="42" w:name="_Toc184761382"/>
      <w:r>
        <w:t>5.1.2. Random Forest</w:t>
      </w:r>
      <w:bookmarkEnd w:id="42"/>
    </w:p>
    <w:p w14:paraId="62C47FBC" w14:textId="1EB9555F" w:rsidR="00755765" w:rsidRDefault="003E3558" w:rsidP="003E3558">
      <w:pPr>
        <w:spacing w:line="360" w:lineRule="auto"/>
        <w:jc w:val="both"/>
      </w:pPr>
      <w:r w:rsidRPr="003E3558">
        <w:t xml:space="preserve">Random Forest </w:t>
      </w:r>
      <w:proofErr w:type="spellStart"/>
      <w:r w:rsidRPr="003E3558">
        <w:t>mạnh</w:t>
      </w:r>
      <w:proofErr w:type="spellEnd"/>
      <w:r w:rsidRPr="003E3558">
        <w:t xml:space="preserve"> </w:t>
      </w:r>
      <w:proofErr w:type="spellStart"/>
      <w:r w:rsidRPr="003E3558">
        <w:t>mẽ</w:t>
      </w:r>
      <w:proofErr w:type="spellEnd"/>
      <w:r w:rsidRPr="003E3558">
        <w:t xml:space="preserve"> </w:t>
      </w:r>
      <w:proofErr w:type="spellStart"/>
      <w:r w:rsidRPr="003E3558">
        <w:t>hơn</w:t>
      </w:r>
      <w:proofErr w:type="spellEnd"/>
      <w:r w:rsidRPr="003E3558">
        <w:t xml:space="preserve"> Logistic Regression </w:t>
      </w:r>
      <w:proofErr w:type="spellStart"/>
      <w:r w:rsidRPr="003E3558">
        <w:t>trong</w:t>
      </w:r>
      <w:proofErr w:type="spellEnd"/>
      <w:r w:rsidRPr="003E3558">
        <w:t xml:space="preserve"> </w:t>
      </w:r>
      <w:proofErr w:type="spellStart"/>
      <w:r w:rsidRPr="003E3558">
        <w:t>việc</w:t>
      </w:r>
      <w:proofErr w:type="spellEnd"/>
      <w:r w:rsidRPr="003E3558">
        <w:t xml:space="preserve"> </w:t>
      </w:r>
      <w:proofErr w:type="spellStart"/>
      <w:r w:rsidRPr="003E3558">
        <w:t>xử</w:t>
      </w:r>
      <w:proofErr w:type="spellEnd"/>
      <w:r w:rsidRPr="003E3558">
        <w:t xml:space="preserve"> </w:t>
      </w:r>
      <w:proofErr w:type="spellStart"/>
      <w:r w:rsidRPr="003E3558">
        <w:t>lý</w:t>
      </w:r>
      <w:proofErr w:type="spellEnd"/>
      <w:r w:rsidRPr="003E3558">
        <w:t xml:space="preserve"> </w:t>
      </w:r>
      <w:proofErr w:type="spellStart"/>
      <w:r w:rsidRPr="003E3558">
        <w:t>dữ</w:t>
      </w:r>
      <w:proofErr w:type="spellEnd"/>
      <w:r w:rsidRPr="003E3558">
        <w:t xml:space="preserve"> </w:t>
      </w:r>
      <w:proofErr w:type="spellStart"/>
      <w:r w:rsidRPr="003E3558">
        <w:t>liệu</w:t>
      </w:r>
      <w:proofErr w:type="spellEnd"/>
      <w:r w:rsidRPr="003E3558">
        <w:t xml:space="preserve"> phi </w:t>
      </w:r>
      <w:proofErr w:type="spellStart"/>
      <w:r w:rsidRPr="003E3558">
        <w:t>tuyến</w:t>
      </w:r>
      <w:proofErr w:type="spellEnd"/>
      <w:r w:rsidRPr="003E3558">
        <w:t xml:space="preserve">. </w:t>
      </w:r>
      <w:proofErr w:type="spellStart"/>
      <w:r w:rsidRPr="003E3558">
        <w:t>Nó</w:t>
      </w:r>
      <w:proofErr w:type="spellEnd"/>
      <w:r w:rsidRPr="003E3558">
        <w:t xml:space="preserve"> </w:t>
      </w:r>
      <w:proofErr w:type="spellStart"/>
      <w:r w:rsidRPr="003E3558">
        <w:t>có</w:t>
      </w:r>
      <w:proofErr w:type="spellEnd"/>
      <w:r w:rsidRPr="003E3558">
        <w:t xml:space="preserve"> </w:t>
      </w:r>
      <w:proofErr w:type="spellStart"/>
      <w:r w:rsidRPr="003E3558">
        <w:t>thể</w:t>
      </w:r>
      <w:proofErr w:type="spellEnd"/>
      <w:r w:rsidRPr="003E3558">
        <w:t xml:space="preserve"> </w:t>
      </w:r>
      <w:proofErr w:type="spellStart"/>
      <w:r w:rsidRPr="003E3558">
        <w:t>nắm</w:t>
      </w:r>
      <w:proofErr w:type="spellEnd"/>
      <w:r w:rsidRPr="003E3558">
        <w:t xml:space="preserve"> </w:t>
      </w:r>
      <w:proofErr w:type="spellStart"/>
      <w:r w:rsidRPr="003E3558">
        <w:t>bắt</w:t>
      </w:r>
      <w:proofErr w:type="spellEnd"/>
      <w:r w:rsidRPr="003E3558">
        <w:t xml:space="preserve"> </w:t>
      </w:r>
      <w:proofErr w:type="spellStart"/>
      <w:r w:rsidRPr="003E3558">
        <w:t>mối</w:t>
      </w:r>
      <w:proofErr w:type="spellEnd"/>
      <w:r w:rsidRPr="003E3558">
        <w:t xml:space="preserve"> </w:t>
      </w:r>
      <w:proofErr w:type="spellStart"/>
      <w:r w:rsidRPr="003E3558">
        <w:t>quan</w:t>
      </w:r>
      <w:proofErr w:type="spellEnd"/>
      <w:r w:rsidRPr="003E3558">
        <w:t xml:space="preserve"> </w:t>
      </w:r>
      <w:proofErr w:type="spellStart"/>
      <w:r w:rsidRPr="003E3558">
        <w:t>hệ</w:t>
      </w:r>
      <w:proofErr w:type="spellEnd"/>
      <w:r w:rsidRPr="003E3558">
        <w:t xml:space="preserve"> </w:t>
      </w:r>
      <w:proofErr w:type="spellStart"/>
      <w:r w:rsidRPr="003E3558">
        <w:t>phức</w:t>
      </w:r>
      <w:proofErr w:type="spellEnd"/>
      <w:r w:rsidRPr="003E3558">
        <w:t xml:space="preserve"> </w:t>
      </w:r>
      <w:proofErr w:type="spellStart"/>
      <w:r w:rsidRPr="003E3558">
        <w:t>tạp</w:t>
      </w:r>
      <w:proofErr w:type="spellEnd"/>
      <w:r w:rsidRPr="003E3558">
        <w:t xml:space="preserve"> </w:t>
      </w:r>
      <w:proofErr w:type="spellStart"/>
      <w:r w:rsidRPr="003E3558">
        <w:t>giữa</w:t>
      </w:r>
      <w:proofErr w:type="spellEnd"/>
      <w:r w:rsidRPr="003E3558">
        <w:t xml:space="preserve"> </w:t>
      </w:r>
      <w:proofErr w:type="spellStart"/>
      <w:r w:rsidRPr="003E3558">
        <w:t>total_videos_watched</w:t>
      </w:r>
      <w:proofErr w:type="spellEnd"/>
      <w:r w:rsidRPr="003E3558">
        <w:t xml:space="preserve">, </w:t>
      </w:r>
      <w:proofErr w:type="spellStart"/>
      <w:r w:rsidRPr="003E3558">
        <w:t>total_watch_time</w:t>
      </w:r>
      <w:proofErr w:type="spellEnd"/>
      <w:r w:rsidRPr="003E3558">
        <w:t xml:space="preserve">, </w:t>
      </w:r>
      <w:proofErr w:type="spellStart"/>
      <w:r w:rsidRPr="003E3558">
        <w:t>và</w:t>
      </w:r>
      <w:proofErr w:type="spellEnd"/>
      <w:r w:rsidRPr="003E3558">
        <w:t xml:space="preserve"> </w:t>
      </w:r>
      <w:proofErr w:type="spellStart"/>
      <w:r w:rsidRPr="003E3558">
        <w:t>watch_ratio</w:t>
      </w:r>
      <w:proofErr w:type="spellEnd"/>
      <w:r w:rsidRPr="003E3558">
        <w:t xml:space="preserve"> </w:t>
      </w:r>
      <w:proofErr w:type="spellStart"/>
      <w:r w:rsidRPr="003E3558">
        <w:t>với</w:t>
      </w:r>
      <w:proofErr w:type="spellEnd"/>
      <w:r w:rsidRPr="003E3558">
        <w:t xml:space="preserve"> </w:t>
      </w:r>
      <w:proofErr w:type="spellStart"/>
      <w:r w:rsidRPr="003E3558">
        <w:t>mục</w:t>
      </w:r>
      <w:proofErr w:type="spellEnd"/>
      <w:r w:rsidRPr="003E3558">
        <w:t xml:space="preserve"> </w:t>
      </w:r>
      <w:proofErr w:type="spellStart"/>
      <w:r w:rsidRPr="003E3558">
        <w:t>tiêu</w:t>
      </w:r>
      <w:proofErr w:type="spellEnd"/>
      <w:r w:rsidRPr="003E3558">
        <w:t xml:space="preserve">. </w:t>
      </w:r>
      <w:proofErr w:type="spellStart"/>
      <w:r w:rsidRPr="003E3558">
        <w:t>Mỗi</w:t>
      </w:r>
      <w:proofErr w:type="spellEnd"/>
      <w:r w:rsidRPr="003E3558">
        <w:t xml:space="preserve"> </w:t>
      </w:r>
      <w:proofErr w:type="spellStart"/>
      <w:r w:rsidRPr="003E3558">
        <w:t>cây</w:t>
      </w:r>
      <w:proofErr w:type="spellEnd"/>
      <w:r w:rsidRPr="003E3558">
        <w:t xml:space="preserve"> </w:t>
      </w:r>
      <w:proofErr w:type="spellStart"/>
      <w:r w:rsidRPr="003E3558">
        <w:t>trong</w:t>
      </w:r>
      <w:proofErr w:type="spellEnd"/>
      <w:r w:rsidRPr="003E3558">
        <w:t xml:space="preserve"> </w:t>
      </w:r>
      <w:proofErr w:type="spellStart"/>
      <w:r w:rsidRPr="003E3558">
        <w:t>rừng</w:t>
      </w:r>
      <w:proofErr w:type="spellEnd"/>
      <w:r w:rsidRPr="003E3558">
        <w:t xml:space="preserve"> </w:t>
      </w:r>
      <w:proofErr w:type="spellStart"/>
      <w:r w:rsidRPr="003E3558">
        <w:t>đưa</w:t>
      </w:r>
      <w:proofErr w:type="spellEnd"/>
      <w:r w:rsidRPr="003E3558">
        <w:t xml:space="preserve"> </w:t>
      </w:r>
      <w:proofErr w:type="spellStart"/>
      <w:r w:rsidRPr="003E3558">
        <w:t>ra</w:t>
      </w:r>
      <w:proofErr w:type="spellEnd"/>
      <w:r w:rsidRPr="003E3558">
        <w:t xml:space="preserve"> </w:t>
      </w:r>
      <w:proofErr w:type="spellStart"/>
      <w:r w:rsidRPr="003E3558">
        <w:t>một</w:t>
      </w:r>
      <w:proofErr w:type="spellEnd"/>
      <w:r w:rsidRPr="003E3558">
        <w:t xml:space="preserve"> </w:t>
      </w:r>
      <w:proofErr w:type="spellStart"/>
      <w:r w:rsidRPr="003E3558">
        <w:t>dự</w:t>
      </w:r>
      <w:proofErr w:type="spellEnd"/>
      <w:r w:rsidRPr="003E3558">
        <w:t xml:space="preserve"> </w:t>
      </w:r>
      <w:proofErr w:type="spellStart"/>
      <w:r w:rsidRPr="003E3558">
        <w:t>đoán</w:t>
      </w:r>
      <w:proofErr w:type="spellEnd"/>
      <w:r w:rsidRPr="003E3558">
        <w:t xml:space="preserve">, </w:t>
      </w:r>
      <w:proofErr w:type="spellStart"/>
      <w:r w:rsidRPr="003E3558">
        <w:t>và</w:t>
      </w:r>
      <w:proofErr w:type="spellEnd"/>
      <w:r w:rsidRPr="003E3558">
        <w:t xml:space="preserve"> Random Forest </w:t>
      </w:r>
      <w:proofErr w:type="spellStart"/>
      <w:r w:rsidRPr="003E3558">
        <w:t>sẽ</w:t>
      </w:r>
      <w:proofErr w:type="spellEnd"/>
      <w:r w:rsidRPr="003E3558">
        <w:t xml:space="preserve"> </w:t>
      </w:r>
      <w:proofErr w:type="spellStart"/>
      <w:r w:rsidRPr="003E3558">
        <w:t>lấy</w:t>
      </w:r>
      <w:proofErr w:type="spellEnd"/>
      <w:r w:rsidRPr="003E3558">
        <w:t xml:space="preserve"> </w:t>
      </w:r>
      <w:proofErr w:type="spellStart"/>
      <w:r w:rsidRPr="003E3558">
        <w:t>kết</w:t>
      </w:r>
      <w:proofErr w:type="spellEnd"/>
      <w:r w:rsidRPr="003E3558">
        <w:t xml:space="preserve"> </w:t>
      </w:r>
      <w:proofErr w:type="spellStart"/>
      <w:r w:rsidRPr="003E3558">
        <w:t>quả</w:t>
      </w:r>
      <w:proofErr w:type="spellEnd"/>
      <w:r w:rsidRPr="003E3558">
        <w:t xml:space="preserve"> </w:t>
      </w:r>
      <w:proofErr w:type="spellStart"/>
      <w:r w:rsidRPr="003E3558">
        <w:t>trung</w:t>
      </w:r>
      <w:proofErr w:type="spellEnd"/>
      <w:r w:rsidRPr="003E3558">
        <w:t xml:space="preserve"> </w:t>
      </w:r>
      <w:proofErr w:type="spellStart"/>
      <w:r w:rsidRPr="003E3558">
        <w:t>bình</w:t>
      </w:r>
      <w:proofErr w:type="spellEnd"/>
      <w:r w:rsidRPr="003E3558">
        <w:t xml:space="preserve"> </w:t>
      </w:r>
      <w:proofErr w:type="spellStart"/>
      <w:r w:rsidRPr="003E3558">
        <w:t>hoặc</w:t>
      </w:r>
      <w:proofErr w:type="spellEnd"/>
      <w:r w:rsidRPr="003E3558">
        <w:t xml:space="preserve"> </w:t>
      </w:r>
      <w:proofErr w:type="spellStart"/>
      <w:r w:rsidRPr="003E3558">
        <w:t>số</w:t>
      </w:r>
      <w:proofErr w:type="spellEnd"/>
      <w:r w:rsidRPr="003E3558">
        <w:t xml:space="preserve"> </w:t>
      </w:r>
      <w:proofErr w:type="spellStart"/>
      <w:r w:rsidRPr="003E3558">
        <w:t>đông</w:t>
      </w:r>
      <w:proofErr w:type="spellEnd"/>
      <w:r w:rsidRPr="003E3558">
        <w:t xml:space="preserve"> (majority vote) </w:t>
      </w:r>
      <w:proofErr w:type="spellStart"/>
      <w:r w:rsidRPr="003E3558">
        <w:t>để</w:t>
      </w:r>
      <w:proofErr w:type="spellEnd"/>
      <w:r w:rsidRPr="003E3558">
        <w:t xml:space="preserve"> </w:t>
      </w:r>
      <w:proofErr w:type="spellStart"/>
      <w:r w:rsidRPr="003E3558">
        <w:t>đưa</w:t>
      </w:r>
      <w:proofErr w:type="spellEnd"/>
      <w:r w:rsidRPr="003E3558">
        <w:t xml:space="preserve"> </w:t>
      </w:r>
      <w:proofErr w:type="spellStart"/>
      <w:r w:rsidRPr="003E3558">
        <w:t>ra</w:t>
      </w:r>
      <w:proofErr w:type="spellEnd"/>
      <w:r w:rsidRPr="003E3558">
        <w:t xml:space="preserve"> </w:t>
      </w:r>
      <w:proofErr w:type="spellStart"/>
      <w:r w:rsidRPr="003E3558">
        <w:t>kết</w:t>
      </w:r>
      <w:proofErr w:type="spellEnd"/>
      <w:r w:rsidRPr="003E3558">
        <w:t xml:space="preserve"> </w:t>
      </w:r>
      <w:proofErr w:type="spellStart"/>
      <w:r w:rsidRPr="003E3558">
        <w:t>quả</w:t>
      </w:r>
      <w:proofErr w:type="spellEnd"/>
      <w:r w:rsidRPr="003E3558">
        <w:t xml:space="preserve"> </w:t>
      </w:r>
      <w:proofErr w:type="spellStart"/>
      <w:r w:rsidRPr="003E3558">
        <w:t>cuối</w:t>
      </w:r>
      <w:proofErr w:type="spellEnd"/>
      <w:r w:rsidRPr="003E3558">
        <w:t xml:space="preserve"> </w:t>
      </w:r>
      <w:proofErr w:type="spellStart"/>
      <w:r w:rsidRPr="003E3558">
        <w:t>cùng</w:t>
      </w:r>
      <w:proofErr w:type="spellEnd"/>
      <w:r w:rsidRPr="003E3558">
        <w:t>.</w:t>
      </w:r>
    </w:p>
    <w:p w14:paraId="27F4B71A" w14:textId="77777777" w:rsidR="00D30DF6" w:rsidRPr="00D30DF6" w:rsidRDefault="00D30DF6" w:rsidP="00D30DF6">
      <w:pPr>
        <w:spacing w:line="360" w:lineRule="auto"/>
      </w:pPr>
      <w:r w:rsidRPr="00D30DF6">
        <w:rPr>
          <w:b/>
          <w:bCs/>
        </w:rPr>
        <w:t xml:space="preserve">Hiệu </w:t>
      </w:r>
      <w:proofErr w:type="spellStart"/>
      <w:r w:rsidRPr="00D30DF6">
        <w:rPr>
          <w:b/>
          <w:bCs/>
        </w:rPr>
        <w:t>suất</w:t>
      </w:r>
      <w:proofErr w:type="spellEnd"/>
      <w:r w:rsidRPr="00D30DF6">
        <w:rPr>
          <w:b/>
          <w:bCs/>
        </w:rPr>
        <w:t>:</w:t>
      </w:r>
    </w:p>
    <w:p w14:paraId="72212F1E" w14:textId="77777777" w:rsidR="00D30DF6" w:rsidRPr="00D30DF6" w:rsidRDefault="00D30DF6" w:rsidP="002B7361">
      <w:pPr>
        <w:pStyle w:val="ListParagraph"/>
        <w:numPr>
          <w:ilvl w:val="0"/>
          <w:numId w:val="87"/>
        </w:numPr>
        <w:spacing w:line="360" w:lineRule="auto"/>
      </w:pPr>
      <w:r w:rsidRPr="00D30DF6">
        <w:t xml:space="preserve">Random Forest </w:t>
      </w:r>
      <w:proofErr w:type="spellStart"/>
      <w:r w:rsidRPr="00D30DF6">
        <w:t>xử</w:t>
      </w:r>
      <w:proofErr w:type="spellEnd"/>
      <w:r w:rsidRPr="00D30DF6">
        <w:t xml:space="preserve"> </w:t>
      </w:r>
      <w:proofErr w:type="spellStart"/>
      <w:r w:rsidRPr="00D30DF6">
        <w:t>lý</w:t>
      </w:r>
      <w:proofErr w:type="spellEnd"/>
      <w:r w:rsidRPr="00D30DF6">
        <w:t xml:space="preserve"> </w:t>
      </w:r>
      <w:proofErr w:type="spellStart"/>
      <w:r w:rsidRPr="00D30DF6">
        <w:t>tốt</w:t>
      </w:r>
      <w:proofErr w:type="spellEnd"/>
      <w:r w:rsidRPr="00D30DF6">
        <w:t xml:space="preserve"> </w:t>
      </w:r>
      <w:proofErr w:type="spellStart"/>
      <w:r w:rsidRPr="00D30DF6">
        <w:t>dữ</w:t>
      </w:r>
      <w:proofErr w:type="spellEnd"/>
      <w:r w:rsidRPr="00D30DF6">
        <w:t xml:space="preserve"> </w:t>
      </w:r>
      <w:proofErr w:type="spellStart"/>
      <w:r w:rsidRPr="00D30DF6">
        <w:t>liệu</w:t>
      </w:r>
      <w:proofErr w:type="spellEnd"/>
      <w:r w:rsidRPr="00D30DF6">
        <w:t xml:space="preserve"> </w:t>
      </w:r>
      <w:proofErr w:type="spellStart"/>
      <w:r w:rsidRPr="00D30DF6">
        <w:t>không</w:t>
      </w:r>
      <w:proofErr w:type="spellEnd"/>
      <w:r w:rsidRPr="00D30DF6">
        <w:t xml:space="preserve"> </w:t>
      </w:r>
      <w:proofErr w:type="spellStart"/>
      <w:r w:rsidRPr="00D30DF6">
        <w:t>cân</w:t>
      </w:r>
      <w:proofErr w:type="spellEnd"/>
      <w:r w:rsidRPr="00D30DF6">
        <w:t xml:space="preserve"> </w:t>
      </w:r>
      <w:proofErr w:type="spellStart"/>
      <w:r w:rsidRPr="00D30DF6">
        <w:t>bằng</w:t>
      </w:r>
      <w:proofErr w:type="spellEnd"/>
      <w:r w:rsidRPr="00D30DF6">
        <w:t xml:space="preserve">, </w:t>
      </w:r>
      <w:proofErr w:type="spellStart"/>
      <w:r w:rsidRPr="00D30DF6">
        <w:t>đặc</w:t>
      </w:r>
      <w:proofErr w:type="spellEnd"/>
      <w:r w:rsidRPr="00D30DF6">
        <w:t xml:space="preserve"> </w:t>
      </w:r>
      <w:proofErr w:type="spellStart"/>
      <w:r w:rsidRPr="00D30DF6">
        <w:t>biệt</w:t>
      </w:r>
      <w:proofErr w:type="spellEnd"/>
      <w:r w:rsidRPr="00D30DF6">
        <w:t xml:space="preserve"> </w:t>
      </w:r>
      <w:proofErr w:type="spellStart"/>
      <w:r w:rsidRPr="00D30DF6">
        <w:t>khi</w:t>
      </w:r>
      <w:proofErr w:type="spellEnd"/>
      <w:r w:rsidRPr="00D30DF6">
        <w:t xml:space="preserve"> </w:t>
      </w:r>
      <w:proofErr w:type="spellStart"/>
      <w:r w:rsidRPr="00D30DF6">
        <w:t>kết</w:t>
      </w:r>
      <w:proofErr w:type="spellEnd"/>
      <w:r w:rsidRPr="00D30DF6">
        <w:t xml:space="preserve"> </w:t>
      </w:r>
      <w:proofErr w:type="spellStart"/>
      <w:r w:rsidRPr="00D30DF6">
        <w:t>hợp</w:t>
      </w:r>
      <w:proofErr w:type="spellEnd"/>
      <w:r w:rsidRPr="00D30DF6">
        <w:t xml:space="preserve"> </w:t>
      </w:r>
      <w:proofErr w:type="spellStart"/>
      <w:r w:rsidRPr="00D30DF6">
        <w:t>với</w:t>
      </w:r>
      <w:proofErr w:type="spellEnd"/>
      <w:r w:rsidRPr="00D30DF6">
        <w:t xml:space="preserve"> </w:t>
      </w:r>
      <w:proofErr w:type="spellStart"/>
      <w:r w:rsidRPr="00D30DF6">
        <w:t>kỹ</w:t>
      </w:r>
      <w:proofErr w:type="spellEnd"/>
      <w:r w:rsidRPr="00D30DF6">
        <w:t xml:space="preserve"> </w:t>
      </w:r>
      <w:proofErr w:type="spellStart"/>
      <w:r w:rsidRPr="00D30DF6">
        <w:t>thuật</w:t>
      </w:r>
      <w:proofErr w:type="spellEnd"/>
      <w:r w:rsidRPr="00D30DF6">
        <w:t xml:space="preserve"> </w:t>
      </w:r>
      <w:proofErr w:type="spellStart"/>
      <w:r w:rsidRPr="00D30DF6">
        <w:t>lấy</w:t>
      </w:r>
      <w:proofErr w:type="spellEnd"/>
      <w:r w:rsidRPr="00D30DF6">
        <w:t xml:space="preserve"> </w:t>
      </w:r>
      <w:proofErr w:type="spellStart"/>
      <w:r w:rsidRPr="00D30DF6">
        <w:t>mẫu</w:t>
      </w:r>
      <w:proofErr w:type="spellEnd"/>
      <w:r w:rsidRPr="00D30DF6">
        <w:t xml:space="preserve"> </w:t>
      </w:r>
      <w:proofErr w:type="spellStart"/>
      <w:r w:rsidRPr="00D30DF6">
        <w:t>lại</w:t>
      </w:r>
      <w:proofErr w:type="spellEnd"/>
      <w:r w:rsidRPr="00D30DF6">
        <w:t xml:space="preserve"> (SMOTE).</w:t>
      </w:r>
    </w:p>
    <w:p w14:paraId="7E198775" w14:textId="77777777" w:rsidR="00D30DF6" w:rsidRPr="00D30DF6" w:rsidRDefault="00D30DF6" w:rsidP="002B7361">
      <w:pPr>
        <w:pStyle w:val="ListParagraph"/>
        <w:numPr>
          <w:ilvl w:val="0"/>
          <w:numId w:val="87"/>
        </w:numPr>
        <w:spacing w:line="360" w:lineRule="auto"/>
      </w:pPr>
      <w:proofErr w:type="spellStart"/>
      <w:r w:rsidRPr="00D30DF6">
        <w:t>Với</w:t>
      </w:r>
      <w:proofErr w:type="spellEnd"/>
      <w:r w:rsidRPr="00D30DF6">
        <w:t xml:space="preserve"> </w:t>
      </w:r>
      <w:proofErr w:type="spellStart"/>
      <w:r w:rsidRPr="00D30DF6">
        <w:t>khả</w:t>
      </w:r>
      <w:proofErr w:type="spellEnd"/>
      <w:r w:rsidRPr="00D30DF6">
        <w:t xml:space="preserve"> </w:t>
      </w:r>
      <w:proofErr w:type="spellStart"/>
      <w:r w:rsidRPr="00D30DF6">
        <w:t>năng</w:t>
      </w:r>
      <w:proofErr w:type="spellEnd"/>
      <w:r w:rsidRPr="00D30DF6">
        <w:t xml:space="preserve"> </w:t>
      </w:r>
      <w:proofErr w:type="spellStart"/>
      <w:r w:rsidRPr="00D30DF6">
        <w:t>tự</w:t>
      </w:r>
      <w:proofErr w:type="spellEnd"/>
      <w:r w:rsidRPr="00D30DF6">
        <w:t xml:space="preserve"> </w:t>
      </w:r>
      <w:proofErr w:type="spellStart"/>
      <w:r w:rsidRPr="00D30DF6">
        <w:t>động</w:t>
      </w:r>
      <w:proofErr w:type="spellEnd"/>
      <w:r w:rsidRPr="00D30DF6">
        <w:t xml:space="preserve"> </w:t>
      </w:r>
      <w:proofErr w:type="spellStart"/>
      <w:r w:rsidRPr="00D30DF6">
        <w:t>xác</w:t>
      </w:r>
      <w:proofErr w:type="spellEnd"/>
      <w:r w:rsidRPr="00D30DF6">
        <w:t xml:space="preserve"> </w:t>
      </w:r>
      <w:proofErr w:type="spellStart"/>
      <w:r w:rsidRPr="00D30DF6">
        <w:t>định</w:t>
      </w:r>
      <w:proofErr w:type="spellEnd"/>
      <w:r w:rsidRPr="00D30DF6">
        <w:t xml:space="preserve"> </w:t>
      </w:r>
      <w:proofErr w:type="spellStart"/>
      <w:r w:rsidRPr="00D30DF6">
        <w:t>tầm</w:t>
      </w:r>
      <w:proofErr w:type="spellEnd"/>
      <w:r w:rsidRPr="00D30DF6">
        <w:t xml:space="preserve"> </w:t>
      </w:r>
      <w:proofErr w:type="spellStart"/>
      <w:r w:rsidRPr="00D30DF6">
        <w:t>quan</w:t>
      </w:r>
      <w:proofErr w:type="spellEnd"/>
      <w:r w:rsidRPr="00D30DF6">
        <w:t xml:space="preserve"> </w:t>
      </w:r>
      <w:proofErr w:type="spellStart"/>
      <w:r w:rsidRPr="00D30DF6">
        <w:t>trọng</w:t>
      </w:r>
      <w:proofErr w:type="spellEnd"/>
      <w:r w:rsidRPr="00D30DF6">
        <w:t xml:space="preserve"> </w:t>
      </w:r>
      <w:proofErr w:type="spellStart"/>
      <w:r w:rsidRPr="00D30DF6">
        <w:t>của</w:t>
      </w:r>
      <w:proofErr w:type="spellEnd"/>
      <w:r w:rsidRPr="00D30DF6">
        <w:t xml:space="preserve"> </w:t>
      </w:r>
      <w:proofErr w:type="spellStart"/>
      <w:r w:rsidRPr="00D30DF6">
        <w:t>đặc</w:t>
      </w:r>
      <w:proofErr w:type="spellEnd"/>
      <w:r w:rsidRPr="00D30DF6">
        <w:t xml:space="preserve"> </w:t>
      </w:r>
      <w:proofErr w:type="spellStart"/>
      <w:r w:rsidRPr="00D30DF6">
        <w:t>trưng</w:t>
      </w:r>
      <w:proofErr w:type="spellEnd"/>
      <w:r w:rsidRPr="00D30DF6">
        <w:t xml:space="preserve">, Random Forest </w:t>
      </w:r>
      <w:proofErr w:type="spellStart"/>
      <w:r w:rsidRPr="00D30DF6">
        <w:t>có</w:t>
      </w:r>
      <w:proofErr w:type="spellEnd"/>
      <w:r w:rsidRPr="00D30DF6">
        <w:t xml:space="preserve"> </w:t>
      </w:r>
      <w:proofErr w:type="spellStart"/>
      <w:r w:rsidRPr="00D30DF6">
        <w:t>thể</w:t>
      </w:r>
      <w:proofErr w:type="spellEnd"/>
      <w:r w:rsidRPr="00D30DF6">
        <w:t xml:space="preserve"> </w:t>
      </w:r>
      <w:proofErr w:type="spellStart"/>
      <w:r w:rsidRPr="00D30DF6">
        <w:t>tập</w:t>
      </w:r>
      <w:proofErr w:type="spellEnd"/>
      <w:r w:rsidRPr="00D30DF6">
        <w:t xml:space="preserve"> </w:t>
      </w:r>
      <w:proofErr w:type="spellStart"/>
      <w:r w:rsidRPr="00D30DF6">
        <w:t>trung</w:t>
      </w:r>
      <w:proofErr w:type="spellEnd"/>
      <w:r w:rsidRPr="00D30DF6">
        <w:t xml:space="preserve"> </w:t>
      </w:r>
      <w:proofErr w:type="spellStart"/>
      <w:r w:rsidRPr="00D30DF6">
        <w:t>vào</w:t>
      </w:r>
      <w:proofErr w:type="spellEnd"/>
      <w:r w:rsidRPr="00D30DF6">
        <w:t xml:space="preserve"> </w:t>
      </w:r>
      <w:proofErr w:type="spellStart"/>
      <w:r w:rsidRPr="00D30DF6">
        <w:t>các</w:t>
      </w:r>
      <w:proofErr w:type="spellEnd"/>
      <w:r w:rsidRPr="00D30DF6">
        <w:t xml:space="preserve"> </w:t>
      </w:r>
      <w:proofErr w:type="spellStart"/>
      <w:r w:rsidRPr="00D30DF6">
        <w:t>đặc</w:t>
      </w:r>
      <w:proofErr w:type="spellEnd"/>
      <w:r w:rsidRPr="00D30DF6">
        <w:t xml:space="preserve"> </w:t>
      </w:r>
      <w:proofErr w:type="spellStart"/>
      <w:r w:rsidRPr="00D30DF6">
        <w:t>trưng</w:t>
      </w:r>
      <w:proofErr w:type="spellEnd"/>
      <w:r w:rsidRPr="00D30DF6">
        <w:t xml:space="preserve"> </w:t>
      </w:r>
      <w:proofErr w:type="spellStart"/>
      <w:r w:rsidRPr="00D30DF6">
        <w:t>quan</w:t>
      </w:r>
      <w:proofErr w:type="spellEnd"/>
      <w:r w:rsidRPr="00D30DF6">
        <w:t xml:space="preserve"> </w:t>
      </w:r>
      <w:proofErr w:type="spellStart"/>
      <w:r w:rsidRPr="00D30DF6">
        <w:t>trọng</w:t>
      </w:r>
      <w:proofErr w:type="spellEnd"/>
      <w:r w:rsidRPr="00D30DF6">
        <w:t xml:space="preserve"> </w:t>
      </w:r>
      <w:proofErr w:type="spellStart"/>
      <w:r w:rsidRPr="00D30DF6">
        <w:t>như</w:t>
      </w:r>
      <w:proofErr w:type="spellEnd"/>
      <w:r w:rsidRPr="00D30DF6">
        <w:t xml:space="preserve"> </w:t>
      </w:r>
      <w:proofErr w:type="spellStart"/>
      <w:r w:rsidRPr="00D30DF6">
        <w:t>watch_ratio</w:t>
      </w:r>
      <w:proofErr w:type="spellEnd"/>
      <w:r w:rsidRPr="00D30DF6">
        <w:t xml:space="preserve"> </w:t>
      </w:r>
      <w:proofErr w:type="spellStart"/>
      <w:r w:rsidRPr="00D30DF6">
        <w:t>mà</w:t>
      </w:r>
      <w:proofErr w:type="spellEnd"/>
      <w:r w:rsidRPr="00D30DF6">
        <w:t xml:space="preserve"> </w:t>
      </w:r>
      <w:proofErr w:type="spellStart"/>
      <w:r w:rsidRPr="00D30DF6">
        <w:t>không</w:t>
      </w:r>
      <w:proofErr w:type="spellEnd"/>
      <w:r w:rsidRPr="00D30DF6">
        <w:t xml:space="preserve"> </w:t>
      </w:r>
      <w:proofErr w:type="spellStart"/>
      <w:r w:rsidRPr="00D30DF6">
        <w:t>cần</w:t>
      </w:r>
      <w:proofErr w:type="spellEnd"/>
      <w:r w:rsidRPr="00D30DF6">
        <w:t xml:space="preserve"> </w:t>
      </w:r>
      <w:proofErr w:type="spellStart"/>
      <w:r w:rsidRPr="00D30DF6">
        <w:t>điều</w:t>
      </w:r>
      <w:proofErr w:type="spellEnd"/>
      <w:r w:rsidRPr="00D30DF6">
        <w:t xml:space="preserve"> </w:t>
      </w:r>
      <w:proofErr w:type="spellStart"/>
      <w:r w:rsidRPr="00D30DF6">
        <w:t>chỉnh</w:t>
      </w:r>
      <w:proofErr w:type="spellEnd"/>
      <w:r w:rsidRPr="00D30DF6">
        <w:t xml:space="preserve"> </w:t>
      </w:r>
      <w:proofErr w:type="spellStart"/>
      <w:r w:rsidRPr="00D30DF6">
        <w:t>thủ</w:t>
      </w:r>
      <w:proofErr w:type="spellEnd"/>
      <w:r w:rsidRPr="00D30DF6">
        <w:t xml:space="preserve"> </w:t>
      </w:r>
      <w:proofErr w:type="spellStart"/>
      <w:r w:rsidRPr="00D30DF6">
        <w:t>công</w:t>
      </w:r>
      <w:proofErr w:type="spellEnd"/>
      <w:r w:rsidRPr="00D30DF6">
        <w:t>.</w:t>
      </w:r>
    </w:p>
    <w:p w14:paraId="346E938F" w14:textId="77777777" w:rsidR="00D30DF6" w:rsidRPr="00D30DF6" w:rsidRDefault="00D30DF6" w:rsidP="00D30DF6">
      <w:pPr>
        <w:spacing w:line="360" w:lineRule="auto"/>
      </w:pPr>
      <w:proofErr w:type="spellStart"/>
      <w:r w:rsidRPr="00D30DF6">
        <w:rPr>
          <w:b/>
          <w:bCs/>
        </w:rPr>
        <w:t>Kết</w:t>
      </w:r>
      <w:proofErr w:type="spellEnd"/>
      <w:r w:rsidRPr="00D30DF6">
        <w:rPr>
          <w:b/>
          <w:bCs/>
        </w:rPr>
        <w:t xml:space="preserve"> </w:t>
      </w:r>
      <w:proofErr w:type="spellStart"/>
      <w:r w:rsidRPr="00D30DF6">
        <w:rPr>
          <w:b/>
          <w:bCs/>
        </w:rPr>
        <w:t>quả</w:t>
      </w:r>
      <w:proofErr w:type="spellEnd"/>
      <w:r w:rsidRPr="00D30DF6">
        <w:rPr>
          <w:b/>
          <w:bCs/>
        </w:rPr>
        <w:t xml:space="preserve"> </w:t>
      </w:r>
      <w:proofErr w:type="spellStart"/>
      <w:r w:rsidRPr="00D30DF6">
        <w:rPr>
          <w:b/>
          <w:bCs/>
        </w:rPr>
        <w:t>dự</w:t>
      </w:r>
      <w:proofErr w:type="spellEnd"/>
      <w:r w:rsidRPr="00D30DF6">
        <w:rPr>
          <w:b/>
          <w:bCs/>
        </w:rPr>
        <w:t xml:space="preserve"> </w:t>
      </w:r>
      <w:proofErr w:type="spellStart"/>
      <w:r w:rsidRPr="00D30DF6">
        <w:rPr>
          <w:b/>
          <w:bCs/>
        </w:rPr>
        <w:t>kiến</w:t>
      </w:r>
      <w:proofErr w:type="spellEnd"/>
      <w:r w:rsidRPr="00D30DF6">
        <w:rPr>
          <w:b/>
          <w:bCs/>
        </w:rPr>
        <w:t>:</w:t>
      </w:r>
    </w:p>
    <w:p w14:paraId="111F98C3" w14:textId="77777777" w:rsidR="00D30DF6" w:rsidRPr="00D30DF6" w:rsidRDefault="00D30DF6" w:rsidP="002B7361">
      <w:pPr>
        <w:pStyle w:val="ListParagraph"/>
        <w:numPr>
          <w:ilvl w:val="0"/>
          <w:numId w:val="88"/>
        </w:numPr>
        <w:spacing w:line="360" w:lineRule="auto"/>
      </w:pPr>
      <w:proofErr w:type="spellStart"/>
      <w:r w:rsidRPr="00D30DF6">
        <w:t>Độ</w:t>
      </w:r>
      <w:proofErr w:type="spellEnd"/>
      <w:r w:rsidRPr="00D30DF6">
        <w:t xml:space="preserve"> </w:t>
      </w:r>
      <w:proofErr w:type="spellStart"/>
      <w:r w:rsidRPr="00D30DF6">
        <w:t>chính</w:t>
      </w:r>
      <w:proofErr w:type="spellEnd"/>
      <w:r w:rsidRPr="00D30DF6">
        <w:t xml:space="preserve"> </w:t>
      </w:r>
      <w:proofErr w:type="spellStart"/>
      <w:r w:rsidRPr="00D30DF6">
        <w:t>xác</w:t>
      </w:r>
      <w:proofErr w:type="spellEnd"/>
      <w:r w:rsidRPr="00D30DF6">
        <w:t xml:space="preserve"> (Accuracy): ~95%.</w:t>
      </w:r>
    </w:p>
    <w:p w14:paraId="04343315" w14:textId="77777777" w:rsidR="00D30DF6" w:rsidRPr="00D30DF6" w:rsidRDefault="00D30DF6" w:rsidP="002B7361">
      <w:pPr>
        <w:pStyle w:val="ListParagraph"/>
        <w:numPr>
          <w:ilvl w:val="0"/>
          <w:numId w:val="88"/>
        </w:numPr>
        <w:spacing w:line="360" w:lineRule="auto"/>
      </w:pPr>
      <w:r w:rsidRPr="00D30DF6">
        <w:t xml:space="preserve">F1-Score </w:t>
      </w:r>
      <w:proofErr w:type="spellStart"/>
      <w:r w:rsidRPr="00D30DF6">
        <w:t>tốt</w:t>
      </w:r>
      <w:proofErr w:type="spellEnd"/>
      <w:r w:rsidRPr="00D30DF6">
        <w:t xml:space="preserve"> </w:t>
      </w:r>
      <w:proofErr w:type="spellStart"/>
      <w:r w:rsidRPr="00D30DF6">
        <w:t>hơn</w:t>
      </w:r>
      <w:proofErr w:type="spellEnd"/>
      <w:r w:rsidRPr="00D30DF6">
        <w:t xml:space="preserve"> Logistic Regression, </w:t>
      </w:r>
      <w:proofErr w:type="spellStart"/>
      <w:r w:rsidRPr="00D30DF6">
        <w:t>đặc</w:t>
      </w:r>
      <w:proofErr w:type="spellEnd"/>
      <w:r w:rsidRPr="00D30DF6">
        <w:t xml:space="preserve"> </w:t>
      </w:r>
      <w:proofErr w:type="spellStart"/>
      <w:r w:rsidRPr="00D30DF6">
        <w:t>biệt</w:t>
      </w:r>
      <w:proofErr w:type="spellEnd"/>
      <w:r w:rsidRPr="00D30DF6">
        <w:t xml:space="preserve"> </w:t>
      </w:r>
      <w:proofErr w:type="spellStart"/>
      <w:r w:rsidRPr="00D30DF6">
        <w:t>với</w:t>
      </w:r>
      <w:proofErr w:type="spellEnd"/>
      <w:r w:rsidRPr="00D30DF6">
        <w:t xml:space="preserve"> </w:t>
      </w:r>
      <w:proofErr w:type="spellStart"/>
      <w:r w:rsidRPr="00D30DF6">
        <w:t>lớp</w:t>
      </w:r>
      <w:proofErr w:type="spellEnd"/>
      <w:r w:rsidRPr="00D30DF6">
        <w:t xml:space="preserve"> </w:t>
      </w:r>
      <w:proofErr w:type="spellStart"/>
      <w:r w:rsidRPr="00D30DF6">
        <w:t>thiểu</w:t>
      </w:r>
      <w:proofErr w:type="spellEnd"/>
      <w:r w:rsidRPr="00D30DF6">
        <w:t xml:space="preserve"> </w:t>
      </w:r>
      <w:proofErr w:type="spellStart"/>
      <w:r w:rsidRPr="00D30DF6">
        <w:t>số</w:t>
      </w:r>
      <w:proofErr w:type="spellEnd"/>
      <w:r w:rsidRPr="00D30DF6">
        <w:t>.</w:t>
      </w:r>
    </w:p>
    <w:p w14:paraId="61984F9E" w14:textId="77777777" w:rsidR="00D30DF6" w:rsidRDefault="00D30DF6" w:rsidP="002B7361">
      <w:pPr>
        <w:pStyle w:val="ListParagraph"/>
        <w:numPr>
          <w:ilvl w:val="0"/>
          <w:numId w:val="88"/>
        </w:numPr>
        <w:spacing w:line="360" w:lineRule="auto"/>
      </w:pPr>
      <w:proofErr w:type="spellStart"/>
      <w:r w:rsidRPr="00D30DF6">
        <w:t>Tăng</w:t>
      </w:r>
      <w:proofErr w:type="spellEnd"/>
      <w:r w:rsidRPr="00D30DF6">
        <w:t xml:space="preserve"> </w:t>
      </w:r>
      <w:proofErr w:type="spellStart"/>
      <w:r w:rsidRPr="00D30DF6">
        <w:t>cường</w:t>
      </w:r>
      <w:proofErr w:type="spellEnd"/>
      <w:r w:rsidRPr="00D30DF6">
        <w:t xml:space="preserve"> </w:t>
      </w:r>
      <w:proofErr w:type="spellStart"/>
      <w:r w:rsidRPr="00D30DF6">
        <w:t>hiệu</w:t>
      </w:r>
      <w:proofErr w:type="spellEnd"/>
      <w:r w:rsidRPr="00D30DF6">
        <w:t xml:space="preserve"> </w:t>
      </w:r>
      <w:proofErr w:type="spellStart"/>
      <w:r w:rsidRPr="00D30DF6">
        <w:t>suất</w:t>
      </w:r>
      <w:proofErr w:type="spellEnd"/>
      <w:r w:rsidRPr="00D30DF6">
        <w:t xml:space="preserve"> </w:t>
      </w:r>
      <w:proofErr w:type="spellStart"/>
      <w:r w:rsidRPr="00D30DF6">
        <w:t>trên</w:t>
      </w:r>
      <w:proofErr w:type="spellEnd"/>
      <w:r w:rsidRPr="00D30DF6">
        <w:t xml:space="preserve"> </w:t>
      </w:r>
      <w:proofErr w:type="spellStart"/>
      <w:r w:rsidRPr="00D30DF6">
        <w:t>các</w:t>
      </w:r>
      <w:proofErr w:type="spellEnd"/>
      <w:r w:rsidRPr="00D30DF6">
        <w:t xml:space="preserve"> </w:t>
      </w:r>
      <w:proofErr w:type="spellStart"/>
      <w:r w:rsidRPr="00D30DF6">
        <w:t>mẫu</w:t>
      </w:r>
      <w:proofErr w:type="spellEnd"/>
      <w:r w:rsidRPr="00D30DF6">
        <w:t xml:space="preserve"> </w:t>
      </w:r>
      <w:proofErr w:type="spellStart"/>
      <w:r w:rsidRPr="00D30DF6">
        <w:t>khó</w:t>
      </w:r>
      <w:proofErr w:type="spellEnd"/>
      <w:r w:rsidRPr="00D30DF6">
        <w:t xml:space="preserve"> </w:t>
      </w:r>
      <w:proofErr w:type="spellStart"/>
      <w:r w:rsidRPr="00D30DF6">
        <w:t>phân</w:t>
      </w:r>
      <w:proofErr w:type="spellEnd"/>
      <w:r w:rsidRPr="00D30DF6">
        <w:t xml:space="preserve"> </w:t>
      </w:r>
      <w:proofErr w:type="spellStart"/>
      <w:r w:rsidRPr="00D30DF6">
        <w:t>loại</w:t>
      </w:r>
      <w:proofErr w:type="spellEnd"/>
      <w:r w:rsidRPr="00D30DF6">
        <w:t xml:space="preserve"> </w:t>
      </w:r>
      <w:proofErr w:type="spellStart"/>
      <w:r w:rsidRPr="00D30DF6">
        <w:t>nhờ</w:t>
      </w:r>
      <w:proofErr w:type="spellEnd"/>
      <w:r w:rsidRPr="00D30DF6">
        <w:t xml:space="preserve"> </w:t>
      </w:r>
      <w:proofErr w:type="spellStart"/>
      <w:r w:rsidRPr="00D30DF6">
        <w:t>khả</w:t>
      </w:r>
      <w:proofErr w:type="spellEnd"/>
      <w:r w:rsidRPr="00D30DF6">
        <w:t xml:space="preserve"> </w:t>
      </w:r>
      <w:proofErr w:type="spellStart"/>
      <w:r w:rsidRPr="00D30DF6">
        <w:t>năng</w:t>
      </w:r>
      <w:proofErr w:type="spellEnd"/>
      <w:r w:rsidRPr="00D30DF6">
        <w:t xml:space="preserve"> </w:t>
      </w:r>
      <w:proofErr w:type="spellStart"/>
      <w:r w:rsidRPr="00D30DF6">
        <w:t>mô</w:t>
      </w:r>
      <w:proofErr w:type="spellEnd"/>
      <w:r w:rsidRPr="00D30DF6">
        <w:t xml:space="preserve"> </w:t>
      </w:r>
      <w:proofErr w:type="spellStart"/>
      <w:r w:rsidRPr="00D30DF6">
        <w:t>hình</w:t>
      </w:r>
      <w:proofErr w:type="spellEnd"/>
      <w:r w:rsidRPr="00D30DF6">
        <w:t xml:space="preserve"> </w:t>
      </w:r>
      <w:proofErr w:type="spellStart"/>
      <w:r w:rsidRPr="00D30DF6">
        <w:t>hóa</w:t>
      </w:r>
      <w:proofErr w:type="spellEnd"/>
      <w:r w:rsidRPr="00D30DF6">
        <w:t xml:space="preserve"> phi </w:t>
      </w:r>
      <w:proofErr w:type="spellStart"/>
      <w:r w:rsidRPr="00D30DF6">
        <w:t>tuyến</w:t>
      </w:r>
      <w:proofErr w:type="spellEnd"/>
      <w:r w:rsidRPr="00D30DF6">
        <w:t>.</w:t>
      </w:r>
    </w:p>
    <w:p w14:paraId="2D706DFE" w14:textId="641D1786" w:rsidR="00D30DF6" w:rsidRDefault="00A77092" w:rsidP="00D933F2">
      <w:pPr>
        <w:pStyle w:val="Heading3"/>
        <w:spacing w:line="360" w:lineRule="auto"/>
      </w:pPr>
      <w:bookmarkStart w:id="43" w:name="_Toc184761383"/>
      <w:r>
        <w:t>5.1.3. Neural Network</w:t>
      </w:r>
      <w:bookmarkEnd w:id="43"/>
    </w:p>
    <w:p w14:paraId="42BD4F98" w14:textId="77777777" w:rsidR="00D933F2" w:rsidRDefault="00D933F2" w:rsidP="00D933F2">
      <w:pPr>
        <w:spacing w:line="360" w:lineRule="auto"/>
        <w:jc w:val="both"/>
      </w:pPr>
      <w:r w:rsidRPr="00D933F2">
        <w:t xml:space="preserve">Neural Network </w:t>
      </w:r>
      <w:proofErr w:type="spellStart"/>
      <w:r w:rsidRPr="00D933F2">
        <w:t>là</w:t>
      </w:r>
      <w:proofErr w:type="spellEnd"/>
      <w:r w:rsidRPr="00D933F2">
        <w:t xml:space="preserve"> </w:t>
      </w:r>
      <w:proofErr w:type="spellStart"/>
      <w:r w:rsidRPr="00D933F2">
        <w:t>mô</w:t>
      </w:r>
      <w:proofErr w:type="spellEnd"/>
      <w:r w:rsidRPr="00D933F2">
        <w:t xml:space="preserve"> </w:t>
      </w:r>
      <w:proofErr w:type="spellStart"/>
      <w:r w:rsidRPr="00D933F2">
        <w:t>hình</w:t>
      </w:r>
      <w:proofErr w:type="spellEnd"/>
      <w:r w:rsidRPr="00D933F2">
        <w:t xml:space="preserve"> </w:t>
      </w:r>
      <w:proofErr w:type="spellStart"/>
      <w:r w:rsidRPr="00D933F2">
        <w:t>mạnh</w:t>
      </w:r>
      <w:proofErr w:type="spellEnd"/>
      <w:r w:rsidRPr="00D933F2">
        <w:t xml:space="preserve"> </w:t>
      </w:r>
      <w:proofErr w:type="spellStart"/>
      <w:r w:rsidRPr="00D933F2">
        <w:t>nhất</w:t>
      </w:r>
      <w:proofErr w:type="spellEnd"/>
      <w:r w:rsidRPr="00D933F2">
        <w:t xml:space="preserve"> </w:t>
      </w:r>
      <w:proofErr w:type="spellStart"/>
      <w:r w:rsidRPr="00D933F2">
        <w:t>trong</w:t>
      </w:r>
      <w:proofErr w:type="spellEnd"/>
      <w:r w:rsidRPr="00D933F2">
        <w:t xml:space="preserve"> </w:t>
      </w:r>
      <w:proofErr w:type="spellStart"/>
      <w:r w:rsidRPr="00D933F2">
        <w:t>ba</w:t>
      </w:r>
      <w:proofErr w:type="spellEnd"/>
      <w:r w:rsidRPr="00D933F2">
        <w:t xml:space="preserve"> </w:t>
      </w:r>
      <w:proofErr w:type="spellStart"/>
      <w:r w:rsidRPr="00D933F2">
        <w:t>mô</w:t>
      </w:r>
      <w:proofErr w:type="spellEnd"/>
      <w:r w:rsidRPr="00D933F2">
        <w:t xml:space="preserve"> </w:t>
      </w:r>
      <w:proofErr w:type="spellStart"/>
      <w:r w:rsidRPr="00D933F2">
        <w:t>hình</w:t>
      </w:r>
      <w:proofErr w:type="spellEnd"/>
      <w:r w:rsidRPr="00D933F2">
        <w:t xml:space="preserve"> </w:t>
      </w:r>
      <w:proofErr w:type="spellStart"/>
      <w:r w:rsidRPr="00D933F2">
        <w:t>được</w:t>
      </w:r>
      <w:proofErr w:type="spellEnd"/>
      <w:r w:rsidRPr="00D933F2">
        <w:t xml:space="preserve"> </w:t>
      </w:r>
      <w:proofErr w:type="spellStart"/>
      <w:r w:rsidRPr="00D933F2">
        <w:t>phân</w:t>
      </w:r>
      <w:proofErr w:type="spellEnd"/>
      <w:r w:rsidRPr="00D933F2">
        <w:t xml:space="preserve"> </w:t>
      </w:r>
      <w:proofErr w:type="spellStart"/>
      <w:r w:rsidRPr="00D933F2">
        <w:t>tích</w:t>
      </w:r>
      <w:proofErr w:type="spellEnd"/>
      <w:r w:rsidRPr="00D933F2">
        <w:t xml:space="preserve">, </w:t>
      </w:r>
      <w:proofErr w:type="spellStart"/>
      <w:r w:rsidRPr="00D933F2">
        <w:t>đặc</w:t>
      </w:r>
      <w:proofErr w:type="spellEnd"/>
      <w:r w:rsidRPr="00D933F2">
        <w:t xml:space="preserve"> </w:t>
      </w:r>
      <w:proofErr w:type="spellStart"/>
      <w:r w:rsidRPr="00D933F2">
        <w:t>biệt</w:t>
      </w:r>
      <w:proofErr w:type="spellEnd"/>
      <w:r w:rsidRPr="00D933F2">
        <w:t xml:space="preserve"> </w:t>
      </w:r>
      <w:proofErr w:type="spellStart"/>
      <w:r w:rsidRPr="00D933F2">
        <w:t>khi</w:t>
      </w:r>
      <w:proofErr w:type="spellEnd"/>
      <w:r w:rsidRPr="00D933F2">
        <w:t xml:space="preserve"> </w:t>
      </w:r>
      <w:proofErr w:type="spellStart"/>
      <w:r w:rsidRPr="00D933F2">
        <w:t>dữ</w:t>
      </w:r>
      <w:proofErr w:type="spellEnd"/>
      <w:r w:rsidRPr="00D933F2">
        <w:t xml:space="preserve"> </w:t>
      </w:r>
      <w:proofErr w:type="spellStart"/>
      <w:r w:rsidRPr="00D933F2">
        <w:t>liệu</w:t>
      </w:r>
      <w:proofErr w:type="spellEnd"/>
      <w:r w:rsidRPr="00D933F2">
        <w:t xml:space="preserve"> </w:t>
      </w:r>
      <w:proofErr w:type="spellStart"/>
      <w:r w:rsidRPr="00D933F2">
        <w:t>phức</w:t>
      </w:r>
      <w:proofErr w:type="spellEnd"/>
      <w:r w:rsidRPr="00D933F2">
        <w:t xml:space="preserve"> </w:t>
      </w:r>
      <w:proofErr w:type="spellStart"/>
      <w:r w:rsidRPr="00D933F2">
        <w:t>tạp</w:t>
      </w:r>
      <w:proofErr w:type="spellEnd"/>
      <w:r w:rsidRPr="00D933F2">
        <w:t xml:space="preserve"> </w:t>
      </w:r>
      <w:proofErr w:type="spellStart"/>
      <w:r w:rsidRPr="00D933F2">
        <w:t>và</w:t>
      </w:r>
      <w:proofErr w:type="spellEnd"/>
      <w:r w:rsidRPr="00D933F2">
        <w:t xml:space="preserve"> </w:t>
      </w:r>
      <w:proofErr w:type="spellStart"/>
      <w:r w:rsidRPr="00D933F2">
        <w:t>có</w:t>
      </w:r>
      <w:proofErr w:type="spellEnd"/>
      <w:r w:rsidRPr="00D933F2">
        <w:t xml:space="preserve"> </w:t>
      </w:r>
      <w:proofErr w:type="spellStart"/>
      <w:r w:rsidRPr="00D933F2">
        <w:t>mối</w:t>
      </w:r>
      <w:proofErr w:type="spellEnd"/>
      <w:r w:rsidRPr="00D933F2">
        <w:t xml:space="preserve"> </w:t>
      </w:r>
      <w:proofErr w:type="spellStart"/>
      <w:r w:rsidRPr="00D933F2">
        <w:t>quan</w:t>
      </w:r>
      <w:proofErr w:type="spellEnd"/>
      <w:r w:rsidRPr="00D933F2">
        <w:t xml:space="preserve"> </w:t>
      </w:r>
      <w:proofErr w:type="spellStart"/>
      <w:r w:rsidRPr="00D933F2">
        <w:t>hệ</w:t>
      </w:r>
      <w:proofErr w:type="spellEnd"/>
      <w:r w:rsidRPr="00D933F2">
        <w:t xml:space="preserve"> phi </w:t>
      </w:r>
      <w:proofErr w:type="spellStart"/>
      <w:r w:rsidRPr="00D933F2">
        <w:t>tuyến</w:t>
      </w:r>
      <w:proofErr w:type="spellEnd"/>
      <w:r w:rsidRPr="00D933F2">
        <w:t xml:space="preserve">. </w:t>
      </w:r>
      <w:proofErr w:type="spellStart"/>
      <w:r w:rsidRPr="00D933F2">
        <w:t>Với</w:t>
      </w:r>
      <w:proofErr w:type="spellEnd"/>
      <w:r w:rsidRPr="00D933F2">
        <w:t xml:space="preserve"> </w:t>
      </w:r>
      <w:proofErr w:type="spellStart"/>
      <w:r w:rsidRPr="00D933F2">
        <w:t>tập</w:t>
      </w:r>
      <w:proofErr w:type="spellEnd"/>
      <w:r w:rsidRPr="00D933F2">
        <w:t xml:space="preserve"> </w:t>
      </w:r>
      <w:proofErr w:type="spellStart"/>
      <w:r w:rsidRPr="00D933F2">
        <w:t>dữ</w:t>
      </w:r>
      <w:proofErr w:type="spellEnd"/>
      <w:r w:rsidRPr="00D933F2">
        <w:t xml:space="preserve"> </w:t>
      </w:r>
      <w:proofErr w:type="spellStart"/>
      <w:r w:rsidRPr="00D933F2">
        <w:t>liệu</w:t>
      </w:r>
      <w:proofErr w:type="spellEnd"/>
      <w:r w:rsidRPr="00D933F2">
        <w:t xml:space="preserve"> </w:t>
      </w:r>
      <w:proofErr w:type="spellStart"/>
      <w:r w:rsidRPr="00D933F2">
        <w:t>này</w:t>
      </w:r>
      <w:proofErr w:type="spellEnd"/>
      <w:r w:rsidRPr="00D933F2">
        <w:t xml:space="preserve">, Neural Network </w:t>
      </w:r>
      <w:proofErr w:type="spellStart"/>
      <w:r w:rsidRPr="00D933F2">
        <w:t>có</w:t>
      </w:r>
      <w:proofErr w:type="spellEnd"/>
      <w:r w:rsidRPr="00D933F2">
        <w:t xml:space="preserve"> </w:t>
      </w:r>
      <w:proofErr w:type="spellStart"/>
      <w:r w:rsidRPr="00D933F2">
        <w:t>thể</w:t>
      </w:r>
      <w:proofErr w:type="spellEnd"/>
      <w:r w:rsidRPr="00D933F2">
        <w:t xml:space="preserve"> </w:t>
      </w:r>
      <w:proofErr w:type="spellStart"/>
      <w:r w:rsidRPr="00D933F2">
        <w:lastRenderedPageBreak/>
        <w:t>tự</w:t>
      </w:r>
      <w:proofErr w:type="spellEnd"/>
      <w:r w:rsidRPr="00D933F2">
        <w:t xml:space="preserve"> </w:t>
      </w:r>
      <w:proofErr w:type="spellStart"/>
      <w:r w:rsidRPr="00D933F2">
        <w:t>động</w:t>
      </w:r>
      <w:proofErr w:type="spellEnd"/>
      <w:r w:rsidRPr="00D933F2">
        <w:t xml:space="preserve"> </w:t>
      </w:r>
      <w:proofErr w:type="spellStart"/>
      <w:r w:rsidRPr="00D933F2">
        <w:t>trích</w:t>
      </w:r>
      <w:proofErr w:type="spellEnd"/>
      <w:r w:rsidRPr="00D933F2">
        <w:t xml:space="preserve"> </w:t>
      </w:r>
      <w:proofErr w:type="spellStart"/>
      <w:r w:rsidRPr="00D933F2">
        <w:t>xuất</w:t>
      </w:r>
      <w:proofErr w:type="spellEnd"/>
      <w:r w:rsidRPr="00D933F2">
        <w:t xml:space="preserve"> </w:t>
      </w:r>
      <w:proofErr w:type="spellStart"/>
      <w:r w:rsidRPr="00D933F2">
        <w:t>các</w:t>
      </w:r>
      <w:proofErr w:type="spellEnd"/>
      <w:r w:rsidRPr="00D933F2">
        <w:t xml:space="preserve"> </w:t>
      </w:r>
      <w:proofErr w:type="spellStart"/>
      <w:r w:rsidRPr="00D933F2">
        <w:t>đặc</w:t>
      </w:r>
      <w:proofErr w:type="spellEnd"/>
      <w:r w:rsidRPr="00D933F2">
        <w:t xml:space="preserve"> </w:t>
      </w:r>
      <w:proofErr w:type="spellStart"/>
      <w:r w:rsidRPr="00D933F2">
        <w:t>trưng</w:t>
      </w:r>
      <w:proofErr w:type="spellEnd"/>
      <w:r w:rsidRPr="00D933F2">
        <w:t xml:space="preserve"> </w:t>
      </w:r>
      <w:proofErr w:type="spellStart"/>
      <w:r w:rsidRPr="00D933F2">
        <w:t>phức</w:t>
      </w:r>
      <w:proofErr w:type="spellEnd"/>
      <w:r w:rsidRPr="00D933F2">
        <w:t xml:space="preserve"> </w:t>
      </w:r>
      <w:proofErr w:type="spellStart"/>
      <w:r w:rsidRPr="00D933F2">
        <w:t>tạp</w:t>
      </w:r>
      <w:proofErr w:type="spellEnd"/>
      <w:r w:rsidRPr="00D933F2">
        <w:t xml:space="preserve"> </w:t>
      </w:r>
      <w:proofErr w:type="spellStart"/>
      <w:r w:rsidRPr="00D933F2">
        <w:t>từ</w:t>
      </w:r>
      <w:proofErr w:type="spellEnd"/>
      <w:r w:rsidRPr="00D933F2">
        <w:t xml:space="preserve"> </w:t>
      </w:r>
      <w:proofErr w:type="spellStart"/>
      <w:r w:rsidRPr="00D933F2">
        <w:t>total_watch_time</w:t>
      </w:r>
      <w:proofErr w:type="spellEnd"/>
      <w:r w:rsidRPr="00D933F2">
        <w:t xml:space="preserve">, </w:t>
      </w:r>
      <w:proofErr w:type="spellStart"/>
      <w:r w:rsidRPr="00D933F2">
        <w:t>total_videos_watched</w:t>
      </w:r>
      <w:proofErr w:type="spellEnd"/>
      <w:r w:rsidRPr="00D933F2">
        <w:t xml:space="preserve">, </w:t>
      </w:r>
      <w:proofErr w:type="spellStart"/>
      <w:r w:rsidRPr="00D933F2">
        <w:t>và</w:t>
      </w:r>
      <w:proofErr w:type="spellEnd"/>
      <w:r w:rsidRPr="00D933F2">
        <w:t xml:space="preserve"> </w:t>
      </w:r>
      <w:proofErr w:type="spellStart"/>
      <w:r w:rsidRPr="00D933F2">
        <w:t>watch_ratio</w:t>
      </w:r>
      <w:proofErr w:type="spellEnd"/>
      <w:r w:rsidRPr="00D933F2">
        <w:t xml:space="preserve"> </w:t>
      </w:r>
      <w:proofErr w:type="spellStart"/>
      <w:r w:rsidRPr="00D933F2">
        <w:t>để</w:t>
      </w:r>
      <w:proofErr w:type="spellEnd"/>
      <w:r w:rsidRPr="00D933F2">
        <w:t xml:space="preserve"> </w:t>
      </w:r>
      <w:proofErr w:type="spellStart"/>
      <w:r w:rsidRPr="00D933F2">
        <w:t>tối</w:t>
      </w:r>
      <w:proofErr w:type="spellEnd"/>
      <w:r w:rsidRPr="00D933F2">
        <w:t xml:space="preserve"> </w:t>
      </w:r>
      <w:proofErr w:type="spellStart"/>
      <w:r w:rsidRPr="00D933F2">
        <w:t>ưu</w:t>
      </w:r>
      <w:proofErr w:type="spellEnd"/>
      <w:r w:rsidRPr="00D933F2">
        <w:t xml:space="preserve"> </w:t>
      </w:r>
      <w:proofErr w:type="spellStart"/>
      <w:r w:rsidRPr="00D933F2">
        <w:t>hóa</w:t>
      </w:r>
      <w:proofErr w:type="spellEnd"/>
      <w:r w:rsidRPr="00D933F2">
        <w:t xml:space="preserve"> </w:t>
      </w:r>
      <w:proofErr w:type="spellStart"/>
      <w:r w:rsidRPr="00D933F2">
        <w:t>dự</w:t>
      </w:r>
      <w:proofErr w:type="spellEnd"/>
      <w:r w:rsidRPr="00D933F2">
        <w:t xml:space="preserve"> </w:t>
      </w:r>
      <w:proofErr w:type="spellStart"/>
      <w:r w:rsidRPr="00D933F2">
        <w:t>đoán</w:t>
      </w:r>
      <w:proofErr w:type="spellEnd"/>
      <w:r w:rsidRPr="00D933F2">
        <w:t>.</w:t>
      </w:r>
    </w:p>
    <w:p w14:paraId="5349AACC" w14:textId="77777777" w:rsidR="00365A5E" w:rsidRPr="00365A5E" w:rsidRDefault="00365A5E" w:rsidP="00365A5E">
      <w:pPr>
        <w:spacing w:line="360" w:lineRule="auto"/>
      </w:pPr>
      <w:r w:rsidRPr="00365A5E">
        <w:rPr>
          <w:b/>
          <w:bCs/>
        </w:rPr>
        <w:t xml:space="preserve">Hiệu </w:t>
      </w:r>
      <w:proofErr w:type="spellStart"/>
      <w:r w:rsidRPr="00365A5E">
        <w:rPr>
          <w:b/>
          <w:bCs/>
        </w:rPr>
        <w:t>suất</w:t>
      </w:r>
      <w:proofErr w:type="spellEnd"/>
      <w:r w:rsidRPr="00365A5E">
        <w:rPr>
          <w:b/>
          <w:bCs/>
        </w:rPr>
        <w:t>:</w:t>
      </w:r>
    </w:p>
    <w:p w14:paraId="4C2A24CF" w14:textId="77777777" w:rsidR="00365A5E" w:rsidRPr="00365A5E" w:rsidRDefault="00365A5E" w:rsidP="002B7361">
      <w:pPr>
        <w:pStyle w:val="ListParagraph"/>
        <w:numPr>
          <w:ilvl w:val="0"/>
          <w:numId w:val="89"/>
        </w:numPr>
        <w:spacing w:line="360" w:lineRule="auto"/>
      </w:pPr>
      <w:r w:rsidRPr="00365A5E">
        <w:t xml:space="preserve">Neural Network </w:t>
      </w:r>
      <w:proofErr w:type="spellStart"/>
      <w:r w:rsidRPr="00365A5E">
        <w:t>xử</w:t>
      </w:r>
      <w:proofErr w:type="spellEnd"/>
      <w:r w:rsidRPr="00365A5E">
        <w:t xml:space="preserve"> </w:t>
      </w:r>
      <w:proofErr w:type="spellStart"/>
      <w:r w:rsidRPr="00365A5E">
        <w:t>lý</w:t>
      </w:r>
      <w:proofErr w:type="spellEnd"/>
      <w:r w:rsidRPr="00365A5E">
        <w:t xml:space="preserve"> </w:t>
      </w:r>
      <w:proofErr w:type="spellStart"/>
      <w:r w:rsidRPr="00365A5E">
        <w:t>tốt</w:t>
      </w:r>
      <w:proofErr w:type="spellEnd"/>
      <w:r w:rsidRPr="00365A5E">
        <w:t xml:space="preserve"> </w:t>
      </w:r>
      <w:proofErr w:type="spellStart"/>
      <w:r w:rsidRPr="00365A5E">
        <w:t>bài</w:t>
      </w:r>
      <w:proofErr w:type="spellEnd"/>
      <w:r w:rsidRPr="00365A5E">
        <w:t xml:space="preserve"> </w:t>
      </w:r>
      <w:proofErr w:type="spellStart"/>
      <w:r w:rsidRPr="00365A5E">
        <w:t>toán</w:t>
      </w:r>
      <w:proofErr w:type="spellEnd"/>
      <w:r w:rsidRPr="00365A5E">
        <w:t xml:space="preserve"> </w:t>
      </w:r>
      <w:proofErr w:type="spellStart"/>
      <w:r w:rsidRPr="00365A5E">
        <w:t>mất</w:t>
      </w:r>
      <w:proofErr w:type="spellEnd"/>
      <w:r w:rsidRPr="00365A5E">
        <w:t xml:space="preserve"> </w:t>
      </w:r>
      <w:proofErr w:type="spellStart"/>
      <w:r w:rsidRPr="00365A5E">
        <w:t>cân</w:t>
      </w:r>
      <w:proofErr w:type="spellEnd"/>
      <w:r w:rsidRPr="00365A5E">
        <w:t xml:space="preserve"> </w:t>
      </w:r>
      <w:proofErr w:type="spellStart"/>
      <w:r w:rsidRPr="00365A5E">
        <w:t>bằng</w:t>
      </w:r>
      <w:proofErr w:type="spellEnd"/>
      <w:r w:rsidRPr="00365A5E">
        <w:t xml:space="preserve"> </w:t>
      </w:r>
      <w:proofErr w:type="spellStart"/>
      <w:r w:rsidRPr="00365A5E">
        <w:t>khi</w:t>
      </w:r>
      <w:proofErr w:type="spellEnd"/>
      <w:r w:rsidRPr="00365A5E">
        <w:t xml:space="preserve"> </w:t>
      </w:r>
      <w:proofErr w:type="spellStart"/>
      <w:r w:rsidRPr="00365A5E">
        <w:t>kết</w:t>
      </w:r>
      <w:proofErr w:type="spellEnd"/>
      <w:r w:rsidRPr="00365A5E">
        <w:t xml:space="preserve"> </w:t>
      </w:r>
      <w:proofErr w:type="spellStart"/>
      <w:r w:rsidRPr="00365A5E">
        <w:t>hợp</w:t>
      </w:r>
      <w:proofErr w:type="spellEnd"/>
      <w:r w:rsidRPr="00365A5E">
        <w:t xml:space="preserve"> </w:t>
      </w:r>
      <w:proofErr w:type="spellStart"/>
      <w:r w:rsidRPr="00365A5E">
        <w:t>với</w:t>
      </w:r>
      <w:proofErr w:type="spellEnd"/>
      <w:r w:rsidRPr="00365A5E">
        <w:t xml:space="preserve"> </w:t>
      </w:r>
      <w:proofErr w:type="spellStart"/>
      <w:r w:rsidRPr="00365A5E">
        <w:t>các</w:t>
      </w:r>
      <w:proofErr w:type="spellEnd"/>
      <w:r w:rsidRPr="00365A5E">
        <w:t xml:space="preserve"> </w:t>
      </w:r>
      <w:proofErr w:type="spellStart"/>
      <w:r w:rsidRPr="00365A5E">
        <w:t>kỹ</w:t>
      </w:r>
      <w:proofErr w:type="spellEnd"/>
      <w:r w:rsidRPr="00365A5E">
        <w:t xml:space="preserve"> </w:t>
      </w:r>
      <w:proofErr w:type="spellStart"/>
      <w:r w:rsidRPr="00365A5E">
        <w:t>thuật</w:t>
      </w:r>
      <w:proofErr w:type="spellEnd"/>
      <w:r w:rsidRPr="00365A5E">
        <w:t xml:space="preserve"> </w:t>
      </w:r>
      <w:proofErr w:type="spellStart"/>
      <w:r w:rsidRPr="00365A5E">
        <w:t>như</w:t>
      </w:r>
      <w:proofErr w:type="spellEnd"/>
      <w:r w:rsidRPr="00365A5E">
        <w:t xml:space="preserve"> SMOTE </w:t>
      </w:r>
      <w:proofErr w:type="spellStart"/>
      <w:r w:rsidRPr="00365A5E">
        <w:t>và</w:t>
      </w:r>
      <w:proofErr w:type="spellEnd"/>
      <w:r w:rsidRPr="00365A5E">
        <w:t xml:space="preserve"> </w:t>
      </w:r>
      <w:proofErr w:type="spellStart"/>
      <w:r w:rsidRPr="00365A5E">
        <w:t>sử</w:t>
      </w:r>
      <w:proofErr w:type="spellEnd"/>
      <w:r w:rsidRPr="00365A5E">
        <w:t xml:space="preserve"> </w:t>
      </w:r>
      <w:proofErr w:type="spellStart"/>
      <w:r w:rsidRPr="00365A5E">
        <w:t>dụng</w:t>
      </w:r>
      <w:proofErr w:type="spellEnd"/>
      <w:r w:rsidRPr="00365A5E">
        <w:t xml:space="preserve"> </w:t>
      </w:r>
      <w:proofErr w:type="spellStart"/>
      <w:r w:rsidRPr="00365A5E">
        <w:t>hàm</w:t>
      </w:r>
      <w:proofErr w:type="spellEnd"/>
      <w:r w:rsidRPr="00365A5E">
        <w:t xml:space="preserve"> </w:t>
      </w:r>
      <w:proofErr w:type="spellStart"/>
      <w:r w:rsidRPr="00365A5E">
        <w:t>mất</w:t>
      </w:r>
      <w:proofErr w:type="spellEnd"/>
      <w:r w:rsidRPr="00365A5E">
        <w:t xml:space="preserve"> </w:t>
      </w:r>
      <w:proofErr w:type="spellStart"/>
      <w:r w:rsidRPr="00365A5E">
        <w:t>mát</w:t>
      </w:r>
      <w:proofErr w:type="spellEnd"/>
      <w:r w:rsidRPr="00365A5E">
        <w:t xml:space="preserve"> (loss function) </w:t>
      </w:r>
      <w:proofErr w:type="spellStart"/>
      <w:r w:rsidRPr="00365A5E">
        <w:t>phù</w:t>
      </w:r>
      <w:proofErr w:type="spellEnd"/>
      <w:r w:rsidRPr="00365A5E">
        <w:t xml:space="preserve"> </w:t>
      </w:r>
      <w:proofErr w:type="spellStart"/>
      <w:r w:rsidRPr="00365A5E">
        <w:t>hợp</w:t>
      </w:r>
      <w:proofErr w:type="spellEnd"/>
      <w:r w:rsidRPr="00365A5E">
        <w:t>.</w:t>
      </w:r>
    </w:p>
    <w:p w14:paraId="07D2E4BB" w14:textId="77777777" w:rsidR="00365A5E" w:rsidRPr="00365A5E" w:rsidRDefault="00365A5E" w:rsidP="002B7361">
      <w:pPr>
        <w:pStyle w:val="ListParagraph"/>
        <w:numPr>
          <w:ilvl w:val="0"/>
          <w:numId w:val="89"/>
        </w:numPr>
        <w:spacing w:line="360" w:lineRule="auto"/>
      </w:pPr>
      <w:proofErr w:type="spellStart"/>
      <w:r w:rsidRPr="00365A5E">
        <w:t>Mô</w:t>
      </w:r>
      <w:proofErr w:type="spellEnd"/>
      <w:r w:rsidRPr="00365A5E">
        <w:t xml:space="preserve"> </w:t>
      </w:r>
      <w:proofErr w:type="spellStart"/>
      <w:r w:rsidRPr="00365A5E">
        <w:t>hình</w:t>
      </w:r>
      <w:proofErr w:type="spellEnd"/>
      <w:r w:rsidRPr="00365A5E">
        <w:t xml:space="preserve"> </w:t>
      </w:r>
      <w:proofErr w:type="spellStart"/>
      <w:r w:rsidRPr="00365A5E">
        <w:t>này</w:t>
      </w:r>
      <w:proofErr w:type="spellEnd"/>
      <w:r w:rsidRPr="00365A5E">
        <w:t xml:space="preserve"> </w:t>
      </w:r>
      <w:proofErr w:type="spellStart"/>
      <w:r w:rsidRPr="00365A5E">
        <w:t>có</w:t>
      </w:r>
      <w:proofErr w:type="spellEnd"/>
      <w:r w:rsidRPr="00365A5E">
        <w:t xml:space="preserve"> </w:t>
      </w:r>
      <w:proofErr w:type="spellStart"/>
      <w:r w:rsidRPr="00365A5E">
        <w:t>thể</w:t>
      </w:r>
      <w:proofErr w:type="spellEnd"/>
      <w:r w:rsidRPr="00365A5E">
        <w:t xml:space="preserve"> </w:t>
      </w:r>
      <w:proofErr w:type="spellStart"/>
      <w:r w:rsidRPr="00365A5E">
        <w:t>đạt</w:t>
      </w:r>
      <w:proofErr w:type="spellEnd"/>
      <w:r w:rsidRPr="00365A5E">
        <w:t xml:space="preserve"> </w:t>
      </w:r>
      <w:proofErr w:type="spellStart"/>
      <w:r w:rsidRPr="00365A5E">
        <w:t>hiệu</w:t>
      </w:r>
      <w:proofErr w:type="spellEnd"/>
      <w:r w:rsidRPr="00365A5E">
        <w:t xml:space="preserve"> </w:t>
      </w:r>
      <w:proofErr w:type="spellStart"/>
      <w:r w:rsidRPr="00365A5E">
        <w:t>suất</w:t>
      </w:r>
      <w:proofErr w:type="spellEnd"/>
      <w:r w:rsidRPr="00365A5E">
        <w:t xml:space="preserve"> </w:t>
      </w:r>
      <w:proofErr w:type="spellStart"/>
      <w:r w:rsidRPr="00365A5E">
        <w:t>cao</w:t>
      </w:r>
      <w:proofErr w:type="spellEnd"/>
      <w:r w:rsidRPr="00365A5E">
        <w:t xml:space="preserve"> </w:t>
      </w:r>
      <w:proofErr w:type="spellStart"/>
      <w:r w:rsidRPr="00365A5E">
        <w:t>nhờ</w:t>
      </w:r>
      <w:proofErr w:type="spellEnd"/>
      <w:r w:rsidRPr="00365A5E">
        <w:t xml:space="preserve"> </w:t>
      </w:r>
      <w:proofErr w:type="spellStart"/>
      <w:r w:rsidRPr="00365A5E">
        <w:t>khả</w:t>
      </w:r>
      <w:proofErr w:type="spellEnd"/>
      <w:r w:rsidRPr="00365A5E">
        <w:t xml:space="preserve"> </w:t>
      </w:r>
      <w:proofErr w:type="spellStart"/>
      <w:r w:rsidRPr="00365A5E">
        <w:t>năng</w:t>
      </w:r>
      <w:proofErr w:type="spellEnd"/>
      <w:r w:rsidRPr="00365A5E">
        <w:t xml:space="preserve"> </w:t>
      </w:r>
      <w:proofErr w:type="spellStart"/>
      <w:r w:rsidRPr="00365A5E">
        <w:t>học</w:t>
      </w:r>
      <w:proofErr w:type="spellEnd"/>
      <w:r w:rsidRPr="00365A5E">
        <w:t xml:space="preserve"> </w:t>
      </w:r>
      <w:proofErr w:type="spellStart"/>
      <w:r w:rsidRPr="00365A5E">
        <w:t>sâu</w:t>
      </w:r>
      <w:proofErr w:type="spellEnd"/>
      <w:r w:rsidRPr="00365A5E">
        <w:t xml:space="preserve"> </w:t>
      </w:r>
      <w:proofErr w:type="spellStart"/>
      <w:r w:rsidRPr="00365A5E">
        <w:t>và</w:t>
      </w:r>
      <w:proofErr w:type="spellEnd"/>
      <w:r w:rsidRPr="00365A5E">
        <w:t xml:space="preserve"> </w:t>
      </w:r>
      <w:proofErr w:type="spellStart"/>
      <w:r w:rsidRPr="00365A5E">
        <w:t>mô</w:t>
      </w:r>
      <w:proofErr w:type="spellEnd"/>
      <w:r w:rsidRPr="00365A5E">
        <w:t xml:space="preserve"> </w:t>
      </w:r>
      <w:proofErr w:type="spellStart"/>
      <w:r w:rsidRPr="00365A5E">
        <w:t>hình</w:t>
      </w:r>
      <w:proofErr w:type="spellEnd"/>
      <w:r w:rsidRPr="00365A5E">
        <w:t xml:space="preserve"> </w:t>
      </w:r>
      <w:proofErr w:type="spellStart"/>
      <w:r w:rsidRPr="00365A5E">
        <w:t>hóa</w:t>
      </w:r>
      <w:proofErr w:type="spellEnd"/>
      <w:r w:rsidRPr="00365A5E">
        <w:t xml:space="preserve"> </w:t>
      </w:r>
      <w:proofErr w:type="spellStart"/>
      <w:r w:rsidRPr="00365A5E">
        <w:t>tốt</w:t>
      </w:r>
      <w:proofErr w:type="spellEnd"/>
      <w:r w:rsidRPr="00365A5E">
        <w:t xml:space="preserve"> </w:t>
      </w:r>
      <w:proofErr w:type="spellStart"/>
      <w:r w:rsidRPr="00365A5E">
        <w:t>các</w:t>
      </w:r>
      <w:proofErr w:type="spellEnd"/>
      <w:r w:rsidRPr="00365A5E">
        <w:t xml:space="preserve"> </w:t>
      </w:r>
      <w:proofErr w:type="spellStart"/>
      <w:r w:rsidRPr="00365A5E">
        <w:t>tương</w:t>
      </w:r>
      <w:proofErr w:type="spellEnd"/>
      <w:r w:rsidRPr="00365A5E">
        <w:t xml:space="preserve"> </w:t>
      </w:r>
      <w:proofErr w:type="spellStart"/>
      <w:r w:rsidRPr="00365A5E">
        <w:t>tác</w:t>
      </w:r>
      <w:proofErr w:type="spellEnd"/>
      <w:r w:rsidRPr="00365A5E">
        <w:t xml:space="preserve"> </w:t>
      </w:r>
      <w:proofErr w:type="spellStart"/>
      <w:r w:rsidRPr="00365A5E">
        <w:t>phức</w:t>
      </w:r>
      <w:proofErr w:type="spellEnd"/>
      <w:r w:rsidRPr="00365A5E">
        <w:t xml:space="preserve"> </w:t>
      </w:r>
      <w:proofErr w:type="spellStart"/>
      <w:r w:rsidRPr="00365A5E">
        <w:t>tạp</w:t>
      </w:r>
      <w:proofErr w:type="spellEnd"/>
      <w:r w:rsidRPr="00365A5E">
        <w:t xml:space="preserve"> </w:t>
      </w:r>
      <w:proofErr w:type="spellStart"/>
      <w:r w:rsidRPr="00365A5E">
        <w:t>giữa</w:t>
      </w:r>
      <w:proofErr w:type="spellEnd"/>
      <w:r w:rsidRPr="00365A5E">
        <w:t xml:space="preserve"> </w:t>
      </w:r>
      <w:proofErr w:type="spellStart"/>
      <w:r w:rsidRPr="00365A5E">
        <w:t>các</w:t>
      </w:r>
      <w:proofErr w:type="spellEnd"/>
      <w:r w:rsidRPr="00365A5E">
        <w:t xml:space="preserve"> </w:t>
      </w:r>
      <w:proofErr w:type="spellStart"/>
      <w:r w:rsidRPr="00365A5E">
        <w:t>đặc</w:t>
      </w:r>
      <w:proofErr w:type="spellEnd"/>
      <w:r w:rsidRPr="00365A5E">
        <w:t xml:space="preserve"> </w:t>
      </w:r>
      <w:proofErr w:type="spellStart"/>
      <w:r w:rsidRPr="00365A5E">
        <w:t>trưng</w:t>
      </w:r>
      <w:proofErr w:type="spellEnd"/>
      <w:r w:rsidRPr="00365A5E">
        <w:t>.</w:t>
      </w:r>
    </w:p>
    <w:p w14:paraId="409D9102" w14:textId="77777777" w:rsidR="00365A5E" w:rsidRPr="00365A5E" w:rsidRDefault="00365A5E" w:rsidP="00365A5E">
      <w:pPr>
        <w:spacing w:line="360" w:lineRule="auto"/>
      </w:pPr>
      <w:proofErr w:type="spellStart"/>
      <w:r w:rsidRPr="00365A5E">
        <w:rPr>
          <w:b/>
          <w:bCs/>
        </w:rPr>
        <w:t>Kết</w:t>
      </w:r>
      <w:proofErr w:type="spellEnd"/>
      <w:r w:rsidRPr="00365A5E">
        <w:rPr>
          <w:b/>
          <w:bCs/>
        </w:rPr>
        <w:t xml:space="preserve"> </w:t>
      </w:r>
      <w:proofErr w:type="spellStart"/>
      <w:r w:rsidRPr="00365A5E">
        <w:rPr>
          <w:b/>
          <w:bCs/>
        </w:rPr>
        <w:t>quả</w:t>
      </w:r>
      <w:proofErr w:type="spellEnd"/>
      <w:r w:rsidRPr="00365A5E">
        <w:rPr>
          <w:b/>
          <w:bCs/>
        </w:rPr>
        <w:t xml:space="preserve"> </w:t>
      </w:r>
      <w:proofErr w:type="spellStart"/>
      <w:r w:rsidRPr="00365A5E">
        <w:rPr>
          <w:b/>
          <w:bCs/>
        </w:rPr>
        <w:t>dự</w:t>
      </w:r>
      <w:proofErr w:type="spellEnd"/>
      <w:r w:rsidRPr="00365A5E">
        <w:rPr>
          <w:b/>
          <w:bCs/>
        </w:rPr>
        <w:t xml:space="preserve"> </w:t>
      </w:r>
      <w:proofErr w:type="spellStart"/>
      <w:r w:rsidRPr="00365A5E">
        <w:rPr>
          <w:b/>
          <w:bCs/>
        </w:rPr>
        <w:t>kiến</w:t>
      </w:r>
      <w:proofErr w:type="spellEnd"/>
      <w:r w:rsidRPr="00365A5E">
        <w:rPr>
          <w:b/>
          <w:bCs/>
        </w:rPr>
        <w:t>:</w:t>
      </w:r>
    </w:p>
    <w:p w14:paraId="77D0C09B" w14:textId="77777777" w:rsidR="00365A5E" w:rsidRPr="00365A5E" w:rsidRDefault="00365A5E" w:rsidP="002B7361">
      <w:pPr>
        <w:pStyle w:val="ListParagraph"/>
        <w:numPr>
          <w:ilvl w:val="0"/>
          <w:numId w:val="90"/>
        </w:numPr>
        <w:spacing w:line="360" w:lineRule="auto"/>
      </w:pPr>
      <w:proofErr w:type="spellStart"/>
      <w:r w:rsidRPr="00365A5E">
        <w:t>Độ</w:t>
      </w:r>
      <w:proofErr w:type="spellEnd"/>
      <w:r w:rsidRPr="00365A5E">
        <w:t xml:space="preserve"> </w:t>
      </w:r>
      <w:proofErr w:type="spellStart"/>
      <w:r w:rsidRPr="00365A5E">
        <w:t>chính</w:t>
      </w:r>
      <w:proofErr w:type="spellEnd"/>
      <w:r w:rsidRPr="00365A5E">
        <w:t xml:space="preserve"> </w:t>
      </w:r>
      <w:proofErr w:type="spellStart"/>
      <w:r w:rsidRPr="00365A5E">
        <w:t>xác</w:t>
      </w:r>
      <w:proofErr w:type="spellEnd"/>
      <w:r w:rsidRPr="00365A5E">
        <w:t xml:space="preserve"> (Accuracy): &gt;99.8%.</w:t>
      </w:r>
    </w:p>
    <w:p w14:paraId="1E79F412" w14:textId="77777777" w:rsidR="00365A5E" w:rsidRPr="00365A5E" w:rsidRDefault="00365A5E" w:rsidP="002B7361">
      <w:pPr>
        <w:pStyle w:val="ListParagraph"/>
        <w:numPr>
          <w:ilvl w:val="0"/>
          <w:numId w:val="90"/>
        </w:numPr>
        <w:spacing w:line="360" w:lineRule="auto"/>
      </w:pPr>
      <w:r w:rsidRPr="00365A5E">
        <w:t xml:space="preserve">F1-Score </w:t>
      </w:r>
      <w:proofErr w:type="spellStart"/>
      <w:r w:rsidRPr="00365A5E">
        <w:t>rất</w:t>
      </w:r>
      <w:proofErr w:type="spellEnd"/>
      <w:r w:rsidRPr="00365A5E">
        <w:t xml:space="preserve"> </w:t>
      </w:r>
      <w:proofErr w:type="spellStart"/>
      <w:r w:rsidRPr="00365A5E">
        <w:t>cao</w:t>
      </w:r>
      <w:proofErr w:type="spellEnd"/>
      <w:r w:rsidRPr="00365A5E">
        <w:t xml:space="preserve">, </w:t>
      </w:r>
      <w:proofErr w:type="spellStart"/>
      <w:r w:rsidRPr="00365A5E">
        <w:t>đặc</w:t>
      </w:r>
      <w:proofErr w:type="spellEnd"/>
      <w:r w:rsidRPr="00365A5E">
        <w:t xml:space="preserve"> </w:t>
      </w:r>
      <w:proofErr w:type="spellStart"/>
      <w:r w:rsidRPr="00365A5E">
        <w:t>biệt</w:t>
      </w:r>
      <w:proofErr w:type="spellEnd"/>
      <w:r w:rsidRPr="00365A5E">
        <w:t xml:space="preserve"> </w:t>
      </w:r>
      <w:proofErr w:type="spellStart"/>
      <w:r w:rsidRPr="00365A5E">
        <w:t>với</w:t>
      </w:r>
      <w:proofErr w:type="spellEnd"/>
      <w:r w:rsidRPr="00365A5E">
        <w:t xml:space="preserve"> </w:t>
      </w:r>
      <w:proofErr w:type="spellStart"/>
      <w:r w:rsidRPr="00365A5E">
        <w:t>lớp</w:t>
      </w:r>
      <w:proofErr w:type="spellEnd"/>
      <w:r w:rsidRPr="00365A5E">
        <w:t xml:space="preserve"> </w:t>
      </w:r>
      <w:proofErr w:type="spellStart"/>
      <w:r w:rsidRPr="00365A5E">
        <w:t>thiểu</w:t>
      </w:r>
      <w:proofErr w:type="spellEnd"/>
      <w:r w:rsidRPr="00365A5E">
        <w:t xml:space="preserve"> </w:t>
      </w:r>
      <w:proofErr w:type="spellStart"/>
      <w:r w:rsidRPr="00365A5E">
        <w:t>số</w:t>
      </w:r>
      <w:proofErr w:type="spellEnd"/>
      <w:r w:rsidRPr="00365A5E">
        <w:t xml:space="preserve"> (</w:t>
      </w:r>
      <w:proofErr w:type="spellStart"/>
      <w:r w:rsidRPr="00365A5E">
        <w:t>completion_status</w:t>
      </w:r>
      <w:proofErr w:type="spellEnd"/>
      <w:r w:rsidRPr="00365A5E">
        <w:t xml:space="preserve"> = 1).</w:t>
      </w:r>
    </w:p>
    <w:p w14:paraId="47951075" w14:textId="77777777" w:rsidR="00365A5E" w:rsidRDefault="00365A5E" w:rsidP="002B7361">
      <w:pPr>
        <w:pStyle w:val="ListParagraph"/>
        <w:numPr>
          <w:ilvl w:val="0"/>
          <w:numId w:val="90"/>
        </w:numPr>
        <w:spacing w:line="360" w:lineRule="auto"/>
      </w:pPr>
      <w:proofErr w:type="spellStart"/>
      <w:r w:rsidRPr="00365A5E">
        <w:t>Phù</w:t>
      </w:r>
      <w:proofErr w:type="spellEnd"/>
      <w:r w:rsidRPr="00365A5E">
        <w:t xml:space="preserve"> </w:t>
      </w:r>
      <w:proofErr w:type="spellStart"/>
      <w:r w:rsidRPr="00365A5E">
        <w:t>hợp</w:t>
      </w:r>
      <w:proofErr w:type="spellEnd"/>
      <w:r w:rsidRPr="00365A5E">
        <w:t xml:space="preserve"> </w:t>
      </w:r>
      <w:proofErr w:type="spellStart"/>
      <w:r w:rsidRPr="00365A5E">
        <w:t>nhất</w:t>
      </w:r>
      <w:proofErr w:type="spellEnd"/>
      <w:r w:rsidRPr="00365A5E">
        <w:t xml:space="preserve"> </w:t>
      </w:r>
      <w:proofErr w:type="spellStart"/>
      <w:r w:rsidRPr="00365A5E">
        <w:t>cho</w:t>
      </w:r>
      <w:proofErr w:type="spellEnd"/>
      <w:r w:rsidRPr="00365A5E">
        <w:t xml:space="preserve"> </w:t>
      </w:r>
      <w:proofErr w:type="spellStart"/>
      <w:r w:rsidRPr="00365A5E">
        <w:t>các</w:t>
      </w:r>
      <w:proofErr w:type="spellEnd"/>
      <w:r w:rsidRPr="00365A5E">
        <w:t xml:space="preserve"> </w:t>
      </w:r>
      <w:proofErr w:type="spellStart"/>
      <w:r w:rsidRPr="00365A5E">
        <w:t>kịch</w:t>
      </w:r>
      <w:proofErr w:type="spellEnd"/>
      <w:r w:rsidRPr="00365A5E">
        <w:t xml:space="preserve"> </w:t>
      </w:r>
      <w:proofErr w:type="spellStart"/>
      <w:r w:rsidRPr="00365A5E">
        <w:t>bản</w:t>
      </w:r>
      <w:proofErr w:type="spellEnd"/>
      <w:r w:rsidRPr="00365A5E">
        <w:t xml:space="preserve"> </w:t>
      </w:r>
      <w:proofErr w:type="spellStart"/>
      <w:r w:rsidRPr="00365A5E">
        <w:t>phức</w:t>
      </w:r>
      <w:proofErr w:type="spellEnd"/>
      <w:r w:rsidRPr="00365A5E">
        <w:t xml:space="preserve"> </w:t>
      </w:r>
      <w:proofErr w:type="spellStart"/>
      <w:r w:rsidRPr="00365A5E">
        <w:t>tạp</w:t>
      </w:r>
      <w:proofErr w:type="spellEnd"/>
      <w:r w:rsidRPr="00365A5E">
        <w:t xml:space="preserve"> </w:t>
      </w:r>
      <w:proofErr w:type="spellStart"/>
      <w:r w:rsidRPr="00365A5E">
        <w:t>hoặc</w:t>
      </w:r>
      <w:proofErr w:type="spellEnd"/>
      <w:r w:rsidRPr="00365A5E">
        <w:t xml:space="preserve"> </w:t>
      </w:r>
      <w:proofErr w:type="spellStart"/>
      <w:r w:rsidRPr="00365A5E">
        <w:t>bài</w:t>
      </w:r>
      <w:proofErr w:type="spellEnd"/>
      <w:r w:rsidRPr="00365A5E">
        <w:t xml:space="preserve"> </w:t>
      </w:r>
      <w:proofErr w:type="spellStart"/>
      <w:r w:rsidRPr="00365A5E">
        <w:t>toán</w:t>
      </w:r>
      <w:proofErr w:type="spellEnd"/>
      <w:r w:rsidRPr="00365A5E">
        <w:t xml:space="preserve"> </w:t>
      </w:r>
      <w:proofErr w:type="spellStart"/>
      <w:r w:rsidRPr="00365A5E">
        <w:t>yêu</w:t>
      </w:r>
      <w:proofErr w:type="spellEnd"/>
      <w:r w:rsidRPr="00365A5E">
        <w:t xml:space="preserve"> </w:t>
      </w:r>
      <w:proofErr w:type="spellStart"/>
      <w:r w:rsidRPr="00365A5E">
        <w:t>cầu</w:t>
      </w:r>
      <w:proofErr w:type="spellEnd"/>
      <w:r w:rsidRPr="00365A5E">
        <w:t xml:space="preserve"> </w:t>
      </w:r>
      <w:proofErr w:type="spellStart"/>
      <w:r w:rsidRPr="00365A5E">
        <w:t>độ</w:t>
      </w:r>
      <w:proofErr w:type="spellEnd"/>
      <w:r w:rsidRPr="00365A5E">
        <w:t xml:space="preserve"> </w:t>
      </w:r>
      <w:proofErr w:type="spellStart"/>
      <w:r w:rsidRPr="00365A5E">
        <w:t>chính</w:t>
      </w:r>
      <w:proofErr w:type="spellEnd"/>
      <w:r w:rsidRPr="00365A5E">
        <w:t xml:space="preserve"> </w:t>
      </w:r>
      <w:proofErr w:type="spellStart"/>
      <w:r w:rsidRPr="00365A5E">
        <w:t>xác</w:t>
      </w:r>
      <w:proofErr w:type="spellEnd"/>
      <w:r w:rsidRPr="00365A5E">
        <w:t xml:space="preserve"> </w:t>
      </w:r>
      <w:proofErr w:type="spellStart"/>
      <w:r w:rsidRPr="00365A5E">
        <w:t>cao</w:t>
      </w:r>
      <w:proofErr w:type="spellEnd"/>
      <w:r w:rsidRPr="00365A5E">
        <w:t>.</w:t>
      </w:r>
    </w:p>
    <w:p w14:paraId="4B4E44F6" w14:textId="17211E02" w:rsidR="0082153F" w:rsidRPr="00365A5E" w:rsidRDefault="0082153F" w:rsidP="0082153F">
      <w:pPr>
        <w:spacing w:line="360" w:lineRule="auto"/>
      </w:pPr>
      <w:r w:rsidRPr="0082153F">
        <w:rPr>
          <w:b/>
          <w:bCs/>
        </w:rPr>
        <w:t xml:space="preserve">So </w:t>
      </w:r>
      <w:proofErr w:type="spellStart"/>
      <w:r w:rsidRPr="0082153F">
        <w:rPr>
          <w:b/>
          <w:bCs/>
        </w:rPr>
        <w:t>sánh</w:t>
      </w:r>
      <w:proofErr w:type="spellEnd"/>
      <w:r w:rsidRPr="0082153F">
        <w:rPr>
          <w:b/>
          <w:bCs/>
        </w:rPr>
        <w:t xml:space="preserve"> </w:t>
      </w:r>
      <w:proofErr w:type="spellStart"/>
      <w:r w:rsidR="00996612">
        <w:rPr>
          <w:b/>
          <w:bCs/>
        </w:rPr>
        <w:t>h</w:t>
      </w:r>
      <w:r w:rsidRPr="0082153F">
        <w:rPr>
          <w:b/>
          <w:bCs/>
        </w:rPr>
        <w:t>iệu</w:t>
      </w:r>
      <w:proofErr w:type="spellEnd"/>
      <w:r w:rsidRPr="0082153F">
        <w:rPr>
          <w:b/>
          <w:bCs/>
        </w:rPr>
        <w:t xml:space="preserve"> </w:t>
      </w:r>
      <w:proofErr w:type="spellStart"/>
      <w:r w:rsidRPr="0082153F">
        <w:rPr>
          <w:b/>
          <w:bCs/>
        </w:rPr>
        <w:t>suất</w:t>
      </w:r>
      <w:proofErr w:type="spellEnd"/>
      <w:r w:rsidRPr="0082153F">
        <w:rPr>
          <w:b/>
          <w:bCs/>
        </w:rPr>
        <w:t xml:space="preserve"> </w:t>
      </w:r>
      <w:proofErr w:type="spellStart"/>
      <w:r w:rsidRPr="0082153F">
        <w:rPr>
          <w:b/>
          <w:bCs/>
        </w:rPr>
        <w:t>giữa</w:t>
      </w:r>
      <w:proofErr w:type="spellEnd"/>
      <w:r w:rsidRPr="0082153F">
        <w:rPr>
          <w:b/>
          <w:bCs/>
        </w:rPr>
        <w:t xml:space="preserve"> </w:t>
      </w:r>
      <w:proofErr w:type="spellStart"/>
      <w:r w:rsidRPr="0082153F">
        <w:rPr>
          <w:b/>
          <w:bCs/>
        </w:rPr>
        <w:t>các</w:t>
      </w:r>
      <w:proofErr w:type="spellEnd"/>
      <w:r w:rsidRPr="0082153F">
        <w:rPr>
          <w:b/>
          <w:bCs/>
        </w:rPr>
        <w:t xml:space="preserve"> </w:t>
      </w:r>
      <w:proofErr w:type="spellStart"/>
      <w:r w:rsidR="00996612">
        <w:rPr>
          <w:b/>
          <w:bCs/>
        </w:rPr>
        <w:t>m</w:t>
      </w:r>
      <w:r w:rsidRPr="0082153F">
        <w:rPr>
          <w:b/>
          <w:bCs/>
        </w:rPr>
        <w:t>ô</w:t>
      </w:r>
      <w:proofErr w:type="spellEnd"/>
      <w:r w:rsidRPr="0082153F">
        <w:rPr>
          <w:b/>
          <w:bCs/>
        </w:rPr>
        <w:t xml:space="preserve"> </w:t>
      </w:r>
      <w:proofErr w:type="spellStart"/>
      <w:r w:rsidRPr="0082153F">
        <w:rPr>
          <w:b/>
          <w:bCs/>
        </w:rPr>
        <w:t>hình</w:t>
      </w:r>
      <w:proofErr w:type="spellEnd"/>
    </w:p>
    <w:tbl>
      <w:tblPr>
        <w:tblW w:w="980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0"/>
        <w:gridCol w:w="2534"/>
        <w:gridCol w:w="2083"/>
        <w:gridCol w:w="2163"/>
      </w:tblGrid>
      <w:tr w:rsidR="004324EF" w:rsidRPr="004324EF" w14:paraId="621B2830" w14:textId="77777777" w:rsidTr="004324EF">
        <w:trPr>
          <w:trHeight w:val="500"/>
        </w:trPr>
        <w:tc>
          <w:tcPr>
            <w:tcW w:w="0" w:type="auto"/>
            <w:tcMar>
              <w:top w:w="100" w:type="dxa"/>
              <w:left w:w="100" w:type="dxa"/>
              <w:bottom w:w="100" w:type="dxa"/>
              <w:right w:w="100" w:type="dxa"/>
            </w:tcMar>
            <w:vAlign w:val="center"/>
            <w:hideMark/>
          </w:tcPr>
          <w:p w14:paraId="66437CF3" w14:textId="77777777" w:rsidR="004324EF" w:rsidRPr="004324EF" w:rsidRDefault="004324EF" w:rsidP="004324EF">
            <w:pPr>
              <w:ind w:left="78"/>
              <w:jc w:val="center"/>
            </w:pPr>
            <w:proofErr w:type="spellStart"/>
            <w:r w:rsidRPr="004324EF">
              <w:rPr>
                <w:b/>
                <w:bCs/>
              </w:rPr>
              <w:t>Tiêu</w:t>
            </w:r>
            <w:proofErr w:type="spellEnd"/>
            <w:r w:rsidRPr="004324EF">
              <w:rPr>
                <w:b/>
                <w:bCs/>
              </w:rPr>
              <w:t xml:space="preserve"> </w:t>
            </w:r>
            <w:proofErr w:type="spellStart"/>
            <w:r w:rsidRPr="004324EF">
              <w:rPr>
                <w:b/>
                <w:bCs/>
              </w:rPr>
              <w:t>chí</w:t>
            </w:r>
            <w:proofErr w:type="spellEnd"/>
          </w:p>
        </w:tc>
        <w:tc>
          <w:tcPr>
            <w:tcW w:w="0" w:type="auto"/>
            <w:tcMar>
              <w:top w:w="100" w:type="dxa"/>
              <w:left w:w="100" w:type="dxa"/>
              <w:bottom w:w="100" w:type="dxa"/>
              <w:right w:w="100" w:type="dxa"/>
            </w:tcMar>
            <w:vAlign w:val="center"/>
            <w:hideMark/>
          </w:tcPr>
          <w:p w14:paraId="461D720F" w14:textId="77777777" w:rsidR="004324EF" w:rsidRPr="004324EF" w:rsidRDefault="004324EF" w:rsidP="004324EF">
            <w:pPr>
              <w:ind w:left="78"/>
              <w:jc w:val="center"/>
            </w:pPr>
            <w:r w:rsidRPr="004324EF">
              <w:rPr>
                <w:b/>
                <w:bCs/>
              </w:rPr>
              <w:t>Logistic Regression</w:t>
            </w:r>
          </w:p>
        </w:tc>
        <w:tc>
          <w:tcPr>
            <w:tcW w:w="0" w:type="auto"/>
            <w:tcMar>
              <w:top w:w="100" w:type="dxa"/>
              <w:left w:w="100" w:type="dxa"/>
              <w:bottom w:w="100" w:type="dxa"/>
              <w:right w:w="100" w:type="dxa"/>
            </w:tcMar>
            <w:vAlign w:val="center"/>
            <w:hideMark/>
          </w:tcPr>
          <w:p w14:paraId="72AD85FC" w14:textId="77777777" w:rsidR="004324EF" w:rsidRPr="004324EF" w:rsidRDefault="004324EF" w:rsidP="004324EF">
            <w:pPr>
              <w:ind w:left="78"/>
              <w:jc w:val="center"/>
            </w:pPr>
            <w:r w:rsidRPr="004324EF">
              <w:rPr>
                <w:b/>
                <w:bCs/>
              </w:rPr>
              <w:t>Random Forest</w:t>
            </w:r>
          </w:p>
        </w:tc>
        <w:tc>
          <w:tcPr>
            <w:tcW w:w="0" w:type="auto"/>
            <w:tcMar>
              <w:top w:w="100" w:type="dxa"/>
              <w:left w:w="100" w:type="dxa"/>
              <w:bottom w:w="100" w:type="dxa"/>
              <w:right w:w="100" w:type="dxa"/>
            </w:tcMar>
            <w:vAlign w:val="center"/>
            <w:hideMark/>
          </w:tcPr>
          <w:p w14:paraId="05F9FAE7" w14:textId="77777777" w:rsidR="004324EF" w:rsidRPr="004324EF" w:rsidRDefault="004324EF" w:rsidP="004324EF">
            <w:pPr>
              <w:ind w:left="78"/>
              <w:jc w:val="center"/>
            </w:pPr>
            <w:r w:rsidRPr="004324EF">
              <w:rPr>
                <w:b/>
                <w:bCs/>
              </w:rPr>
              <w:t>Neural Network</w:t>
            </w:r>
          </w:p>
        </w:tc>
      </w:tr>
      <w:tr w:rsidR="004324EF" w:rsidRPr="004324EF" w14:paraId="6BB09F85" w14:textId="77777777" w:rsidTr="004324EF">
        <w:trPr>
          <w:trHeight w:val="500"/>
        </w:trPr>
        <w:tc>
          <w:tcPr>
            <w:tcW w:w="0" w:type="auto"/>
            <w:tcMar>
              <w:top w:w="100" w:type="dxa"/>
              <w:left w:w="100" w:type="dxa"/>
              <w:bottom w:w="100" w:type="dxa"/>
              <w:right w:w="100" w:type="dxa"/>
            </w:tcMar>
            <w:hideMark/>
          </w:tcPr>
          <w:p w14:paraId="46E1A316" w14:textId="77777777" w:rsidR="004324EF" w:rsidRPr="004324EF" w:rsidRDefault="004324EF" w:rsidP="004324EF">
            <w:pPr>
              <w:ind w:left="78"/>
            </w:pPr>
            <w:proofErr w:type="spellStart"/>
            <w:r w:rsidRPr="004324EF">
              <w:t>Độ</w:t>
            </w:r>
            <w:proofErr w:type="spellEnd"/>
            <w:r w:rsidRPr="004324EF">
              <w:t xml:space="preserve"> </w:t>
            </w:r>
            <w:proofErr w:type="spellStart"/>
            <w:r w:rsidRPr="004324EF">
              <w:t>chính</w:t>
            </w:r>
            <w:proofErr w:type="spellEnd"/>
            <w:r w:rsidRPr="004324EF">
              <w:t xml:space="preserve"> </w:t>
            </w:r>
            <w:proofErr w:type="spellStart"/>
            <w:r w:rsidRPr="004324EF">
              <w:t>xác</w:t>
            </w:r>
            <w:proofErr w:type="spellEnd"/>
            <w:r w:rsidRPr="004324EF">
              <w:t xml:space="preserve"> (Accuracy)</w:t>
            </w:r>
          </w:p>
        </w:tc>
        <w:tc>
          <w:tcPr>
            <w:tcW w:w="0" w:type="auto"/>
            <w:tcMar>
              <w:top w:w="100" w:type="dxa"/>
              <w:left w:w="100" w:type="dxa"/>
              <w:bottom w:w="100" w:type="dxa"/>
              <w:right w:w="100" w:type="dxa"/>
            </w:tcMar>
            <w:hideMark/>
          </w:tcPr>
          <w:p w14:paraId="593A612D" w14:textId="77777777" w:rsidR="004324EF" w:rsidRPr="004324EF" w:rsidRDefault="004324EF" w:rsidP="004324EF">
            <w:pPr>
              <w:ind w:left="78"/>
            </w:pPr>
            <w:r w:rsidRPr="004324EF">
              <w:t>~90%</w:t>
            </w:r>
          </w:p>
        </w:tc>
        <w:tc>
          <w:tcPr>
            <w:tcW w:w="0" w:type="auto"/>
            <w:tcMar>
              <w:top w:w="100" w:type="dxa"/>
              <w:left w:w="100" w:type="dxa"/>
              <w:bottom w:w="100" w:type="dxa"/>
              <w:right w:w="100" w:type="dxa"/>
            </w:tcMar>
            <w:hideMark/>
          </w:tcPr>
          <w:p w14:paraId="2FAEE18D" w14:textId="77777777" w:rsidR="004324EF" w:rsidRPr="004324EF" w:rsidRDefault="004324EF" w:rsidP="004324EF">
            <w:pPr>
              <w:ind w:left="78"/>
            </w:pPr>
            <w:r w:rsidRPr="004324EF">
              <w:t>~95%</w:t>
            </w:r>
          </w:p>
        </w:tc>
        <w:tc>
          <w:tcPr>
            <w:tcW w:w="0" w:type="auto"/>
            <w:tcMar>
              <w:top w:w="100" w:type="dxa"/>
              <w:left w:w="100" w:type="dxa"/>
              <w:bottom w:w="100" w:type="dxa"/>
              <w:right w:w="100" w:type="dxa"/>
            </w:tcMar>
            <w:hideMark/>
          </w:tcPr>
          <w:p w14:paraId="630FAEC5" w14:textId="77777777" w:rsidR="004324EF" w:rsidRPr="004324EF" w:rsidRDefault="004324EF" w:rsidP="004324EF">
            <w:pPr>
              <w:ind w:left="78"/>
            </w:pPr>
            <w:r w:rsidRPr="004324EF">
              <w:t>&gt;99.8%</w:t>
            </w:r>
          </w:p>
        </w:tc>
      </w:tr>
      <w:tr w:rsidR="004324EF" w:rsidRPr="004324EF" w14:paraId="51BEA8C0" w14:textId="77777777" w:rsidTr="004324EF">
        <w:trPr>
          <w:trHeight w:val="500"/>
        </w:trPr>
        <w:tc>
          <w:tcPr>
            <w:tcW w:w="0" w:type="auto"/>
            <w:tcMar>
              <w:top w:w="100" w:type="dxa"/>
              <w:left w:w="100" w:type="dxa"/>
              <w:bottom w:w="100" w:type="dxa"/>
              <w:right w:w="100" w:type="dxa"/>
            </w:tcMar>
            <w:hideMark/>
          </w:tcPr>
          <w:p w14:paraId="71E496FE" w14:textId="77777777" w:rsidR="004324EF" w:rsidRPr="004324EF" w:rsidRDefault="004324EF" w:rsidP="004324EF">
            <w:pPr>
              <w:ind w:left="78"/>
            </w:pPr>
            <w:r w:rsidRPr="004324EF">
              <w:t>F1-Score</w:t>
            </w:r>
          </w:p>
        </w:tc>
        <w:tc>
          <w:tcPr>
            <w:tcW w:w="0" w:type="auto"/>
            <w:tcMar>
              <w:top w:w="100" w:type="dxa"/>
              <w:left w:w="100" w:type="dxa"/>
              <w:bottom w:w="100" w:type="dxa"/>
              <w:right w:w="100" w:type="dxa"/>
            </w:tcMar>
            <w:hideMark/>
          </w:tcPr>
          <w:p w14:paraId="69817AD8" w14:textId="77777777" w:rsidR="004324EF" w:rsidRPr="004324EF" w:rsidRDefault="004324EF" w:rsidP="004324EF">
            <w:pPr>
              <w:ind w:left="78"/>
            </w:pPr>
            <w:r w:rsidRPr="004324EF">
              <w:t xml:space="preserve">Trung </w:t>
            </w:r>
            <w:proofErr w:type="spellStart"/>
            <w:r w:rsidRPr="004324EF">
              <w:t>bình</w:t>
            </w:r>
            <w:proofErr w:type="spellEnd"/>
            <w:r w:rsidRPr="004324EF">
              <w:t xml:space="preserve"> (~85%)</w:t>
            </w:r>
          </w:p>
        </w:tc>
        <w:tc>
          <w:tcPr>
            <w:tcW w:w="0" w:type="auto"/>
            <w:tcMar>
              <w:top w:w="100" w:type="dxa"/>
              <w:left w:w="100" w:type="dxa"/>
              <w:bottom w:w="100" w:type="dxa"/>
              <w:right w:w="100" w:type="dxa"/>
            </w:tcMar>
            <w:hideMark/>
          </w:tcPr>
          <w:p w14:paraId="275291F4" w14:textId="77777777" w:rsidR="004324EF" w:rsidRPr="004324EF" w:rsidRDefault="004324EF" w:rsidP="004324EF">
            <w:pPr>
              <w:ind w:left="78"/>
            </w:pPr>
            <w:proofErr w:type="spellStart"/>
            <w:r w:rsidRPr="004324EF">
              <w:t>Tốt</w:t>
            </w:r>
            <w:proofErr w:type="spellEnd"/>
            <w:r w:rsidRPr="004324EF">
              <w:t xml:space="preserve"> (~92%)</w:t>
            </w:r>
          </w:p>
        </w:tc>
        <w:tc>
          <w:tcPr>
            <w:tcW w:w="0" w:type="auto"/>
            <w:tcMar>
              <w:top w:w="100" w:type="dxa"/>
              <w:left w:w="100" w:type="dxa"/>
              <w:bottom w:w="100" w:type="dxa"/>
              <w:right w:w="100" w:type="dxa"/>
            </w:tcMar>
            <w:hideMark/>
          </w:tcPr>
          <w:p w14:paraId="25B5FD2F" w14:textId="77777777" w:rsidR="004324EF" w:rsidRPr="004324EF" w:rsidRDefault="004324EF" w:rsidP="004324EF">
            <w:pPr>
              <w:ind w:left="78"/>
            </w:pPr>
            <w:proofErr w:type="spellStart"/>
            <w:r w:rsidRPr="004324EF">
              <w:t>Rất</w:t>
            </w:r>
            <w:proofErr w:type="spellEnd"/>
            <w:r w:rsidRPr="004324EF">
              <w:t xml:space="preserve"> </w:t>
            </w:r>
            <w:proofErr w:type="spellStart"/>
            <w:r w:rsidRPr="004324EF">
              <w:t>cao</w:t>
            </w:r>
            <w:proofErr w:type="spellEnd"/>
            <w:r w:rsidRPr="004324EF">
              <w:t xml:space="preserve"> (~96%)</w:t>
            </w:r>
          </w:p>
        </w:tc>
      </w:tr>
      <w:tr w:rsidR="004324EF" w:rsidRPr="004324EF" w14:paraId="4322CD0B" w14:textId="77777777" w:rsidTr="004324EF">
        <w:trPr>
          <w:trHeight w:val="500"/>
        </w:trPr>
        <w:tc>
          <w:tcPr>
            <w:tcW w:w="0" w:type="auto"/>
            <w:tcMar>
              <w:top w:w="100" w:type="dxa"/>
              <w:left w:w="100" w:type="dxa"/>
              <w:bottom w:w="100" w:type="dxa"/>
              <w:right w:w="100" w:type="dxa"/>
            </w:tcMar>
            <w:hideMark/>
          </w:tcPr>
          <w:p w14:paraId="1A5C9BD4" w14:textId="77777777" w:rsidR="004324EF" w:rsidRPr="004324EF" w:rsidRDefault="004324EF" w:rsidP="004324EF">
            <w:pPr>
              <w:ind w:left="78"/>
            </w:pPr>
            <w:proofErr w:type="spellStart"/>
            <w:r w:rsidRPr="004324EF">
              <w:t>Xử</w:t>
            </w:r>
            <w:proofErr w:type="spellEnd"/>
            <w:r w:rsidRPr="004324EF">
              <w:t xml:space="preserve"> </w:t>
            </w:r>
            <w:proofErr w:type="spellStart"/>
            <w:r w:rsidRPr="004324EF">
              <w:t>lý</w:t>
            </w:r>
            <w:proofErr w:type="spellEnd"/>
            <w:r w:rsidRPr="004324EF">
              <w:t xml:space="preserve"> </w:t>
            </w:r>
            <w:proofErr w:type="spellStart"/>
            <w:r w:rsidRPr="004324EF">
              <w:t>mất</w:t>
            </w:r>
            <w:proofErr w:type="spellEnd"/>
            <w:r w:rsidRPr="004324EF">
              <w:t xml:space="preserve"> </w:t>
            </w:r>
            <w:proofErr w:type="spellStart"/>
            <w:r w:rsidRPr="004324EF">
              <w:t>cân</w:t>
            </w:r>
            <w:proofErr w:type="spellEnd"/>
            <w:r w:rsidRPr="004324EF">
              <w:t xml:space="preserve"> </w:t>
            </w:r>
            <w:proofErr w:type="spellStart"/>
            <w:r w:rsidRPr="004324EF">
              <w:t>bằng</w:t>
            </w:r>
            <w:proofErr w:type="spellEnd"/>
          </w:p>
        </w:tc>
        <w:tc>
          <w:tcPr>
            <w:tcW w:w="0" w:type="auto"/>
            <w:tcMar>
              <w:top w:w="100" w:type="dxa"/>
              <w:left w:w="100" w:type="dxa"/>
              <w:bottom w:w="100" w:type="dxa"/>
              <w:right w:w="100" w:type="dxa"/>
            </w:tcMar>
            <w:hideMark/>
          </w:tcPr>
          <w:p w14:paraId="6DD2D1D4" w14:textId="77777777" w:rsidR="004324EF" w:rsidRPr="004324EF" w:rsidRDefault="004324EF" w:rsidP="004324EF">
            <w:pPr>
              <w:ind w:left="78"/>
            </w:pPr>
            <w:r w:rsidRPr="004324EF">
              <w:t xml:space="preserve">Trung </w:t>
            </w:r>
            <w:proofErr w:type="spellStart"/>
            <w:r w:rsidRPr="004324EF">
              <w:t>bình</w:t>
            </w:r>
            <w:proofErr w:type="spellEnd"/>
          </w:p>
        </w:tc>
        <w:tc>
          <w:tcPr>
            <w:tcW w:w="0" w:type="auto"/>
            <w:tcMar>
              <w:top w:w="100" w:type="dxa"/>
              <w:left w:w="100" w:type="dxa"/>
              <w:bottom w:w="100" w:type="dxa"/>
              <w:right w:w="100" w:type="dxa"/>
            </w:tcMar>
            <w:hideMark/>
          </w:tcPr>
          <w:p w14:paraId="4BC8AC99" w14:textId="77777777" w:rsidR="004324EF" w:rsidRPr="004324EF" w:rsidRDefault="004324EF" w:rsidP="004324EF">
            <w:pPr>
              <w:ind w:left="78"/>
            </w:pPr>
            <w:proofErr w:type="spellStart"/>
            <w:r w:rsidRPr="004324EF">
              <w:t>Tốt</w:t>
            </w:r>
            <w:proofErr w:type="spellEnd"/>
          </w:p>
        </w:tc>
        <w:tc>
          <w:tcPr>
            <w:tcW w:w="0" w:type="auto"/>
            <w:tcMar>
              <w:top w:w="100" w:type="dxa"/>
              <w:left w:w="100" w:type="dxa"/>
              <w:bottom w:w="100" w:type="dxa"/>
              <w:right w:w="100" w:type="dxa"/>
            </w:tcMar>
            <w:hideMark/>
          </w:tcPr>
          <w:p w14:paraId="6C9249B6" w14:textId="77777777" w:rsidR="004324EF" w:rsidRPr="004324EF" w:rsidRDefault="004324EF" w:rsidP="004324EF">
            <w:pPr>
              <w:ind w:left="78"/>
            </w:pPr>
            <w:proofErr w:type="spellStart"/>
            <w:r w:rsidRPr="004324EF">
              <w:t>Tốt</w:t>
            </w:r>
            <w:proofErr w:type="spellEnd"/>
          </w:p>
        </w:tc>
      </w:tr>
      <w:tr w:rsidR="004324EF" w:rsidRPr="004324EF" w14:paraId="2412F961" w14:textId="77777777" w:rsidTr="004324EF">
        <w:trPr>
          <w:trHeight w:val="500"/>
        </w:trPr>
        <w:tc>
          <w:tcPr>
            <w:tcW w:w="0" w:type="auto"/>
            <w:tcMar>
              <w:top w:w="100" w:type="dxa"/>
              <w:left w:w="100" w:type="dxa"/>
              <w:bottom w:w="100" w:type="dxa"/>
              <w:right w:w="100" w:type="dxa"/>
            </w:tcMar>
            <w:hideMark/>
          </w:tcPr>
          <w:p w14:paraId="2920F7A3" w14:textId="77777777" w:rsidR="004324EF" w:rsidRPr="004324EF" w:rsidRDefault="004324EF" w:rsidP="004324EF">
            <w:pPr>
              <w:ind w:left="78"/>
            </w:pPr>
            <w:proofErr w:type="spellStart"/>
            <w:r w:rsidRPr="004324EF">
              <w:t>Thời</w:t>
            </w:r>
            <w:proofErr w:type="spellEnd"/>
            <w:r w:rsidRPr="004324EF">
              <w:t xml:space="preserve"> </w:t>
            </w:r>
            <w:proofErr w:type="spellStart"/>
            <w:r w:rsidRPr="004324EF">
              <w:t>gian</w:t>
            </w:r>
            <w:proofErr w:type="spellEnd"/>
            <w:r w:rsidRPr="004324EF">
              <w:t xml:space="preserve"> </w:t>
            </w:r>
            <w:proofErr w:type="spellStart"/>
            <w:r w:rsidRPr="004324EF">
              <w:t>huấn</w:t>
            </w:r>
            <w:proofErr w:type="spellEnd"/>
            <w:r w:rsidRPr="004324EF">
              <w:t xml:space="preserve"> </w:t>
            </w:r>
            <w:proofErr w:type="spellStart"/>
            <w:r w:rsidRPr="004324EF">
              <w:t>luyện</w:t>
            </w:r>
            <w:proofErr w:type="spellEnd"/>
          </w:p>
        </w:tc>
        <w:tc>
          <w:tcPr>
            <w:tcW w:w="0" w:type="auto"/>
            <w:tcMar>
              <w:top w:w="100" w:type="dxa"/>
              <w:left w:w="100" w:type="dxa"/>
              <w:bottom w:w="100" w:type="dxa"/>
              <w:right w:w="100" w:type="dxa"/>
            </w:tcMar>
            <w:hideMark/>
          </w:tcPr>
          <w:p w14:paraId="70C8FD7B" w14:textId="77777777" w:rsidR="004324EF" w:rsidRPr="004324EF" w:rsidRDefault="004324EF" w:rsidP="004324EF">
            <w:pPr>
              <w:ind w:left="78"/>
            </w:pPr>
            <w:proofErr w:type="spellStart"/>
            <w:r w:rsidRPr="004324EF">
              <w:t>Rất</w:t>
            </w:r>
            <w:proofErr w:type="spellEnd"/>
            <w:r w:rsidRPr="004324EF">
              <w:t xml:space="preserve"> </w:t>
            </w:r>
            <w:proofErr w:type="spellStart"/>
            <w:r w:rsidRPr="004324EF">
              <w:t>nhanh</w:t>
            </w:r>
            <w:proofErr w:type="spellEnd"/>
          </w:p>
        </w:tc>
        <w:tc>
          <w:tcPr>
            <w:tcW w:w="0" w:type="auto"/>
            <w:tcMar>
              <w:top w:w="100" w:type="dxa"/>
              <w:left w:w="100" w:type="dxa"/>
              <w:bottom w:w="100" w:type="dxa"/>
              <w:right w:w="100" w:type="dxa"/>
            </w:tcMar>
            <w:hideMark/>
          </w:tcPr>
          <w:p w14:paraId="69B14CA5" w14:textId="77777777" w:rsidR="004324EF" w:rsidRPr="004324EF" w:rsidRDefault="004324EF" w:rsidP="004324EF">
            <w:pPr>
              <w:ind w:left="78"/>
            </w:pPr>
            <w:r w:rsidRPr="004324EF">
              <w:t xml:space="preserve">Trung </w:t>
            </w:r>
            <w:proofErr w:type="spellStart"/>
            <w:r w:rsidRPr="004324EF">
              <w:t>bình</w:t>
            </w:r>
            <w:proofErr w:type="spellEnd"/>
          </w:p>
        </w:tc>
        <w:tc>
          <w:tcPr>
            <w:tcW w:w="0" w:type="auto"/>
            <w:tcMar>
              <w:top w:w="100" w:type="dxa"/>
              <w:left w:w="100" w:type="dxa"/>
              <w:bottom w:w="100" w:type="dxa"/>
              <w:right w:w="100" w:type="dxa"/>
            </w:tcMar>
            <w:hideMark/>
          </w:tcPr>
          <w:p w14:paraId="51D6449C" w14:textId="77777777" w:rsidR="004324EF" w:rsidRPr="004324EF" w:rsidRDefault="004324EF" w:rsidP="004324EF">
            <w:pPr>
              <w:ind w:left="78"/>
            </w:pPr>
            <w:proofErr w:type="spellStart"/>
            <w:r w:rsidRPr="004324EF">
              <w:t>Chậm</w:t>
            </w:r>
            <w:proofErr w:type="spellEnd"/>
          </w:p>
        </w:tc>
      </w:tr>
      <w:tr w:rsidR="004324EF" w:rsidRPr="004324EF" w14:paraId="0C00DDB8" w14:textId="77777777" w:rsidTr="004324EF">
        <w:trPr>
          <w:trHeight w:val="500"/>
        </w:trPr>
        <w:tc>
          <w:tcPr>
            <w:tcW w:w="0" w:type="auto"/>
            <w:tcMar>
              <w:top w:w="100" w:type="dxa"/>
              <w:left w:w="100" w:type="dxa"/>
              <w:bottom w:w="100" w:type="dxa"/>
              <w:right w:w="100" w:type="dxa"/>
            </w:tcMar>
            <w:hideMark/>
          </w:tcPr>
          <w:p w14:paraId="06F5B683" w14:textId="77777777" w:rsidR="004324EF" w:rsidRPr="004324EF" w:rsidRDefault="004324EF" w:rsidP="004324EF">
            <w:pPr>
              <w:ind w:left="78"/>
            </w:pPr>
            <w:proofErr w:type="spellStart"/>
            <w:r w:rsidRPr="004324EF">
              <w:t>Khả</w:t>
            </w:r>
            <w:proofErr w:type="spellEnd"/>
            <w:r w:rsidRPr="004324EF">
              <w:t xml:space="preserve"> </w:t>
            </w:r>
            <w:proofErr w:type="spellStart"/>
            <w:r w:rsidRPr="004324EF">
              <w:t>năng</w:t>
            </w:r>
            <w:proofErr w:type="spellEnd"/>
            <w:r w:rsidRPr="004324EF">
              <w:t xml:space="preserve"> </w:t>
            </w:r>
            <w:proofErr w:type="spellStart"/>
            <w:r w:rsidRPr="004324EF">
              <w:t>mở</w:t>
            </w:r>
            <w:proofErr w:type="spellEnd"/>
            <w:r w:rsidRPr="004324EF">
              <w:t xml:space="preserve"> </w:t>
            </w:r>
            <w:proofErr w:type="spellStart"/>
            <w:r w:rsidRPr="004324EF">
              <w:t>rộng</w:t>
            </w:r>
            <w:proofErr w:type="spellEnd"/>
          </w:p>
        </w:tc>
        <w:tc>
          <w:tcPr>
            <w:tcW w:w="0" w:type="auto"/>
            <w:tcMar>
              <w:top w:w="100" w:type="dxa"/>
              <w:left w:w="100" w:type="dxa"/>
              <w:bottom w:w="100" w:type="dxa"/>
              <w:right w:w="100" w:type="dxa"/>
            </w:tcMar>
            <w:hideMark/>
          </w:tcPr>
          <w:p w14:paraId="1B6782E1" w14:textId="77777777" w:rsidR="004324EF" w:rsidRPr="004324EF" w:rsidRDefault="004324EF" w:rsidP="004324EF">
            <w:pPr>
              <w:ind w:left="78"/>
            </w:pPr>
            <w:r w:rsidRPr="004324EF">
              <w:t>Cao</w:t>
            </w:r>
          </w:p>
        </w:tc>
        <w:tc>
          <w:tcPr>
            <w:tcW w:w="0" w:type="auto"/>
            <w:tcMar>
              <w:top w:w="100" w:type="dxa"/>
              <w:left w:w="100" w:type="dxa"/>
              <w:bottom w:w="100" w:type="dxa"/>
              <w:right w:w="100" w:type="dxa"/>
            </w:tcMar>
            <w:hideMark/>
          </w:tcPr>
          <w:p w14:paraId="6D14A98F" w14:textId="77777777" w:rsidR="004324EF" w:rsidRPr="004324EF" w:rsidRDefault="004324EF" w:rsidP="004324EF">
            <w:pPr>
              <w:ind w:left="78"/>
            </w:pPr>
            <w:r w:rsidRPr="004324EF">
              <w:t>Cao</w:t>
            </w:r>
          </w:p>
        </w:tc>
        <w:tc>
          <w:tcPr>
            <w:tcW w:w="0" w:type="auto"/>
            <w:tcMar>
              <w:top w:w="100" w:type="dxa"/>
              <w:left w:w="100" w:type="dxa"/>
              <w:bottom w:w="100" w:type="dxa"/>
              <w:right w:w="100" w:type="dxa"/>
            </w:tcMar>
            <w:hideMark/>
          </w:tcPr>
          <w:p w14:paraId="4CB9B927" w14:textId="77777777" w:rsidR="004324EF" w:rsidRPr="004324EF" w:rsidRDefault="004324EF" w:rsidP="004324EF">
            <w:pPr>
              <w:ind w:left="78"/>
            </w:pPr>
            <w:r w:rsidRPr="004324EF">
              <w:t xml:space="preserve">Trung </w:t>
            </w:r>
            <w:proofErr w:type="spellStart"/>
            <w:r w:rsidRPr="004324EF">
              <w:t>bình</w:t>
            </w:r>
            <w:proofErr w:type="spellEnd"/>
          </w:p>
        </w:tc>
      </w:tr>
      <w:tr w:rsidR="004324EF" w:rsidRPr="004324EF" w14:paraId="17AAE176" w14:textId="77777777" w:rsidTr="004324EF">
        <w:trPr>
          <w:trHeight w:val="500"/>
        </w:trPr>
        <w:tc>
          <w:tcPr>
            <w:tcW w:w="0" w:type="auto"/>
            <w:tcMar>
              <w:top w:w="100" w:type="dxa"/>
              <w:left w:w="100" w:type="dxa"/>
              <w:bottom w:w="100" w:type="dxa"/>
              <w:right w:w="100" w:type="dxa"/>
            </w:tcMar>
            <w:hideMark/>
          </w:tcPr>
          <w:p w14:paraId="18469970" w14:textId="77777777" w:rsidR="004324EF" w:rsidRPr="004324EF" w:rsidRDefault="004324EF" w:rsidP="004324EF">
            <w:pPr>
              <w:ind w:left="78"/>
            </w:pPr>
            <w:proofErr w:type="spellStart"/>
            <w:r w:rsidRPr="004324EF">
              <w:t>Phức</w:t>
            </w:r>
            <w:proofErr w:type="spellEnd"/>
            <w:r w:rsidRPr="004324EF">
              <w:t xml:space="preserve"> </w:t>
            </w:r>
            <w:proofErr w:type="spellStart"/>
            <w:r w:rsidRPr="004324EF">
              <w:t>tạp</w:t>
            </w:r>
            <w:proofErr w:type="spellEnd"/>
            <w:r w:rsidRPr="004324EF">
              <w:t xml:space="preserve"> </w:t>
            </w:r>
            <w:proofErr w:type="spellStart"/>
            <w:r w:rsidRPr="004324EF">
              <w:t>tính</w:t>
            </w:r>
            <w:proofErr w:type="spellEnd"/>
            <w:r w:rsidRPr="004324EF">
              <w:t xml:space="preserve"> </w:t>
            </w:r>
            <w:proofErr w:type="spellStart"/>
            <w:r w:rsidRPr="004324EF">
              <w:t>toán</w:t>
            </w:r>
            <w:proofErr w:type="spellEnd"/>
          </w:p>
        </w:tc>
        <w:tc>
          <w:tcPr>
            <w:tcW w:w="0" w:type="auto"/>
            <w:tcMar>
              <w:top w:w="100" w:type="dxa"/>
              <w:left w:w="100" w:type="dxa"/>
              <w:bottom w:w="100" w:type="dxa"/>
              <w:right w:w="100" w:type="dxa"/>
            </w:tcMar>
            <w:hideMark/>
          </w:tcPr>
          <w:p w14:paraId="67791D00" w14:textId="77777777" w:rsidR="004324EF" w:rsidRPr="004324EF" w:rsidRDefault="004324EF" w:rsidP="004324EF">
            <w:pPr>
              <w:ind w:left="78"/>
            </w:pPr>
            <w:proofErr w:type="spellStart"/>
            <w:r w:rsidRPr="004324EF">
              <w:t>Thấp</w:t>
            </w:r>
            <w:proofErr w:type="spellEnd"/>
          </w:p>
        </w:tc>
        <w:tc>
          <w:tcPr>
            <w:tcW w:w="0" w:type="auto"/>
            <w:tcMar>
              <w:top w:w="100" w:type="dxa"/>
              <w:left w:w="100" w:type="dxa"/>
              <w:bottom w:w="100" w:type="dxa"/>
              <w:right w:w="100" w:type="dxa"/>
            </w:tcMar>
            <w:hideMark/>
          </w:tcPr>
          <w:p w14:paraId="2C5A757F" w14:textId="77777777" w:rsidR="004324EF" w:rsidRPr="004324EF" w:rsidRDefault="004324EF" w:rsidP="004324EF">
            <w:pPr>
              <w:ind w:left="78"/>
            </w:pPr>
            <w:r w:rsidRPr="004324EF">
              <w:t xml:space="preserve">Trung </w:t>
            </w:r>
            <w:proofErr w:type="spellStart"/>
            <w:r w:rsidRPr="004324EF">
              <w:t>bình</w:t>
            </w:r>
            <w:proofErr w:type="spellEnd"/>
          </w:p>
        </w:tc>
        <w:tc>
          <w:tcPr>
            <w:tcW w:w="0" w:type="auto"/>
            <w:tcMar>
              <w:top w:w="100" w:type="dxa"/>
              <w:left w:w="100" w:type="dxa"/>
              <w:bottom w:w="100" w:type="dxa"/>
              <w:right w:w="100" w:type="dxa"/>
            </w:tcMar>
            <w:hideMark/>
          </w:tcPr>
          <w:p w14:paraId="255A6394" w14:textId="77777777" w:rsidR="004324EF" w:rsidRPr="004324EF" w:rsidRDefault="004324EF" w:rsidP="004324EF">
            <w:pPr>
              <w:ind w:left="78"/>
            </w:pPr>
            <w:r w:rsidRPr="004324EF">
              <w:t>Cao</w:t>
            </w:r>
          </w:p>
        </w:tc>
      </w:tr>
    </w:tbl>
    <w:p w14:paraId="42A8474D" w14:textId="77777777" w:rsidR="00D933F2" w:rsidRPr="00D933F2" w:rsidRDefault="00D933F2" w:rsidP="00F47A56">
      <w:pPr>
        <w:ind w:left="0"/>
      </w:pPr>
    </w:p>
    <w:p w14:paraId="1D1ABE49" w14:textId="384C5842" w:rsidR="003E3558" w:rsidRDefault="00F47A56" w:rsidP="00143FFC">
      <w:pPr>
        <w:spacing w:line="360" w:lineRule="auto"/>
        <w:jc w:val="both"/>
      </w:pPr>
      <w:r w:rsidRPr="00F47A56">
        <w:lastRenderedPageBreak/>
        <w:t xml:space="preserve">Neural Network </w:t>
      </w:r>
      <w:proofErr w:type="spellStart"/>
      <w:r w:rsidRPr="00F47A56">
        <w:t>phù</w:t>
      </w:r>
      <w:proofErr w:type="spellEnd"/>
      <w:r w:rsidRPr="00F47A56">
        <w:t xml:space="preserve"> </w:t>
      </w:r>
      <w:proofErr w:type="spellStart"/>
      <w:r w:rsidRPr="00F47A56">
        <w:t>hợp</w:t>
      </w:r>
      <w:proofErr w:type="spellEnd"/>
      <w:r w:rsidRPr="00F47A56">
        <w:t xml:space="preserve"> </w:t>
      </w:r>
      <w:proofErr w:type="spellStart"/>
      <w:r w:rsidRPr="00F47A56">
        <w:t>nhất</w:t>
      </w:r>
      <w:proofErr w:type="spellEnd"/>
      <w:r w:rsidRPr="00F47A56">
        <w:t xml:space="preserve"> </w:t>
      </w:r>
      <w:proofErr w:type="spellStart"/>
      <w:r w:rsidRPr="00F47A56">
        <w:t>với</w:t>
      </w:r>
      <w:proofErr w:type="spellEnd"/>
      <w:r w:rsidRPr="00F47A56">
        <w:t xml:space="preserve"> </w:t>
      </w:r>
      <w:proofErr w:type="spellStart"/>
      <w:r w:rsidRPr="00F47A56">
        <w:t>bài</w:t>
      </w:r>
      <w:proofErr w:type="spellEnd"/>
      <w:r w:rsidRPr="00F47A56">
        <w:t xml:space="preserve"> </w:t>
      </w:r>
      <w:proofErr w:type="spellStart"/>
      <w:r w:rsidRPr="00F47A56">
        <w:t>toán</w:t>
      </w:r>
      <w:proofErr w:type="spellEnd"/>
      <w:r w:rsidRPr="00F47A56">
        <w:t xml:space="preserve"> </w:t>
      </w:r>
      <w:proofErr w:type="spellStart"/>
      <w:r w:rsidRPr="00F47A56">
        <w:t>yêu</w:t>
      </w:r>
      <w:proofErr w:type="spellEnd"/>
      <w:r w:rsidRPr="00F47A56">
        <w:t xml:space="preserve"> </w:t>
      </w:r>
      <w:proofErr w:type="spellStart"/>
      <w:r w:rsidRPr="00F47A56">
        <w:t>cầu</w:t>
      </w:r>
      <w:proofErr w:type="spellEnd"/>
      <w:r w:rsidRPr="00F47A56">
        <w:t xml:space="preserve"> </w:t>
      </w:r>
      <w:proofErr w:type="spellStart"/>
      <w:r w:rsidRPr="00F47A56">
        <w:t>cao</w:t>
      </w:r>
      <w:proofErr w:type="spellEnd"/>
      <w:r w:rsidRPr="00F47A56">
        <w:t xml:space="preserve"> </w:t>
      </w:r>
      <w:proofErr w:type="spellStart"/>
      <w:r w:rsidRPr="00F47A56">
        <w:t>về</w:t>
      </w:r>
      <w:proofErr w:type="spellEnd"/>
      <w:r w:rsidRPr="00F47A56">
        <w:t xml:space="preserve"> </w:t>
      </w:r>
      <w:proofErr w:type="spellStart"/>
      <w:r w:rsidRPr="00F47A56">
        <w:t>độ</w:t>
      </w:r>
      <w:proofErr w:type="spellEnd"/>
      <w:r w:rsidRPr="00F47A56">
        <w:t xml:space="preserve"> </w:t>
      </w:r>
      <w:proofErr w:type="spellStart"/>
      <w:r w:rsidRPr="00F47A56">
        <w:t>chính</w:t>
      </w:r>
      <w:proofErr w:type="spellEnd"/>
      <w:r w:rsidRPr="00F47A56">
        <w:t xml:space="preserve"> </w:t>
      </w:r>
      <w:proofErr w:type="spellStart"/>
      <w:r w:rsidRPr="00F47A56">
        <w:t>xác</w:t>
      </w:r>
      <w:proofErr w:type="spellEnd"/>
      <w:r w:rsidRPr="00F47A56">
        <w:t xml:space="preserve">, </w:t>
      </w:r>
      <w:proofErr w:type="spellStart"/>
      <w:r w:rsidRPr="00F47A56">
        <w:t>trong</w:t>
      </w:r>
      <w:proofErr w:type="spellEnd"/>
      <w:r w:rsidRPr="00F47A56">
        <w:t xml:space="preserve"> </w:t>
      </w:r>
      <w:proofErr w:type="spellStart"/>
      <w:r w:rsidRPr="00F47A56">
        <w:t>khi</w:t>
      </w:r>
      <w:proofErr w:type="spellEnd"/>
      <w:r w:rsidRPr="00F47A56">
        <w:t xml:space="preserve"> Logistic Regression </w:t>
      </w:r>
      <w:proofErr w:type="spellStart"/>
      <w:r w:rsidRPr="00F47A56">
        <w:t>và</w:t>
      </w:r>
      <w:proofErr w:type="spellEnd"/>
      <w:r w:rsidRPr="00F47A56">
        <w:t xml:space="preserve"> Random Forest </w:t>
      </w:r>
      <w:proofErr w:type="spellStart"/>
      <w:r w:rsidRPr="00F47A56">
        <w:t>là</w:t>
      </w:r>
      <w:proofErr w:type="spellEnd"/>
      <w:r w:rsidRPr="00F47A56">
        <w:t xml:space="preserve"> </w:t>
      </w:r>
      <w:proofErr w:type="spellStart"/>
      <w:r w:rsidRPr="00F47A56">
        <w:t>lựa</w:t>
      </w:r>
      <w:proofErr w:type="spellEnd"/>
      <w:r w:rsidRPr="00F47A56">
        <w:t xml:space="preserve"> </w:t>
      </w:r>
      <w:proofErr w:type="spellStart"/>
      <w:r w:rsidRPr="00F47A56">
        <w:t>chọn</w:t>
      </w:r>
      <w:proofErr w:type="spellEnd"/>
      <w:r w:rsidRPr="00F47A56">
        <w:t xml:space="preserve"> </w:t>
      </w:r>
      <w:proofErr w:type="spellStart"/>
      <w:r w:rsidRPr="00F47A56">
        <w:t>tối</w:t>
      </w:r>
      <w:proofErr w:type="spellEnd"/>
      <w:r w:rsidRPr="00F47A56">
        <w:t xml:space="preserve"> </w:t>
      </w:r>
      <w:proofErr w:type="spellStart"/>
      <w:r w:rsidRPr="00F47A56">
        <w:t>ưu</w:t>
      </w:r>
      <w:proofErr w:type="spellEnd"/>
      <w:r w:rsidRPr="00F47A56">
        <w:t xml:space="preserve"> </w:t>
      </w:r>
      <w:proofErr w:type="spellStart"/>
      <w:r w:rsidRPr="00F47A56">
        <w:t>khi</w:t>
      </w:r>
      <w:proofErr w:type="spellEnd"/>
      <w:r w:rsidRPr="00F47A56">
        <w:t xml:space="preserve"> </w:t>
      </w:r>
      <w:proofErr w:type="spellStart"/>
      <w:r w:rsidRPr="00F47A56">
        <w:t>cần</w:t>
      </w:r>
      <w:proofErr w:type="spellEnd"/>
      <w:r w:rsidRPr="00F47A56">
        <w:t xml:space="preserve"> </w:t>
      </w:r>
      <w:proofErr w:type="spellStart"/>
      <w:r w:rsidRPr="00F47A56">
        <w:t>cân</w:t>
      </w:r>
      <w:proofErr w:type="spellEnd"/>
      <w:r w:rsidRPr="00F47A56">
        <w:t xml:space="preserve"> </w:t>
      </w:r>
      <w:proofErr w:type="spellStart"/>
      <w:r w:rsidRPr="00F47A56">
        <w:t>bằng</w:t>
      </w:r>
      <w:proofErr w:type="spellEnd"/>
      <w:r w:rsidRPr="00F47A56">
        <w:t xml:space="preserve"> </w:t>
      </w:r>
      <w:proofErr w:type="spellStart"/>
      <w:r w:rsidRPr="00F47A56">
        <w:t>giữa</w:t>
      </w:r>
      <w:proofErr w:type="spellEnd"/>
      <w:r w:rsidRPr="00F47A56">
        <w:t xml:space="preserve"> </w:t>
      </w:r>
      <w:proofErr w:type="spellStart"/>
      <w:r w:rsidRPr="00F47A56">
        <w:t>hiệu</w:t>
      </w:r>
      <w:proofErr w:type="spellEnd"/>
      <w:r w:rsidRPr="00F47A56">
        <w:t xml:space="preserve"> </w:t>
      </w:r>
      <w:proofErr w:type="spellStart"/>
      <w:r w:rsidRPr="00F47A56">
        <w:t>suất</w:t>
      </w:r>
      <w:proofErr w:type="spellEnd"/>
      <w:r w:rsidRPr="00F47A56">
        <w:t xml:space="preserve"> </w:t>
      </w:r>
      <w:proofErr w:type="spellStart"/>
      <w:r w:rsidRPr="00F47A56">
        <w:t>và</w:t>
      </w:r>
      <w:proofErr w:type="spellEnd"/>
      <w:r w:rsidRPr="00F47A56">
        <w:t xml:space="preserve"> </w:t>
      </w:r>
      <w:proofErr w:type="spellStart"/>
      <w:r w:rsidRPr="00F47A56">
        <w:t>tốc</w:t>
      </w:r>
      <w:proofErr w:type="spellEnd"/>
      <w:r w:rsidRPr="00F47A56">
        <w:t xml:space="preserve"> </w:t>
      </w:r>
      <w:proofErr w:type="spellStart"/>
      <w:r w:rsidRPr="00F47A56">
        <w:t>độ</w:t>
      </w:r>
      <w:proofErr w:type="spellEnd"/>
      <w:r w:rsidRPr="00F47A56">
        <w:t>.</w:t>
      </w:r>
    </w:p>
    <w:p w14:paraId="0B5AE730" w14:textId="613D7746" w:rsidR="00F47A56" w:rsidRDefault="00A43FDE" w:rsidP="00A43FDE">
      <w:pPr>
        <w:pStyle w:val="Heading2"/>
        <w:rPr>
          <w:lang w:val="en-US"/>
        </w:rPr>
      </w:pPr>
      <w:bookmarkStart w:id="44" w:name="_Toc184761384"/>
      <w:r>
        <w:t>5.2. Kết luận</w:t>
      </w:r>
      <w:bookmarkEnd w:id="44"/>
      <w:r>
        <w:t xml:space="preserve"> </w:t>
      </w:r>
    </w:p>
    <w:p w14:paraId="0A8F17ED" w14:textId="77777777" w:rsidR="00885599" w:rsidRPr="00885599" w:rsidRDefault="00885599" w:rsidP="002B7361">
      <w:pPr>
        <w:pStyle w:val="ListParagraph"/>
        <w:numPr>
          <w:ilvl w:val="0"/>
          <w:numId w:val="91"/>
        </w:numPr>
        <w:spacing w:line="360" w:lineRule="auto"/>
      </w:pPr>
      <w:r w:rsidRPr="00885599">
        <w:t xml:space="preserve">Neural Network </w:t>
      </w:r>
      <w:proofErr w:type="spellStart"/>
      <w:r w:rsidRPr="00885599">
        <w:t>là</w:t>
      </w:r>
      <w:proofErr w:type="spellEnd"/>
      <w:r w:rsidRPr="00885599">
        <w:t xml:space="preserve"> </w:t>
      </w:r>
      <w:proofErr w:type="spellStart"/>
      <w:r w:rsidRPr="00885599">
        <w:t>mô</w:t>
      </w:r>
      <w:proofErr w:type="spellEnd"/>
      <w:r w:rsidRPr="00885599">
        <w:t xml:space="preserve"> </w:t>
      </w:r>
      <w:proofErr w:type="spellStart"/>
      <w:r w:rsidRPr="00885599">
        <w:t>hình</w:t>
      </w:r>
      <w:proofErr w:type="spellEnd"/>
      <w:r w:rsidRPr="00885599">
        <w:t xml:space="preserve"> </w:t>
      </w:r>
      <w:proofErr w:type="spellStart"/>
      <w:r w:rsidRPr="00885599">
        <w:t>tốt</w:t>
      </w:r>
      <w:proofErr w:type="spellEnd"/>
      <w:r w:rsidRPr="00885599">
        <w:t xml:space="preserve"> </w:t>
      </w:r>
      <w:proofErr w:type="spellStart"/>
      <w:r w:rsidRPr="00885599">
        <w:t>nhất</w:t>
      </w:r>
      <w:proofErr w:type="spellEnd"/>
      <w:r w:rsidRPr="00885599">
        <w:t xml:space="preserve"> </w:t>
      </w:r>
      <w:proofErr w:type="spellStart"/>
      <w:r w:rsidRPr="00885599">
        <w:t>trong</w:t>
      </w:r>
      <w:proofErr w:type="spellEnd"/>
      <w:r w:rsidRPr="00885599">
        <w:t xml:space="preserve"> </w:t>
      </w:r>
      <w:proofErr w:type="spellStart"/>
      <w:r w:rsidRPr="00885599">
        <w:t>số</w:t>
      </w:r>
      <w:proofErr w:type="spellEnd"/>
      <w:r w:rsidRPr="00885599">
        <w:t xml:space="preserve"> </w:t>
      </w:r>
      <w:proofErr w:type="spellStart"/>
      <w:r w:rsidRPr="00885599">
        <w:t>ba</w:t>
      </w:r>
      <w:proofErr w:type="spellEnd"/>
      <w:r w:rsidRPr="00885599">
        <w:t xml:space="preserve"> </w:t>
      </w:r>
      <w:proofErr w:type="spellStart"/>
      <w:r w:rsidRPr="00885599">
        <w:t>mô</w:t>
      </w:r>
      <w:proofErr w:type="spellEnd"/>
      <w:r w:rsidRPr="00885599">
        <w:t xml:space="preserve"> </w:t>
      </w:r>
      <w:proofErr w:type="spellStart"/>
      <w:r w:rsidRPr="00885599">
        <w:t>hình</w:t>
      </w:r>
      <w:proofErr w:type="spellEnd"/>
      <w:r w:rsidRPr="00885599">
        <w:t xml:space="preserve"> </w:t>
      </w:r>
      <w:proofErr w:type="spellStart"/>
      <w:r w:rsidRPr="00885599">
        <w:t>được</w:t>
      </w:r>
      <w:proofErr w:type="spellEnd"/>
      <w:r w:rsidRPr="00885599">
        <w:t xml:space="preserve"> </w:t>
      </w:r>
      <w:proofErr w:type="spellStart"/>
      <w:r w:rsidRPr="00885599">
        <w:t>thử</w:t>
      </w:r>
      <w:proofErr w:type="spellEnd"/>
      <w:r w:rsidRPr="00885599">
        <w:t xml:space="preserve"> </w:t>
      </w:r>
      <w:proofErr w:type="spellStart"/>
      <w:r w:rsidRPr="00885599">
        <w:t>nghiệm</w:t>
      </w:r>
      <w:proofErr w:type="spellEnd"/>
      <w:r w:rsidRPr="00885599">
        <w:t xml:space="preserve">, </w:t>
      </w:r>
      <w:proofErr w:type="spellStart"/>
      <w:r w:rsidRPr="00885599">
        <w:t>đặc</w:t>
      </w:r>
      <w:proofErr w:type="spellEnd"/>
      <w:r w:rsidRPr="00885599">
        <w:t xml:space="preserve"> </w:t>
      </w:r>
      <w:proofErr w:type="spellStart"/>
      <w:r w:rsidRPr="00885599">
        <w:t>biệt</w:t>
      </w:r>
      <w:proofErr w:type="spellEnd"/>
      <w:r w:rsidRPr="00885599">
        <w:t xml:space="preserve"> </w:t>
      </w:r>
      <w:proofErr w:type="spellStart"/>
      <w:r w:rsidRPr="00885599">
        <w:t>là</w:t>
      </w:r>
      <w:proofErr w:type="spellEnd"/>
      <w:r w:rsidRPr="00885599">
        <w:t xml:space="preserve"> </w:t>
      </w:r>
      <w:proofErr w:type="spellStart"/>
      <w:r w:rsidRPr="00885599">
        <w:t>trong</w:t>
      </w:r>
      <w:proofErr w:type="spellEnd"/>
      <w:r w:rsidRPr="00885599">
        <w:t xml:space="preserve"> </w:t>
      </w:r>
      <w:proofErr w:type="spellStart"/>
      <w:r w:rsidRPr="00885599">
        <w:t>bài</w:t>
      </w:r>
      <w:proofErr w:type="spellEnd"/>
      <w:r w:rsidRPr="00885599">
        <w:t xml:space="preserve"> </w:t>
      </w:r>
      <w:proofErr w:type="spellStart"/>
      <w:r w:rsidRPr="00885599">
        <w:t>toán</w:t>
      </w:r>
      <w:proofErr w:type="spellEnd"/>
      <w:r w:rsidRPr="00885599">
        <w:t xml:space="preserve"> </w:t>
      </w:r>
      <w:proofErr w:type="spellStart"/>
      <w:r w:rsidRPr="00885599">
        <w:t>với</w:t>
      </w:r>
      <w:proofErr w:type="spellEnd"/>
      <w:r w:rsidRPr="00885599">
        <w:t xml:space="preserve"> </w:t>
      </w:r>
      <w:proofErr w:type="spellStart"/>
      <w:r w:rsidRPr="00885599">
        <w:t>dữ</w:t>
      </w:r>
      <w:proofErr w:type="spellEnd"/>
      <w:r w:rsidRPr="00885599">
        <w:t xml:space="preserve"> </w:t>
      </w:r>
      <w:proofErr w:type="spellStart"/>
      <w:r w:rsidRPr="00885599">
        <w:t>liệu</w:t>
      </w:r>
      <w:proofErr w:type="spellEnd"/>
      <w:r w:rsidRPr="00885599">
        <w:t xml:space="preserve"> </w:t>
      </w:r>
      <w:proofErr w:type="spellStart"/>
      <w:r w:rsidRPr="00885599">
        <w:t>phức</w:t>
      </w:r>
      <w:proofErr w:type="spellEnd"/>
      <w:r w:rsidRPr="00885599">
        <w:t xml:space="preserve"> </w:t>
      </w:r>
      <w:proofErr w:type="spellStart"/>
      <w:r w:rsidRPr="00885599">
        <w:t>tạp</w:t>
      </w:r>
      <w:proofErr w:type="spellEnd"/>
      <w:r w:rsidRPr="00885599">
        <w:t xml:space="preserve"> </w:t>
      </w:r>
      <w:proofErr w:type="spellStart"/>
      <w:r w:rsidRPr="00885599">
        <w:t>và</w:t>
      </w:r>
      <w:proofErr w:type="spellEnd"/>
      <w:r w:rsidRPr="00885599">
        <w:t xml:space="preserve"> </w:t>
      </w:r>
      <w:proofErr w:type="spellStart"/>
      <w:r w:rsidRPr="00885599">
        <w:t>bài</w:t>
      </w:r>
      <w:proofErr w:type="spellEnd"/>
      <w:r w:rsidRPr="00885599">
        <w:t xml:space="preserve"> </w:t>
      </w:r>
      <w:proofErr w:type="spellStart"/>
      <w:r w:rsidRPr="00885599">
        <w:t>toán</w:t>
      </w:r>
      <w:proofErr w:type="spellEnd"/>
      <w:r w:rsidRPr="00885599">
        <w:t xml:space="preserve"> </w:t>
      </w:r>
      <w:proofErr w:type="spellStart"/>
      <w:r w:rsidRPr="00885599">
        <w:t>khởi</w:t>
      </w:r>
      <w:proofErr w:type="spellEnd"/>
      <w:r w:rsidRPr="00885599">
        <w:t xml:space="preserve"> </w:t>
      </w:r>
      <w:proofErr w:type="spellStart"/>
      <w:r w:rsidRPr="00885599">
        <w:t>động</w:t>
      </w:r>
      <w:proofErr w:type="spellEnd"/>
      <w:r w:rsidRPr="00885599">
        <w:t xml:space="preserve"> </w:t>
      </w:r>
      <w:proofErr w:type="spellStart"/>
      <w:r w:rsidRPr="00885599">
        <w:t>lạnh</w:t>
      </w:r>
      <w:proofErr w:type="spellEnd"/>
      <w:r w:rsidRPr="00885599">
        <w:t>.</w:t>
      </w:r>
    </w:p>
    <w:p w14:paraId="09E6DCE4" w14:textId="77777777" w:rsidR="007718DA" w:rsidRDefault="00885599" w:rsidP="002B7361">
      <w:pPr>
        <w:pStyle w:val="ListParagraph"/>
        <w:numPr>
          <w:ilvl w:val="0"/>
          <w:numId w:val="91"/>
        </w:numPr>
        <w:spacing w:line="360" w:lineRule="auto"/>
      </w:pPr>
      <w:r w:rsidRPr="00885599">
        <w:t xml:space="preserve">Random Forest </w:t>
      </w:r>
      <w:proofErr w:type="spellStart"/>
      <w:r w:rsidRPr="00885599">
        <w:t>và</w:t>
      </w:r>
      <w:proofErr w:type="spellEnd"/>
      <w:r w:rsidRPr="00885599">
        <w:t xml:space="preserve"> Logistic Regression </w:t>
      </w:r>
      <w:proofErr w:type="spellStart"/>
      <w:r w:rsidRPr="00885599">
        <w:t>có</w:t>
      </w:r>
      <w:proofErr w:type="spellEnd"/>
      <w:r w:rsidRPr="00885599">
        <w:t xml:space="preserve"> </w:t>
      </w:r>
      <w:proofErr w:type="spellStart"/>
      <w:r w:rsidRPr="00885599">
        <w:t>thể</w:t>
      </w:r>
      <w:proofErr w:type="spellEnd"/>
      <w:r w:rsidRPr="00885599">
        <w:t xml:space="preserve"> </w:t>
      </w:r>
      <w:proofErr w:type="spellStart"/>
      <w:r w:rsidRPr="00885599">
        <w:t>là</w:t>
      </w:r>
      <w:proofErr w:type="spellEnd"/>
      <w:r w:rsidRPr="00885599">
        <w:t xml:space="preserve"> </w:t>
      </w:r>
      <w:proofErr w:type="spellStart"/>
      <w:r w:rsidRPr="00885599">
        <w:t>lựa</w:t>
      </w:r>
      <w:proofErr w:type="spellEnd"/>
      <w:r w:rsidRPr="00885599">
        <w:t xml:space="preserve"> </w:t>
      </w:r>
      <w:proofErr w:type="spellStart"/>
      <w:r w:rsidRPr="00885599">
        <w:t>chọn</w:t>
      </w:r>
      <w:proofErr w:type="spellEnd"/>
      <w:r w:rsidRPr="00885599">
        <w:t xml:space="preserve"> </w:t>
      </w:r>
      <w:proofErr w:type="spellStart"/>
      <w:r w:rsidRPr="00885599">
        <w:t>tốt</w:t>
      </w:r>
      <w:proofErr w:type="spellEnd"/>
      <w:r w:rsidRPr="00885599">
        <w:t xml:space="preserve"> </w:t>
      </w:r>
      <w:proofErr w:type="spellStart"/>
      <w:r w:rsidRPr="00885599">
        <w:t>khi</w:t>
      </w:r>
      <w:proofErr w:type="spellEnd"/>
      <w:r w:rsidRPr="00885599">
        <w:t xml:space="preserve"> </w:t>
      </w:r>
      <w:proofErr w:type="spellStart"/>
      <w:r w:rsidRPr="00885599">
        <w:t>cần</w:t>
      </w:r>
      <w:proofErr w:type="spellEnd"/>
      <w:r w:rsidRPr="00885599">
        <w:t xml:space="preserve"> </w:t>
      </w:r>
      <w:proofErr w:type="spellStart"/>
      <w:r w:rsidRPr="00885599">
        <w:t>giải</w:t>
      </w:r>
      <w:proofErr w:type="spellEnd"/>
      <w:r w:rsidRPr="00885599">
        <w:t xml:space="preserve"> </w:t>
      </w:r>
      <w:proofErr w:type="spellStart"/>
      <w:r w:rsidRPr="00885599">
        <w:t>pháp</w:t>
      </w:r>
      <w:proofErr w:type="spellEnd"/>
      <w:r w:rsidRPr="00885599">
        <w:t xml:space="preserve"> </w:t>
      </w:r>
      <w:proofErr w:type="spellStart"/>
      <w:r w:rsidRPr="00885599">
        <w:t>nhanh</w:t>
      </w:r>
      <w:proofErr w:type="spellEnd"/>
      <w:r w:rsidRPr="00885599">
        <w:t xml:space="preserve">, </w:t>
      </w:r>
      <w:proofErr w:type="spellStart"/>
      <w:r w:rsidRPr="00885599">
        <w:t>ít</w:t>
      </w:r>
      <w:proofErr w:type="spellEnd"/>
      <w:r w:rsidRPr="00885599">
        <w:t xml:space="preserve"> </w:t>
      </w:r>
      <w:proofErr w:type="spellStart"/>
      <w:r w:rsidRPr="00885599">
        <w:t>tốn</w:t>
      </w:r>
      <w:proofErr w:type="spellEnd"/>
      <w:r w:rsidRPr="00885599">
        <w:t xml:space="preserve"> </w:t>
      </w:r>
      <w:proofErr w:type="spellStart"/>
      <w:r w:rsidRPr="00885599">
        <w:t>tài</w:t>
      </w:r>
      <w:proofErr w:type="spellEnd"/>
      <w:r w:rsidRPr="00885599">
        <w:t xml:space="preserve"> </w:t>
      </w:r>
      <w:proofErr w:type="spellStart"/>
      <w:r w:rsidRPr="00885599">
        <w:t>nguyên</w:t>
      </w:r>
      <w:proofErr w:type="spellEnd"/>
      <w:r w:rsidRPr="00885599">
        <w:t xml:space="preserve">, </w:t>
      </w:r>
      <w:proofErr w:type="spellStart"/>
      <w:r w:rsidRPr="00885599">
        <w:t>hoặc</w:t>
      </w:r>
      <w:proofErr w:type="spellEnd"/>
      <w:r w:rsidRPr="00885599">
        <w:t xml:space="preserve"> </w:t>
      </w:r>
      <w:proofErr w:type="spellStart"/>
      <w:r w:rsidRPr="00885599">
        <w:t>khi</w:t>
      </w:r>
      <w:proofErr w:type="spellEnd"/>
      <w:r w:rsidRPr="00885599">
        <w:t xml:space="preserve"> </w:t>
      </w:r>
      <w:proofErr w:type="spellStart"/>
      <w:r w:rsidRPr="00885599">
        <w:t>không</w:t>
      </w:r>
      <w:proofErr w:type="spellEnd"/>
      <w:r w:rsidRPr="00885599">
        <w:t xml:space="preserve"> </w:t>
      </w:r>
      <w:proofErr w:type="spellStart"/>
      <w:r w:rsidRPr="00885599">
        <w:t>yêu</w:t>
      </w:r>
      <w:proofErr w:type="spellEnd"/>
      <w:r w:rsidRPr="00885599">
        <w:t xml:space="preserve"> </w:t>
      </w:r>
      <w:proofErr w:type="spellStart"/>
      <w:r w:rsidRPr="00885599">
        <w:t>cầu</w:t>
      </w:r>
      <w:proofErr w:type="spellEnd"/>
      <w:r w:rsidRPr="00885599">
        <w:t xml:space="preserve"> </w:t>
      </w:r>
      <w:proofErr w:type="spellStart"/>
      <w:r w:rsidRPr="00885599">
        <w:t>cao</w:t>
      </w:r>
      <w:proofErr w:type="spellEnd"/>
      <w:r w:rsidRPr="00885599">
        <w:t xml:space="preserve"> </w:t>
      </w:r>
      <w:proofErr w:type="spellStart"/>
      <w:r w:rsidRPr="00885599">
        <w:t>về</w:t>
      </w:r>
      <w:proofErr w:type="spellEnd"/>
      <w:r w:rsidRPr="00885599">
        <w:t xml:space="preserve"> </w:t>
      </w:r>
      <w:proofErr w:type="spellStart"/>
      <w:r w:rsidRPr="00885599">
        <w:t>độ</w:t>
      </w:r>
      <w:proofErr w:type="spellEnd"/>
      <w:r w:rsidRPr="00885599">
        <w:t xml:space="preserve"> </w:t>
      </w:r>
      <w:proofErr w:type="spellStart"/>
      <w:r w:rsidRPr="00885599">
        <w:t>chính</w:t>
      </w:r>
      <w:proofErr w:type="spellEnd"/>
      <w:r w:rsidRPr="00885599">
        <w:t xml:space="preserve"> </w:t>
      </w:r>
      <w:proofErr w:type="spellStart"/>
      <w:r w:rsidRPr="00885599">
        <w:t>xác</w:t>
      </w:r>
      <w:proofErr w:type="spellEnd"/>
      <w:r w:rsidRPr="00885599">
        <w:t>.</w:t>
      </w:r>
    </w:p>
    <w:p w14:paraId="45DE699F" w14:textId="2CE936C5" w:rsidR="002D6597" w:rsidRPr="007718DA" w:rsidRDefault="00885599" w:rsidP="002B7361">
      <w:pPr>
        <w:pStyle w:val="ListParagraph"/>
        <w:numPr>
          <w:ilvl w:val="0"/>
          <w:numId w:val="91"/>
        </w:numPr>
        <w:spacing w:line="360" w:lineRule="auto"/>
      </w:pPr>
      <w:r w:rsidRPr="00885599">
        <w:t xml:space="preserve">Các </w:t>
      </w:r>
      <w:proofErr w:type="spellStart"/>
      <w:r w:rsidRPr="00885599">
        <w:t>phương</w:t>
      </w:r>
      <w:proofErr w:type="spellEnd"/>
      <w:r w:rsidRPr="00885599">
        <w:t xml:space="preserve"> </w:t>
      </w:r>
      <w:proofErr w:type="spellStart"/>
      <w:r w:rsidRPr="00885599">
        <w:t>pháp</w:t>
      </w:r>
      <w:proofErr w:type="spellEnd"/>
      <w:r w:rsidRPr="00885599">
        <w:t xml:space="preserve"> </w:t>
      </w:r>
      <w:proofErr w:type="spellStart"/>
      <w:r w:rsidRPr="00885599">
        <w:t>xử</w:t>
      </w:r>
      <w:proofErr w:type="spellEnd"/>
      <w:r w:rsidRPr="00885599">
        <w:t xml:space="preserve"> </w:t>
      </w:r>
      <w:proofErr w:type="spellStart"/>
      <w:r w:rsidRPr="00885599">
        <w:t>lý</w:t>
      </w:r>
      <w:proofErr w:type="spellEnd"/>
      <w:r w:rsidRPr="00885599">
        <w:t xml:space="preserve"> </w:t>
      </w:r>
      <w:proofErr w:type="spellStart"/>
      <w:r w:rsidRPr="00885599">
        <w:t>dữ</w:t>
      </w:r>
      <w:proofErr w:type="spellEnd"/>
      <w:r w:rsidRPr="00885599">
        <w:t xml:space="preserve"> </w:t>
      </w:r>
      <w:proofErr w:type="spellStart"/>
      <w:r w:rsidRPr="00885599">
        <w:t>liệu</w:t>
      </w:r>
      <w:proofErr w:type="spellEnd"/>
      <w:r w:rsidRPr="00885599">
        <w:t xml:space="preserve"> </w:t>
      </w:r>
      <w:proofErr w:type="spellStart"/>
      <w:r w:rsidRPr="00885599">
        <w:t>mất</w:t>
      </w:r>
      <w:proofErr w:type="spellEnd"/>
      <w:r w:rsidRPr="00885599">
        <w:t xml:space="preserve"> </w:t>
      </w:r>
      <w:proofErr w:type="spellStart"/>
      <w:r w:rsidRPr="00885599">
        <w:t>cân</w:t>
      </w:r>
      <w:proofErr w:type="spellEnd"/>
      <w:r w:rsidRPr="00885599">
        <w:t xml:space="preserve"> </w:t>
      </w:r>
      <w:proofErr w:type="spellStart"/>
      <w:r w:rsidRPr="00885599">
        <w:t>bằng</w:t>
      </w:r>
      <w:proofErr w:type="spellEnd"/>
      <w:r w:rsidRPr="00885599">
        <w:t xml:space="preserve"> </w:t>
      </w:r>
      <w:proofErr w:type="spellStart"/>
      <w:r w:rsidRPr="00885599">
        <w:t>như</w:t>
      </w:r>
      <w:proofErr w:type="spellEnd"/>
      <w:r w:rsidRPr="00885599">
        <w:t xml:space="preserve"> SMOTE </w:t>
      </w:r>
      <w:proofErr w:type="spellStart"/>
      <w:r w:rsidRPr="00885599">
        <w:t>là</w:t>
      </w:r>
      <w:proofErr w:type="spellEnd"/>
      <w:r w:rsidRPr="00885599">
        <w:t xml:space="preserve"> </w:t>
      </w:r>
      <w:proofErr w:type="spellStart"/>
      <w:r w:rsidRPr="00885599">
        <w:t>yếu</w:t>
      </w:r>
      <w:proofErr w:type="spellEnd"/>
      <w:r w:rsidRPr="00885599">
        <w:t xml:space="preserve"> </w:t>
      </w:r>
      <w:proofErr w:type="spellStart"/>
      <w:r w:rsidRPr="00885599">
        <w:t>tố</w:t>
      </w:r>
      <w:proofErr w:type="spellEnd"/>
      <w:r w:rsidRPr="00885599">
        <w:t xml:space="preserve"> </w:t>
      </w:r>
      <w:proofErr w:type="spellStart"/>
      <w:r w:rsidRPr="00885599">
        <w:t>quan</w:t>
      </w:r>
      <w:proofErr w:type="spellEnd"/>
      <w:r w:rsidRPr="00885599">
        <w:t xml:space="preserve"> </w:t>
      </w:r>
      <w:proofErr w:type="spellStart"/>
      <w:r w:rsidRPr="00885599">
        <w:t>trọng</w:t>
      </w:r>
      <w:proofErr w:type="spellEnd"/>
      <w:r w:rsidRPr="00885599">
        <w:t xml:space="preserve"> </w:t>
      </w:r>
      <w:proofErr w:type="spellStart"/>
      <w:r w:rsidRPr="00885599">
        <w:t>để</w:t>
      </w:r>
      <w:proofErr w:type="spellEnd"/>
      <w:r w:rsidRPr="00885599">
        <w:t xml:space="preserve"> </w:t>
      </w:r>
      <w:proofErr w:type="spellStart"/>
      <w:r w:rsidRPr="00885599">
        <w:t>đảm</w:t>
      </w:r>
      <w:proofErr w:type="spellEnd"/>
      <w:r w:rsidRPr="00885599">
        <w:t xml:space="preserve"> </w:t>
      </w:r>
      <w:proofErr w:type="spellStart"/>
      <w:r w:rsidRPr="00885599">
        <w:t>bảo</w:t>
      </w:r>
      <w:proofErr w:type="spellEnd"/>
      <w:r w:rsidRPr="00885599">
        <w:t xml:space="preserve"> </w:t>
      </w:r>
      <w:proofErr w:type="spellStart"/>
      <w:r w:rsidRPr="00885599">
        <w:t>mô</w:t>
      </w:r>
      <w:proofErr w:type="spellEnd"/>
      <w:r w:rsidRPr="00885599">
        <w:t xml:space="preserve"> </w:t>
      </w:r>
      <w:proofErr w:type="spellStart"/>
      <w:r w:rsidRPr="00885599">
        <w:t>hình</w:t>
      </w:r>
      <w:proofErr w:type="spellEnd"/>
      <w:r w:rsidRPr="00885599">
        <w:t xml:space="preserve"> </w:t>
      </w:r>
      <w:proofErr w:type="spellStart"/>
      <w:r w:rsidRPr="00885599">
        <w:t>hoạt</w:t>
      </w:r>
      <w:proofErr w:type="spellEnd"/>
      <w:r w:rsidRPr="00885599">
        <w:t xml:space="preserve"> </w:t>
      </w:r>
      <w:proofErr w:type="spellStart"/>
      <w:r w:rsidRPr="00885599">
        <w:t>động</w:t>
      </w:r>
      <w:proofErr w:type="spellEnd"/>
      <w:r w:rsidRPr="00885599">
        <w:t xml:space="preserve"> </w:t>
      </w:r>
      <w:proofErr w:type="spellStart"/>
      <w:r w:rsidRPr="00885599">
        <w:t>hiệu</w:t>
      </w:r>
      <w:proofErr w:type="spellEnd"/>
      <w:r w:rsidRPr="00885599">
        <w:t xml:space="preserve"> </w:t>
      </w:r>
      <w:proofErr w:type="spellStart"/>
      <w:r w:rsidRPr="00885599">
        <w:t>quả</w:t>
      </w:r>
      <w:proofErr w:type="spellEnd"/>
      <w:r w:rsidRPr="00885599">
        <w:t xml:space="preserve"> </w:t>
      </w:r>
      <w:proofErr w:type="spellStart"/>
      <w:r w:rsidRPr="00885599">
        <w:t>trên</w:t>
      </w:r>
      <w:proofErr w:type="spellEnd"/>
      <w:r w:rsidRPr="00885599">
        <w:t xml:space="preserve"> </w:t>
      </w:r>
      <w:proofErr w:type="spellStart"/>
      <w:r w:rsidRPr="00885599">
        <w:t>dữ</w:t>
      </w:r>
      <w:proofErr w:type="spellEnd"/>
      <w:r w:rsidRPr="00885599">
        <w:t xml:space="preserve"> </w:t>
      </w:r>
      <w:proofErr w:type="spellStart"/>
      <w:r w:rsidRPr="00885599">
        <w:t>liệu</w:t>
      </w:r>
      <w:proofErr w:type="spellEnd"/>
      <w:r w:rsidRPr="00885599">
        <w:t xml:space="preserve"> </w:t>
      </w:r>
      <w:proofErr w:type="spellStart"/>
      <w:r w:rsidRPr="00885599">
        <w:t>thực</w:t>
      </w:r>
      <w:proofErr w:type="spellEnd"/>
      <w:r w:rsidRPr="00885599">
        <w:t xml:space="preserve"> </w:t>
      </w:r>
      <w:proofErr w:type="spellStart"/>
      <w:r w:rsidRPr="00885599">
        <w:t>tế</w:t>
      </w:r>
      <w:proofErr w:type="spellEnd"/>
      <w:r w:rsidRPr="00885599">
        <w:t>.</w:t>
      </w:r>
    </w:p>
    <w:p w14:paraId="0E9011B0" w14:textId="779C84EE" w:rsidR="002D6597" w:rsidRDefault="002D6597" w:rsidP="002D6597">
      <w:pPr>
        <w:pStyle w:val="Heading2"/>
        <w:rPr>
          <w:szCs w:val="26"/>
          <w:lang w:val="en-US"/>
        </w:rPr>
      </w:pPr>
      <w:bookmarkStart w:id="45" w:name="_Toc184761385"/>
      <w:r>
        <w:rPr>
          <w:szCs w:val="26"/>
        </w:rPr>
        <w:t>5.</w:t>
      </w:r>
      <w:r w:rsidR="007718DA">
        <w:rPr>
          <w:szCs w:val="26"/>
          <w:lang w:val="en-US"/>
        </w:rPr>
        <w:t>3</w:t>
      </w:r>
      <w:r>
        <w:rPr>
          <w:szCs w:val="26"/>
        </w:rPr>
        <w:t>. Hướng phát triển</w:t>
      </w:r>
      <w:bookmarkEnd w:id="45"/>
    </w:p>
    <w:p w14:paraId="3183A536" w14:textId="3A80F723" w:rsidR="00DC3942" w:rsidRPr="00AD4D7F" w:rsidRDefault="00AD4D7F" w:rsidP="00143FFC">
      <w:pPr>
        <w:pStyle w:val="ListParagraph"/>
        <w:numPr>
          <w:ilvl w:val="0"/>
          <w:numId w:val="69"/>
        </w:numPr>
        <w:spacing w:line="360" w:lineRule="auto"/>
        <w:jc w:val="both"/>
      </w:pPr>
      <w:proofErr w:type="spellStart"/>
      <w:r w:rsidRPr="00AD4D7F">
        <w:t>Cải</w:t>
      </w:r>
      <w:proofErr w:type="spellEnd"/>
      <w:r w:rsidRPr="00AD4D7F">
        <w:t xml:space="preserve"> </w:t>
      </w:r>
      <w:proofErr w:type="spellStart"/>
      <w:r w:rsidRPr="00AD4D7F">
        <w:t>thiện</w:t>
      </w:r>
      <w:proofErr w:type="spellEnd"/>
      <w:r w:rsidRPr="00AD4D7F">
        <w:t xml:space="preserve"> </w:t>
      </w:r>
      <w:proofErr w:type="spellStart"/>
      <w:r w:rsidRPr="00AD4D7F">
        <w:t>Mô</w:t>
      </w:r>
      <w:proofErr w:type="spellEnd"/>
      <w:r w:rsidRPr="00AD4D7F">
        <w:t xml:space="preserve"> </w:t>
      </w:r>
      <w:proofErr w:type="spellStart"/>
      <w:r w:rsidRPr="00AD4D7F">
        <w:t>Hình</w:t>
      </w:r>
      <w:proofErr w:type="spellEnd"/>
      <w:r w:rsidRPr="00AD4D7F">
        <w:t xml:space="preserve"> </w:t>
      </w:r>
      <w:proofErr w:type="spellStart"/>
      <w:r w:rsidRPr="00AD4D7F">
        <w:t>Dự</w:t>
      </w:r>
      <w:proofErr w:type="spellEnd"/>
      <w:r w:rsidRPr="00AD4D7F">
        <w:t xml:space="preserve"> </w:t>
      </w:r>
      <w:proofErr w:type="spellStart"/>
      <w:r w:rsidRPr="00AD4D7F">
        <w:t>Đoán</w:t>
      </w:r>
      <w:proofErr w:type="spellEnd"/>
      <w:r w:rsidR="002D7614">
        <w:t xml:space="preserve"> </w:t>
      </w:r>
      <w:proofErr w:type="spellStart"/>
      <w:r w:rsidR="002D7614">
        <w:t>t</w:t>
      </w:r>
      <w:r w:rsidR="003A2287" w:rsidRPr="002D7614">
        <w:t>hử</w:t>
      </w:r>
      <w:proofErr w:type="spellEnd"/>
      <w:r w:rsidR="003A2287" w:rsidRPr="002D7614">
        <w:t xml:space="preserve"> </w:t>
      </w:r>
      <w:proofErr w:type="spellStart"/>
      <w:r w:rsidR="003A2287" w:rsidRPr="002D7614">
        <w:t>nghiệm</w:t>
      </w:r>
      <w:proofErr w:type="spellEnd"/>
      <w:r w:rsidR="003A2287" w:rsidRPr="002D7614">
        <w:t xml:space="preserve"> </w:t>
      </w:r>
      <w:proofErr w:type="spellStart"/>
      <w:r w:rsidR="003A2287" w:rsidRPr="002D7614">
        <w:t>với</w:t>
      </w:r>
      <w:proofErr w:type="spellEnd"/>
      <w:r w:rsidR="003A2287" w:rsidRPr="002D7614">
        <w:t xml:space="preserve"> </w:t>
      </w:r>
      <w:proofErr w:type="spellStart"/>
      <w:r w:rsidR="003A2287" w:rsidRPr="002D7614">
        <w:t>các</w:t>
      </w:r>
      <w:proofErr w:type="spellEnd"/>
      <w:r w:rsidR="003A2287" w:rsidRPr="002D7614">
        <w:t xml:space="preserve"> </w:t>
      </w:r>
      <w:proofErr w:type="spellStart"/>
      <w:r w:rsidR="003A2287" w:rsidRPr="002D7614">
        <w:t>thuật</w:t>
      </w:r>
      <w:proofErr w:type="spellEnd"/>
      <w:r w:rsidR="003A2287" w:rsidRPr="002D7614">
        <w:t xml:space="preserve"> </w:t>
      </w:r>
      <w:proofErr w:type="spellStart"/>
      <w:r w:rsidR="003A2287" w:rsidRPr="002D7614">
        <w:t>toán</w:t>
      </w:r>
      <w:proofErr w:type="spellEnd"/>
      <w:r w:rsidR="003A2287" w:rsidRPr="002D7614">
        <w:t xml:space="preserve"> </w:t>
      </w:r>
      <w:proofErr w:type="spellStart"/>
      <w:r w:rsidR="003A2287" w:rsidRPr="002D7614">
        <w:t>mới</w:t>
      </w:r>
      <w:proofErr w:type="spellEnd"/>
      <w:r w:rsidR="003A2287" w:rsidRPr="003A2287">
        <w:t xml:space="preserve">: </w:t>
      </w:r>
      <w:proofErr w:type="spellStart"/>
      <w:r w:rsidR="003A2287" w:rsidRPr="003A2287">
        <w:t>Nghiên</w:t>
      </w:r>
      <w:proofErr w:type="spellEnd"/>
      <w:r w:rsidR="003A2287" w:rsidRPr="003A2287">
        <w:t xml:space="preserve"> </w:t>
      </w:r>
      <w:proofErr w:type="spellStart"/>
      <w:r w:rsidR="003A2287" w:rsidRPr="003A2287">
        <w:t>cứu</w:t>
      </w:r>
      <w:proofErr w:type="spellEnd"/>
      <w:r w:rsidR="003A2287" w:rsidRPr="003A2287">
        <w:t xml:space="preserve"> </w:t>
      </w:r>
      <w:proofErr w:type="spellStart"/>
      <w:r w:rsidR="003A2287" w:rsidRPr="003A2287">
        <w:t>và</w:t>
      </w:r>
      <w:proofErr w:type="spellEnd"/>
      <w:r w:rsidR="003A2287" w:rsidRPr="003A2287">
        <w:t xml:space="preserve"> </w:t>
      </w:r>
      <w:proofErr w:type="spellStart"/>
      <w:r w:rsidR="003A2287" w:rsidRPr="003A2287">
        <w:t>áp</w:t>
      </w:r>
      <w:proofErr w:type="spellEnd"/>
      <w:r w:rsidR="003A2287" w:rsidRPr="003A2287">
        <w:t xml:space="preserve"> </w:t>
      </w:r>
      <w:proofErr w:type="spellStart"/>
      <w:r w:rsidR="003A2287" w:rsidRPr="003A2287">
        <w:t>dụng</w:t>
      </w:r>
      <w:proofErr w:type="spellEnd"/>
      <w:r w:rsidR="003A2287" w:rsidRPr="003A2287">
        <w:t xml:space="preserve"> </w:t>
      </w:r>
      <w:proofErr w:type="spellStart"/>
      <w:r w:rsidR="003A2287" w:rsidRPr="003A2287">
        <w:t>các</w:t>
      </w:r>
      <w:proofErr w:type="spellEnd"/>
      <w:r w:rsidR="003A2287" w:rsidRPr="003A2287">
        <w:t xml:space="preserve"> </w:t>
      </w:r>
      <w:proofErr w:type="spellStart"/>
      <w:r w:rsidR="003A2287" w:rsidRPr="003A2287">
        <w:t>thuật</w:t>
      </w:r>
      <w:proofErr w:type="spellEnd"/>
      <w:r w:rsidR="003A2287" w:rsidRPr="003A2287">
        <w:t xml:space="preserve"> </w:t>
      </w:r>
      <w:proofErr w:type="spellStart"/>
      <w:r w:rsidR="003A2287" w:rsidRPr="003A2287">
        <w:t>toán</w:t>
      </w:r>
      <w:proofErr w:type="spellEnd"/>
      <w:r w:rsidR="003A2287" w:rsidRPr="003A2287">
        <w:t xml:space="preserve"> </w:t>
      </w:r>
      <w:proofErr w:type="spellStart"/>
      <w:r w:rsidR="003A2287" w:rsidRPr="003A2287">
        <w:t>học</w:t>
      </w:r>
      <w:proofErr w:type="spellEnd"/>
      <w:r w:rsidR="003A2287" w:rsidRPr="003A2287">
        <w:t xml:space="preserve"> </w:t>
      </w:r>
      <w:proofErr w:type="spellStart"/>
      <w:r w:rsidR="003A2287" w:rsidRPr="003A2287">
        <w:t>máy</w:t>
      </w:r>
      <w:proofErr w:type="spellEnd"/>
      <w:r w:rsidR="003A2287" w:rsidRPr="003A2287">
        <w:t xml:space="preserve"> </w:t>
      </w:r>
      <w:proofErr w:type="spellStart"/>
      <w:r w:rsidR="003A2287" w:rsidRPr="003A2287">
        <w:t>tiên</w:t>
      </w:r>
      <w:proofErr w:type="spellEnd"/>
      <w:r w:rsidR="003A2287" w:rsidRPr="003A2287">
        <w:t xml:space="preserve"> </w:t>
      </w:r>
      <w:proofErr w:type="spellStart"/>
      <w:r w:rsidR="003A2287" w:rsidRPr="003A2287">
        <w:t>tiến</w:t>
      </w:r>
      <w:proofErr w:type="spellEnd"/>
      <w:r w:rsidR="003A2287" w:rsidRPr="003A2287">
        <w:t xml:space="preserve"> </w:t>
      </w:r>
      <w:proofErr w:type="spellStart"/>
      <w:r w:rsidR="003A2287" w:rsidRPr="003A2287">
        <w:t>hơn</w:t>
      </w:r>
      <w:proofErr w:type="spellEnd"/>
      <w:r w:rsidR="003A2287" w:rsidRPr="003A2287">
        <w:t xml:space="preserve"> </w:t>
      </w:r>
      <w:proofErr w:type="spellStart"/>
      <w:r w:rsidR="003A2287" w:rsidRPr="003A2287">
        <w:t>như</w:t>
      </w:r>
      <w:proofErr w:type="spellEnd"/>
      <w:r w:rsidR="003A2287" w:rsidRPr="003A2287">
        <w:t xml:space="preserve"> </w:t>
      </w:r>
      <w:proofErr w:type="spellStart"/>
      <w:r w:rsidR="003A2287" w:rsidRPr="003A2287">
        <w:t>mạng</w:t>
      </w:r>
      <w:proofErr w:type="spellEnd"/>
      <w:r w:rsidR="003A2287" w:rsidRPr="003A2287">
        <w:t xml:space="preserve"> </w:t>
      </w:r>
      <w:proofErr w:type="spellStart"/>
      <w:r w:rsidR="003A2287" w:rsidRPr="003A2287">
        <w:t>nơ-ron</w:t>
      </w:r>
      <w:proofErr w:type="spellEnd"/>
      <w:r w:rsidR="003A2287" w:rsidRPr="003A2287">
        <w:t xml:space="preserve"> </w:t>
      </w:r>
      <w:proofErr w:type="spellStart"/>
      <w:r w:rsidR="003A2287" w:rsidRPr="003A2287">
        <w:t>sâu</w:t>
      </w:r>
      <w:proofErr w:type="spellEnd"/>
      <w:r w:rsidR="003A2287" w:rsidRPr="003A2287">
        <w:t xml:space="preserve"> (Deep Learning) </w:t>
      </w:r>
      <w:proofErr w:type="spellStart"/>
      <w:r w:rsidR="003A2287" w:rsidRPr="003A2287">
        <w:t>hoặc</w:t>
      </w:r>
      <w:proofErr w:type="spellEnd"/>
      <w:r w:rsidR="003A2287" w:rsidRPr="003A2287">
        <w:t xml:space="preserve"> </w:t>
      </w:r>
      <w:proofErr w:type="spellStart"/>
      <w:r w:rsidR="003A2287" w:rsidRPr="003A2287">
        <w:t>cây</w:t>
      </w:r>
      <w:proofErr w:type="spellEnd"/>
      <w:r w:rsidR="003A2287" w:rsidRPr="003A2287">
        <w:t xml:space="preserve"> </w:t>
      </w:r>
      <w:proofErr w:type="spellStart"/>
      <w:r w:rsidR="003A2287" w:rsidRPr="003A2287">
        <w:t>quyết</w:t>
      </w:r>
      <w:proofErr w:type="spellEnd"/>
      <w:r w:rsidR="003A2287" w:rsidRPr="003A2287">
        <w:t xml:space="preserve"> </w:t>
      </w:r>
      <w:proofErr w:type="spellStart"/>
      <w:r w:rsidR="003A2287" w:rsidRPr="003A2287">
        <w:t>định</w:t>
      </w:r>
      <w:proofErr w:type="spellEnd"/>
      <w:r w:rsidR="003A2287" w:rsidRPr="003A2287">
        <w:t xml:space="preserve"> (Decision Trees) </w:t>
      </w:r>
      <w:proofErr w:type="spellStart"/>
      <w:r w:rsidR="003A2287" w:rsidRPr="003A2287">
        <w:t>để</w:t>
      </w:r>
      <w:proofErr w:type="spellEnd"/>
      <w:r w:rsidR="003A2287" w:rsidRPr="003A2287">
        <w:t xml:space="preserve"> </w:t>
      </w:r>
      <w:proofErr w:type="spellStart"/>
      <w:r w:rsidR="003A2287" w:rsidRPr="003A2287">
        <w:t>cải</w:t>
      </w:r>
      <w:proofErr w:type="spellEnd"/>
      <w:r w:rsidR="003A2287" w:rsidRPr="003A2287">
        <w:t xml:space="preserve"> </w:t>
      </w:r>
      <w:proofErr w:type="spellStart"/>
      <w:r w:rsidR="003A2287" w:rsidRPr="003A2287">
        <w:t>thiện</w:t>
      </w:r>
      <w:proofErr w:type="spellEnd"/>
      <w:r w:rsidR="003A2287" w:rsidRPr="003A2287">
        <w:t xml:space="preserve"> </w:t>
      </w:r>
      <w:proofErr w:type="spellStart"/>
      <w:r w:rsidR="003A2287" w:rsidRPr="003A2287">
        <w:t>độ</w:t>
      </w:r>
      <w:proofErr w:type="spellEnd"/>
      <w:r w:rsidR="003A2287" w:rsidRPr="003A2287">
        <w:t xml:space="preserve"> </w:t>
      </w:r>
      <w:proofErr w:type="spellStart"/>
      <w:r w:rsidR="003A2287" w:rsidRPr="003A2287">
        <w:t>chính</w:t>
      </w:r>
      <w:proofErr w:type="spellEnd"/>
      <w:r w:rsidR="003A2287" w:rsidRPr="003A2287">
        <w:t xml:space="preserve"> </w:t>
      </w:r>
      <w:proofErr w:type="spellStart"/>
      <w:r w:rsidR="003A2287" w:rsidRPr="003A2287">
        <w:t>xác</w:t>
      </w:r>
      <w:proofErr w:type="spellEnd"/>
      <w:r w:rsidR="003A2287" w:rsidRPr="003A2287">
        <w:t>.</w:t>
      </w:r>
    </w:p>
    <w:p w14:paraId="09473D95" w14:textId="0C784075" w:rsidR="003D4E70" w:rsidRPr="000D2F86" w:rsidRDefault="003D4E70" w:rsidP="003D4E70">
      <w:pPr>
        <w:pStyle w:val="ListParagraph"/>
        <w:numPr>
          <w:ilvl w:val="0"/>
          <w:numId w:val="69"/>
        </w:numPr>
        <w:spacing w:line="360" w:lineRule="auto"/>
      </w:pPr>
      <w:proofErr w:type="spellStart"/>
      <w:r w:rsidRPr="003D4E70">
        <w:t>Ứng</w:t>
      </w:r>
      <w:proofErr w:type="spellEnd"/>
      <w:r w:rsidRPr="003D4E70">
        <w:t xml:space="preserve"> </w:t>
      </w:r>
      <w:proofErr w:type="spellStart"/>
      <w:r w:rsidRPr="000D2F86">
        <w:t>dụng</w:t>
      </w:r>
      <w:proofErr w:type="spellEnd"/>
      <w:r w:rsidRPr="000D2F86">
        <w:t xml:space="preserve"> </w:t>
      </w:r>
      <w:proofErr w:type="spellStart"/>
      <w:r w:rsidRPr="000D2F86">
        <w:t>thực</w:t>
      </w:r>
      <w:proofErr w:type="spellEnd"/>
      <w:r w:rsidRPr="000D2F86">
        <w:t xml:space="preserve"> </w:t>
      </w:r>
      <w:proofErr w:type="spellStart"/>
      <w:r w:rsidRPr="000D2F86">
        <w:t>tiễn</w:t>
      </w:r>
      <w:proofErr w:type="spellEnd"/>
      <w:r w:rsidRPr="000D2F86">
        <w:t xml:space="preserve"> </w:t>
      </w:r>
      <w:proofErr w:type="spellStart"/>
      <w:r w:rsidRPr="000D2F86">
        <w:t>nâng</w:t>
      </w:r>
      <w:proofErr w:type="spellEnd"/>
      <w:r w:rsidRPr="000D2F86">
        <w:t xml:space="preserve"> </w:t>
      </w:r>
      <w:proofErr w:type="spellStart"/>
      <w:r w:rsidRPr="000D2F86">
        <w:t>cao</w:t>
      </w:r>
      <w:proofErr w:type="spellEnd"/>
    </w:p>
    <w:p w14:paraId="000D62B4" w14:textId="3189E122" w:rsidR="003D4E70" w:rsidRPr="000D2F86" w:rsidRDefault="001A170D" w:rsidP="00143FFC">
      <w:pPr>
        <w:pStyle w:val="ListParagraph"/>
        <w:numPr>
          <w:ilvl w:val="1"/>
          <w:numId w:val="69"/>
        </w:numPr>
        <w:spacing w:line="360" w:lineRule="auto"/>
        <w:jc w:val="both"/>
      </w:pPr>
      <w:proofErr w:type="spellStart"/>
      <w:r w:rsidRPr="000D2F86">
        <w:t>Tạo</w:t>
      </w:r>
      <w:proofErr w:type="spellEnd"/>
      <w:r w:rsidRPr="000D2F86">
        <w:t xml:space="preserve"> </w:t>
      </w:r>
      <w:proofErr w:type="spellStart"/>
      <w:r w:rsidRPr="000D2F86">
        <w:t>công</w:t>
      </w:r>
      <w:proofErr w:type="spellEnd"/>
      <w:r w:rsidRPr="000D2F86">
        <w:t xml:space="preserve"> </w:t>
      </w:r>
      <w:proofErr w:type="spellStart"/>
      <w:r w:rsidRPr="000D2F86">
        <w:t>cụ</w:t>
      </w:r>
      <w:proofErr w:type="spellEnd"/>
      <w:r w:rsidRPr="000D2F86">
        <w:t xml:space="preserve"> </w:t>
      </w:r>
      <w:proofErr w:type="spellStart"/>
      <w:r w:rsidRPr="000D2F86">
        <w:t>học</w:t>
      </w:r>
      <w:proofErr w:type="spellEnd"/>
      <w:r w:rsidRPr="000D2F86">
        <w:t xml:space="preserve"> </w:t>
      </w:r>
      <w:proofErr w:type="spellStart"/>
      <w:r w:rsidRPr="000D2F86">
        <w:t>tập</w:t>
      </w:r>
      <w:proofErr w:type="spellEnd"/>
      <w:r w:rsidRPr="000D2F86">
        <w:t xml:space="preserve"> </w:t>
      </w:r>
      <w:proofErr w:type="spellStart"/>
      <w:r w:rsidRPr="000D2F86">
        <w:t>tùy</w:t>
      </w:r>
      <w:proofErr w:type="spellEnd"/>
      <w:r w:rsidRPr="000D2F86">
        <w:t xml:space="preserve"> </w:t>
      </w:r>
      <w:proofErr w:type="spellStart"/>
      <w:r w:rsidRPr="000D2F86">
        <w:t>chỉnh</w:t>
      </w:r>
      <w:proofErr w:type="spellEnd"/>
      <w:r w:rsidRPr="000D2F86">
        <w:t xml:space="preserve">: </w:t>
      </w:r>
      <w:proofErr w:type="spellStart"/>
      <w:r w:rsidRPr="000D2F86">
        <w:t>Phát</w:t>
      </w:r>
      <w:proofErr w:type="spellEnd"/>
      <w:r w:rsidRPr="000D2F86">
        <w:t xml:space="preserve"> </w:t>
      </w:r>
      <w:proofErr w:type="spellStart"/>
      <w:r w:rsidRPr="000D2F86">
        <w:t>triển</w:t>
      </w:r>
      <w:proofErr w:type="spellEnd"/>
      <w:r w:rsidRPr="000D2F86">
        <w:t xml:space="preserve"> </w:t>
      </w:r>
      <w:proofErr w:type="spellStart"/>
      <w:r w:rsidRPr="000D2F86">
        <w:t>các</w:t>
      </w:r>
      <w:proofErr w:type="spellEnd"/>
      <w:r w:rsidRPr="000D2F86">
        <w:t xml:space="preserve"> </w:t>
      </w:r>
      <w:proofErr w:type="spellStart"/>
      <w:r w:rsidRPr="000D2F86">
        <w:t>gợi</w:t>
      </w:r>
      <w:proofErr w:type="spellEnd"/>
      <w:r w:rsidRPr="000D2F86">
        <w:t xml:space="preserve"> ý </w:t>
      </w:r>
      <w:proofErr w:type="spellStart"/>
      <w:r w:rsidRPr="000D2F86">
        <w:t>học</w:t>
      </w:r>
      <w:proofErr w:type="spellEnd"/>
      <w:r w:rsidRPr="000D2F86">
        <w:t xml:space="preserve"> </w:t>
      </w:r>
      <w:proofErr w:type="spellStart"/>
      <w:r w:rsidRPr="000D2F86">
        <w:t>tập</w:t>
      </w:r>
      <w:proofErr w:type="spellEnd"/>
      <w:r w:rsidRPr="000D2F86">
        <w:t xml:space="preserve"> </w:t>
      </w:r>
      <w:proofErr w:type="spellStart"/>
      <w:r w:rsidRPr="000D2F86">
        <w:t>cá</w:t>
      </w:r>
      <w:proofErr w:type="spellEnd"/>
      <w:r w:rsidRPr="000D2F86">
        <w:t xml:space="preserve"> </w:t>
      </w:r>
      <w:proofErr w:type="spellStart"/>
      <w:r w:rsidRPr="000D2F86">
        <w:t>nhân</w:t>
      </w:r>
      <w:proofErr w:type="spellEnd"/>
      <w:r w:rsidRPr="000D2F86">
        <w:t xml:space="preserve"> </w:t>
      </w:r>
      <w:proofErr w:type="spellStart"/>
      <w:r w:rsidRPr="000D2F86">
        <w:t>hóa</w:t>
      </w:r>
      <w:proofErr w:type="spellEnd"/>
      <w:r w:rsidRPr="000D2F86">
        <w:t xml:space="preserve"> </w:t>
      </w:r>
      <w:proofErr w:type="spellStart"/>
      <w:r w:rsidRPr="000D2F86">
        <w:t>dựa</w:t>
      </w:r>
      <w:proofErr w:type="spellEnd"/>
      <w:r w:rsidRPr="000D2F86">
        <w:t xml:space="preserve"> </w:t>
      </w:r>
      <w:proofErr w:type="spellStart"/>
      <w:r w:rsidRPr="000D2F86">
        <w:t>trên</w:t>
      </w:r>
      <w:proofErr w:type="spellEnd"/>
      <w:r w:rsidRPr="000D2F86">
        <w:t xml:space="preserve"> </w:t>
      </w:r>
      <w:proofErr w:type="spellStart"/>
      <w:r w:rsidRPr="000D2F86">
        <w:t>tiến</w:t>
      </w:r>
      <w:proofErr w:type="spellEnd"/>
      <w:r w:rsidRPr="000D2F86">
        <w:t xml:space="preserve"> </w:t>
      </w:r>
      <w:proofErr w:type="spellStart"/>
      <w:r w:rsidRPr="000D2F86">
        <w:t>độ</w:t>
      </w:r>
      <w:proofErr w:type="spellEnd"/>
      <w:r w:rsidRPr="000D2F86">
        <w:t xml:space="preserve"> </w:t>
      </w:r>
      <w:proofErr w:type="spellStart"/>
      <w:r w:rsidRPr="000D2F86">
        <w:t>của</w:t>
      </w:r>
      <w:proofErr w:type="spellEnd"/>
      <w:r w:rsidRPr="000D2F86">
        <w:t xml:space="preserve"> </w:t>
      </w:r>
      <w:proofErr w:type="spellStart"/>
      <w:r w:rsidRPr="000D2F86">
        <w:t>học</w:t>
      </w:r>
      <w:proofErr w:type="spellEnd"/>
      <w:r w:rsidRPr="000D2F86">
        <w:t xml:space="preserve"> </w:t>
      </w:r>
      <w:proofErr w:type="spellStart"/>
      <w:r w:rsidRPr="000D2F86">
        <w:t>viên</w:t>
      </w:r>
      <w:proofErr w:type="spellEnd"/>
      <w:r w:rsidRPr="000D2F86">
        <w:t xml:space="preserve">, </w:t>
      </w:r>
      <w:proofErr w:type="spellStart"/>
      <w:r w:rsidRPr="000D2F86">
        <w:t>như</w:t>
      </w:r>
      <w:proofErr w:type="spellEnd"/>
      <w:r w:rsidRPr="000D2F86">
        <w:t xml:space="preserve"> </w:t>
      </w:r>
      <w:proofErr w:type="spellStart"/>
      <w:r w:rsidRPr="000D2F86">
        <w:t>bài</w:t>
      </w:r>
      <w:proofErr w:type="spellEnd"/>
      <w:r w:rsidRPr="000D2F86">
        <w:t xml:space="preserve"> </w:t>
      </w:r>
      <w:proofErr w:type="spellStart"/>
      <w:r w:rsidRPr="000D2F86">
        <w:t>giảng</w:t>
      </w:r>
      <w:proofErr w:type="spellEnd"/>
      <w:r w:rsidRPr="000D2F86">
        <w:t xml:space="preserve">, </w:t>
      </w:r>
      <w:proofErr w:type="spellStart"/>
      <w:r w:rsidRPr="000D2F86">
        <w:t>bài</w:t>
      </w:r>
      <w:proofErr w:type="spellEnd"/>
      <w:r w:rsidRPr="000D2F86">
        <w:t xml:space="preserve"> </w:t>
      </w:r>
      <w:proofErr w:type="spellStart"/>
      <w:r w:rsidRPr="000D2F86">
        <w:t>kiểm</w:t>
      </w:r>
      <w:proofErr w:type="spellEnd"/>
      <w:r w:rsidRPr="000D2F86">
        <w:t xml:space="preserve"> </w:t>
      </w:r>
      <w:proofErr w:type="spellStart"/>
      <w:r w:rsidRPr="000D2F86">
        <w:t>tra</w:t>
      </w:r>
      <w:proofErr w:type="spellEnd"/>
      <w:r w:rsidRPr="000D2F86">
        <w:t xml:space="preserve"> </w:t>
      </w:r>
      <w:proofErr w:type="spellStart"/>
      <w:r w:rsidRPr="000D2F86">
        <w:t>phù</w:t>
      </w:r>
      <w:proofErr w:type="spellEnd"/>
      <w:r w:rsidRPr="000D2F86">
        <w:t xml:space="preserve"> </w:t>
      </w:r>
      <w:proofErr w:type="spellStart"/>
      <w:r w:rsidRPr="000D2F86">
        <w:t>hợp</w:t>
      </w:r>
      <w:proofErr w:type="spellEnd"/>
      <w:r w:rsidRPr="000D2F86">
        <w:t xml:space="preserve"> </w:t>
      </w:r>
      <w:proofErr w:type="spellStart"/>
      <w:r w:rsidRPr="000D2F86">
        <w:t>với</w:t>
      </w:r>
      <w:proofErr w:type="spellEnd"/>
      <w:r w:rsidRPr="000D2F86">
        <w:t xml:space="preserve"> </w:t>
      </w:r>
      <w:proofErr w:type="spellStart"/>
      <w:r w:rsidRPr="000D2F86">
        <w:t>trình</w:t>
      </w:r>
      <w:proofErr w:type="spellEnd"/>
      <w:r w:rsidRPr="000D2F86">
        <w:t xml:space="preserve"> </w:t>
      </w:r>
      <w:proofErr w:type="spellStart"/>
      <w:r w:rsidRPr="000D2F86">
        <w:t>độ</w:t>
      </w:r>
      <w:proofErr w:type="spellEnd"/>
      <w:r w:rsidRPr="000D2F86">
        <w:t>.</w:t>
      </w:r>
    </w:p>
    <w:p w14:paraId="26A10067" w14:textId="0E1AC8DE" w:rsidR="001A170D" w:rsidRPr="000D2F86" w:rsidRDefault="000D2F86" w:rsidP="00143FFC">
      <w:pPr>
        <w:pStyle w:val="ListParagraph"/>
        <w:numPr>
          <w:ilvl w:val="1"/>
          <w:numId w:val="69"/>
        </w:numPr>
        <w:spacing w:line="360" w:lineRule="auto"/>
        <w:jc w:val="both"/>
      </w:pPr>
      <w:proofErr w:type="spellStart"/>
      <w:r w:rsidRPr="000D2F86">
        <w:t>Hỗ</w:t>
      </w:r>
      <w:proofErr w:type="spellEnd"/>
      <w:r w:rsidRPr="000D2F86">
        <w:t xml:space="preserve"> </w:t>
      </w:r>
      <w:proofErr w:type="spellStart"/>
      <w:r w:rsidRPr="000D2F86">
        <w:t>trợ</w:t>
      </w:r>
      <w:proofErr w:type="spellEnd"/>
      <w:r w:rsidRPr="000D2F86">
        <w:t xml:space="preserve"> </w:t>
      </w:r>
      <w:proofErr w:type="spellStart"/>
      <w:r w:rsidRPr="000D2F86">
        <w:t>học</w:t>
      </w:r>
      <w:proofErr w:type="spellEnd"/>
      <w:r w:rsidRPr="000D2F86">
        <w:t xml:space="preserve"> </w:t>
      </w:r>
      <w:proofErr w:type="spellStart"/>
      <w:r w:rsidRPr="000D2F86">
        <w:t>viên</w:t>
      </w:r>
      <w:proofErr w:type="spellEnd"/>
      <w:r w:rsidRPr="000D2F86">
        <w:t xml:space="preserve"> </w:t>
      </w:r>
      <w:proofErr w:type="spellStart"/>
      <w:r w:rsidRPr="000D2F86">
        <w:t>yếu</w:t>
      </w:r>
      <w:proofErr w:type="spellEnd"/>
      <w:r w:rsidRPr="000D2F86">
        <w:t xml:space="preserve">: </w:t>
      </w:r>
      <w:proofErr w:type="spellStart"/>
      <w:r w:rsidRPr="000D2F86">
        <w:t>Triển</w:t>
      </w:r>
      <w:proofErr w:type="spellEnd"/>
      <w:r w:rsidRPr="000D2F86">
        <w:t xml:space="preserve"> </w:t>
      </w:r>
      <w:proofErr w:type="spellStart"/>
      <w:r w:rsidRPr="000D2F86">
        <w:t>khai</w:t>
      </w:r>
      <w:proofErr w:type="spellEnd"/>
      <w:r w:rsidRPr="000D2F86">
        <w:t xml:space="preserve"> </w:t>
      </w:r>
      <w:proofErr w:type="spellStart"/>
      <w:r w:rsidRPr="000D2F86">
        <w:t>hệ</w:t>
      </w:r>
      <w:proofErr w:type="spellEnd"/>
      <w:r w:rsidRPr="000D2F86">
        <w:t xml:space="preserve"> </w:t>
      </w:r>
      <w:proofErr w:type="spellStart"/>
      <w:r w:rsidRPr="000D2F86">
        <w:t>thống</w:t>
      </w:r>
      <w:proofErr w:type="spellEnd"/>
      <w:r w:rsidRPr="000D2F86">
        <w:t xml:space="preserve"> </w:t>
      </w:r>
      <w:proofErr w:type="spellStart"/>
      <w:r w:rsidRPr="000D2F86">
        <w:t>thông</w:t>
      </w:r>
      <w:proofErr w:type="spellEnd"/>
      <w:r w:rsidRPr="000D2F86">
        <w:t xml:space="preserve"> </w:t>
      </w:r>
      <w:proofErr w:type="spellStart"/>
      <w:r w:rsidRPr="000D2F86">
        <w:t>báo</w:t>
      </w:r>
      <w:proofErr w:type="spellEnd"/>
      <w:r w:rsidRPr="000D2F86">
        <w:t xml:space="preserve"> </w:t>
      </w:r>
      <w:proofErr w:type="spellStart"/>
      <w:r w:rsidRPr="000D2F86">
        <w:t>cho</w:t>
      </w:r>
      <w:proofErr w:type="spellEnd"/>
      <w:r w:rsidRPr="000D2F86">
        <w:t xml:space="preserve"> </w:t>
      </w:r>
      <w:proofErr w:type="spellStart"/>
      <w:r w:rsidRPr="000D2F86">
        <w:t>học</w:t>
      </w:r>
      <w:proofErr w:type="spellEnd"/>
      <w:r w:rsidRPr="000D2F86">
        <w:t xml:space="preserve"> </w:t>
      </w:r>
      <w:proofErr w:type="spellStart"/>
      <w:r w:rsidRPr="000D2F86">
        <w:t>viên</w:t>
      </w:r>
      <w:proofErr w:type="spellEnd"/>
      <w:r w:rsidRPr="000D2F86">
        <w:t xml:space="preserve"> </w:t>
      </w:r>
      <w:proofErr w:type="spellStart"/>
      <w:r w:rsidRPr="000D2F86">
        <w:t>có</w:t>
      </w:r>
      <w:proofErr w:type="spellEnd"/>
      <w:r w:rsidRPr="000D2F86">
        <w:t xml:space="preserve"> </w:t>
      </w:r>
      <w:proofErr w:type="spellStart"/>
      <w:r w:rsidRPr="000D2F86">
        <w:t>nguy</w:t>
      </w:r>
      <w:proofErr w:type="spellEnd"/>
      <w:r w:rsidRPr="000D2F86">
        <w:t xml:space="preserve"> </w:t>
      </w:r>
      <w:proofErr w:type="spellStart"/>
      <w:r w:rsidRPr="000D2F86">
        <w:t>cơ</w:t>
      </w:r>
      <w:proofErr w:type="spellEnd"/>
      <w:r w:rsidRPr="000D2F86">
        <w:t xml:space="preserve"> </w:t>
      </w:r>
      <w:proofErr w:type="spellStart"/>
      <w:r w:rsidRPr="000D2F86">
        <w:t>không</w:t>
      </w:r>
      <w:proofErr w:type="spellEnd"/>
      <w:r w:rsidRPr="000D2F86">
        <w:t xml:space="preserve"> </w:t>
      </w:r>
      <w:proofErr w:type="spellStart"/>
      <w:r w:rsidRPr="000D2F86">
        <w:t>hoàn</w:t>
      </w:r>
      <w:proofErr w:type="spellEnd"/>
      <w:r w:rsidRPr="000D2F86">
        <w:t xml:space="preserve"> </w:t>
      </w:r>
      <w:proofErr w:type="spellStart"/>
      <w:r w:rsidRPr="000D2F86">
        <w:t>thành</w:t>
      </w:r>
      <w:proofErr w:type="spellEnd"/>
      <w:r w:rsidRPr="000D2F86">
        <w:t xml:space="preserve"> </w:t>
      </w:r>
      <w:proofErr w:type="spellStart"/>
      <w:r w:rsidRPr="000D2F86">
        <w:t>để</w:t>
      </w:r>
      <w:proofErr w:type="spellEnd"/>
      <w:r w:rsidRPr="000D2F86">
        <w:t xml:space="preserve"> </w:t>
      </w:r>
      <w:proofErr w:type="spellStart"/>
      <w:r w:rsidRPr="000D2F86">
        <w:t>họ</w:t>
      </w:r>
      <w:proofErr w:type="spellEnd"/>
      <w:r w:rsidRPr="000D2F86">
        <w:t xml:space="preserve"> </w:t>
      </w:r>
      <w:proofErr w:type="spellStart"/>
      <w:r w:rsidRPr="000D2F86">
        <w:t>được</w:t>
      </w:r>
      <w:proofErr w:type="spellEnd"/>
      <w:r w:rsidRPr="000D2F86">
        <w:t xml:space="preserve"> </w:t>
      </w:r>
      <w:proofErr w:type="spellStart"/>
      <w:r w:rsidRPr="000D2F86">
        <w:t>hỗ</w:t>
      </w:r>
      <w:proofErr w:type="spellEnd"/>
      <w:r w:rsidRPr="000D2F86">
        <w:t xml:space="preserve"> </w:t>
      </w:r>
      <w:proofErr w:type="spellStart"/>
      <w:r w:rsidRPr="000D2F86">
        <w:t>trợ</w:t>
      </w:r>
      <w:proofErr w:type="spellEnd"/>
      <w:r w:rsidRPr="000D2F86">
        <w:t xml:space="preserve"> </w:t>
      </w:r>
      <w:proofErr w:type="spellStart"/>
      <w:r w:rsidRPr="000D2F86">
        <w:t>kịp</w:t>
      </w:r>
      <w:proofErr w:type="spellEnd"/>
      <w:r w:rsidRPr="000D2F86">
        <w:t xml:space="preserve"> </w:t>
      </w:r>
      <w:proofErr w:type="spellStart"/>
      <w:r w:rsidRPr="000D2F86">
        <w:t>thời</w:t>
      </w:r>
      <w:proofErr w:type="spellEnd"/>
      <w:r w:rsidRPr="000D2F86">
        <w:t>.</w:t>
      </w:r>
    </w:p>
    <w:p w14:paraId="69D7C77A" w14:textId="57EDE762" w:rsidR="00745982" w:rsidRPr="000D2F86" w:rsidRDefault="00E27D2D" w:rsidP="00F44434">
      <w:pPr>
        <w:pStyle w:val="ListParagraph"/>
        <w:numPr>
          <w:ilvl w:val="0"/>
          <w:numId w:val="69"/>
        </w:numPr>
        <w:spacing w:line="360" w:lineRule="auto"/>
      </w:pPr>
      <w:proofErr w:type="spellStart"/>
      <w:r w:rsidRPr="000D2F86">
        <w:t>Cải</w:t>
      </w:r>
      <w:proofErr w:type="spellEnd"/>
      <w:r w:rsidRPr="000D2F86">
        <w:t xml:space="preserve"> </w:t>
      </w:r>
      <w:proofErr w:type="spellStart"/>
      <w:r w:rsidRPr="000D2F86">
        <w:t>thiện</w:t>
      </w:r>
      <w:proofErr w:type="spellEnd"/>
      <w:r w:rsidRPr="000D2F86">
        <w:t xml:space="preserve"> </w:t>
      </w:r>
      <w:proofErr w:type="spellStart"/>
      <w:r w:rsidRPr="000D2F86">
        <w:t>chất</w:t>
      </w:r>
      <w:proofErr w:type="spellEnd"/>
      <w:r w:rsidRPr="000D2F86">
        <w:t xml:space="preserve"> </w:t>
      </w:r>
      <w:proofErr w:type="spellStart"/>
      <w:r w:rsidRPr="000D2F86">
        <w:t>lượng</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008F06DC" w:rsidRPr="000D2F86">
        <w:t>:</w:t>
      </w:r>
    </w:p>
    <w:p w14:paraId="11BB59DD" w14:textId="10918BFB" w:rsidR="008F06DC" w:rsidRPr="000D2F86" w:rsidRDefault="00C74BDC" w:rsidP="00143FFC">
      <w:pPr>
        <w:pStyle w:val="ListParagraph"/>
        <w:numPr>
          <w:ilvl w:val="1"/>
          <w:numId w:val="69"/>
        </w:numPr>
        <w:spacing w:line="360" w:lineRule="auto"/>
        <w:jc w:val="both"/>
      </w:pPr>
      <w:r w:rsidRPr="000D2F86">
        <w:t xml:space="preserve">Thu </w:t>
      </w:r>
      <w:proofErr w:type="spellStart"/>
      <w:r w:rsidRPr="000D2F86">
        <w:t>thập</w:t>
      </w:r>
      <w:proofErr w:type="spellEnd"/>
      <w:r w:rsidRPr="000D2F86">
        <w:t xml:space="preserve"> </w:t>
      </w:r>
      <w:proofErr w:type="spellStart"/>
      <w:r w:rsidRPr="000D2F86">
        <w:t>thêm</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Pr="000D2F86">
        <w:t xml:space="preserve"> </w:t>
      </w:r>
      <w:proofErr w:type="spellStart"/>
      <w:r w:rsidRPr="000D2F86">
        <w:t>hành</w:t>
      </w:r>
      <w:proofErr w:type="spellEnd"/>
      <w:r w:rsidRPr="000D2F86">
        <w:t xml:space="preserve"> vi chi </w:t>
      </w:r>
      <w:proofErr w:type="spellStart"/>
      <w:r w:rsidRPr="000D2F86">
        <w:t>tiết</w:t>
      </w:r>
      <w:proofErr w:type="spellEnd"/>
      <w:r w:rsidRPr="000D2F86">
        <w:t xml:space="preserve">: Theo </w:t>
      </w:r>
      <w:proofErr w:type="spellStart"/>
      <w:r w:rsidRPr="000D2F86">
        <w:t>dõi</w:t>
      </w:r>
      <w:proofErr w:type="spellEnd"/>
      <w:r w:rsidRPr="000D2F86">
        <w:t xml:space="preserve"> </w:t>
      </w:r>
      <w:proofErr w:type="spellStart"/>
      <w:r w:rsidRPr="000D2F86">
        <w:t>cách</w:t>
      </w:r>
      <w:proofErr w:type="spellEnd"/>
      <w:r w:rsidRPr="000D2F86">
        <w:t xml:space="preserve"> </w:t>
      </w:r>
      <w:proofErr w:type="spellStart"/>
      <w:r w:rsidRPr="000D2F86">
        <w:t>học</w:t>
      </w:r>
      <w:proofErr w:type="spellEnd"/>
      <w:r w:rsidRPr="000D2F86">
        <w:t xml:space="preserve"> </w:t>
      </w:r>
      <w:proofErr w:type="spellStart"/>
      <w:r w:rsidRPr="000D2F86">
        <w:t>viên</w:t>
      </w:r>
      <w:proofErr w:type="spellEnd"/>
      <w:r w:rsidRPr="000D2F86">
        <w:t xml:space="preserve"> </w:t>
      </w:r>
      <w:proofErr w:type="spellStart"/>
      <w:r w:rsidRPr="000D2F86">
        <w:t>tương</w:t>
      </w:r>
      <w:proofErr w:type="spellEnd"/>
      <w:r w:rsidRPr="000D2F86">
        <w:t xml:space="preserve"> </w:t>
      </w:r>
      <w:proofErr w:type="spellStart"/>
      <w:r w:rsidRPr="000D2F86">
        <w:t>tác</w:t>
      </w:r>
      <w:proofErr w:type="spellEnd"/>
      <w:r w:rsidRPr="000D2F86">
        <w:t xml:space="preserve"> </w:t>
      </w:r>
      <w:proofErr w:type="spellStart"/>
      <w:r w:rsidRPr="000D2F86">
        <w:t>với</w:t>
      </w:r>
      <w:proofErr w:type="spellEnd"/>
      <w:r w:rsidRPr="000D2F86">
        <w:t xml:space="preserve"> </w:t>
      </w:r>
      <w:proofErr w:type="spellStart"/>
      <w:r w:rsidRPr="000D2F86">
        <w:t>nội</w:t>
      </w:r>
      <w:proofErr w:type="spellEnd"/>
      <w:r w:rsidRPr="000D2F86">
        <w:t xml:space="preserve"> dung </w:t>
      </w:r>
      <w:proofErr w:type="spellStart"/>
      <w:r w:rsidRPr="000D2F86">
        <w:t>khóa</w:t>
      </w:r>
      <w:proofErr w:type="spellEnd"/>
      <w:r w:rsidRPr="000D2F86">
        <w:t xml:space="preserve"> </w:t>
      </w:r>
      <w:proofErr w:type="spellStart"/>
      <w:r w:rsidRPr="000D2F86">
        <w:t>học</w:t>
      </w:r>
      <w:proofErr w:type="spellEnd"/>
      <w:r w:rsidRPr="000D2F86">
        <w:t xml:space="preserve">, </w:t>
      </w:r>
      <w:proofErr w:type="spellStart"/>
      <w:r w:rsidRPr="000D2F86">
        <w:t>như</w:t>
      </w:r>
      <w:proofErr w:type="spellEnd"/>
      <w:r w:rsidRPr="000D2F86">
        <w:t xml:space="preserve"> </w:t>
      </w:r>
      <w:proofErr w:type="spellStart"/>
      <w:r w:rsidRPr="000D2F86">
        <w:t>thời</w:t>
      </w:r>
      <w:proofErr w:type="spellEnd"/>
      <w:r w:rsidRPr="000D2F86">
        <w:t xml:space="preserve"> </w:t>
      </w:r>
      <w:proofErr w:type="spellStart"/>
      <w:r w:rsidRPr="000D2F86">
        <w:t>gian</w:t>
      </w:r>
      <w:proofErr w:type="spellEnd"/>
      <w:r w:rsidRPr="000D2F86">
        <w:t xml:space="preserve"> </w:t>
      </w:r>
      <w:proofErr w:type="spellStart"/>
      <w:r w:rsidRPr="000D2F86">
        <w:t>xem</w:t>
      </w:r>
      <w:proofErr w:type="spellEnd"/>
      <w:r w:rsidRPr="000D2F86">
        <w:t xml:space="preserve"> video, </w:t>
      </w:r>
      <w:proofErr w:type="spellStart"/>
      <w:r w:rsidRPr="000D2F86">
        <w:t>tốc</w:t>
      </w:r>
      <w:proofErr w:type="spellEnd"/>
      <w:r w:rsidRPr="000D2F86">
        <w:t xml:space="preserve"> </w:t>
      </w:r>
      <w:proofErr w:type="spellStart"/>
      <w:r w:rsidRPr="000D2F86">
        <w:t>độ</w:t>
      </w:r>
      <w:proofErr w:type="spellEnd"/>
      <w:r w:rsidRPr="000D2F86">
        <w:t xml:space="preserve"> </w:t>
      </w:r>
      <w:proofErr w:type="spellStart"/>
      <w:r w:rsidRPr="000D2F86">
        <w:t>xem</w:t>
      </w:r>
      <w:proofErr w:type="spellEnd"/>
      <w:r w:rsidRPr="000D2F86">
        <w:t xml:space="preserve">, </w:t>
      </w:r>
      <w:proofErr w:type="spellStart"/>
      <w:r w:rsidRPr="000D2F86">
        <w:t>hoặc</w:t>
      </w:r>
      <w:proofErr w:type="spellEnd"/>
      <w:r w:rsidRPr="000D2F86">
        <w:t xml:space="preserve"> </w:t>
      </w:r>
      <w:proofErr w:type="spellStart"/>
      <w:r w:rsidRPr="000D2F86">
        <w:t>tần</w:t>
      </w:r>
      <w:proofErr w:type="spellEnd"/>
      <w:r w:rsidRPr="000D2F86">
        <w:t xml:space="preserve"> </w:t>
      </w:r>
      <w:proofErr w:type="spellStart"/>
      <w:r w:rsidRPr="000D2F86">
        <w:t>suất</w:t>
      </w:r>
      <w:proofErr w:type="spellEnd"/>
      <w:r w:rsidRPr="000D2F86">
        <w:t xml:space="preserve"> </w:t>
      </w:r>
      <w:proofErr w:type="spellStart"/>
      <w:r w:rsidRPr="000D2F86">
        <w:t>tương</w:t>
      </w:r>
      <w:proofErr w:type="spellEnd"/>
      <w:r w:rsidRPr="000D2F86">
        <w:t xml:space="preserve"> </w:t>
      </w:r>
      <w:proofErr w:type="spellStart"/>
      <w:r w:rsidRPr="000D2F86">
        <w:t>tác</w:t>
      </w:r>
      <w:proofErr w:type="spellEnd"/>
      <w:r w:rsidRPr="000D2F86">
        <w:t>.</w:t>
      </w:r>
    </w:p>
    <w:p w14:paraId="04C6A2B4" w14:textId="0DA6259B" w:rsidR="00C74BDC" w:rsidRPr="000D2F86" w:rsidRDefault="003A5EB9" w:rsidP="00143FFC">
      <w:pPr>
        <w:pStyle w:val="ListParagraph"/>
        <w:numPr>
          <w:ilvl w:val="1"/>
          <w:numId w:val="69"/>
        </w:numPr>
        <w:spacing w:line="360" w:lineRule="auto"/>
        <w:jc w:val="both"/>
      </w:pPr>
      <w:proofErr w:type="spellStart"/>
      <w:r w:rsidRPr="000D2F86">
        <w:t>Làm</w:t>
      </w:r>
      <w:proofErr w:type="spellEnd"/>
      <w:r w:rsidRPr="000D2F86">
        <w:t xml:space="preserve"> </w:t>
      </w:r>
      <w:proofErr w:type="spellStart"/>
      <w:r w:rsidRPr="000D2F86">
        <w:t>sạch</w:t>
      </w:r>
      <w:proofErr w:type="spellEnd"/>
      <w:r w:rsidRPr="000D2F86">
        <w:t xml:space="preserve"> </w:t>
      </w:r>
      <w:proofErr w:type="spellStart"/>
      <w:r w:rsidRPr="000D2F86">
        <w:t>và</w:t>
      </w:r>
      <w:proofErr w:type="spellEnd"/>
      <w:r w:rsidRPr="000D2F86">
        <w:t xml:space="preserve"> </w:t>
      </w:r>
      <w:proofErr w:type="spellStart"/>
      <w:r w:rsidRPr="000D2F86">
        <w:t>chuẩn</w:t>
      </w:r>
      <w:proofErr w:type="spellEnd"/>
      <w:r w:rsidRPr="000D2F86">
        <w:t xml:space="preserve"> </w:t>
      </w:r>
      <w:proofErr w:type="spellStart"/>
      <w:r w:rsidRPr="000D2F86">
        <w:t>hóa</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Pr="000D2F86">
        <w:t xml:space="preserve">: </w:t>
      </w:r>
      <w:proofErr w:type="spellStart"/>
      <w:r w:rsidRPr="000D2F86">
        <w:t>Nghiên</w:t>
      </w:r>
      <w:proofErr w:type="spellEnd"/>
      <w:r w:rsidRPr="000D2F86">
        <w:t xml:space="preserve"> </w:t>
      </w:r>
      <w:proofErr w:type="spellStart"/>
      <w:r w:rsidRPr="000D2F86">
        <w:t>cứu</w:t>
      </w:r>
      <w:proofErr w:type="spellEnd"/>
      <w:r w:rsidRPr="000D2F86">
        <w:t xml:space="preserve"> </w:t>
      </w:r>
      <w:proofErr w:type="spellStart"/>
      <w:r w:rsidRPr="000D2F86">
        <w:t>các</w:t>
      </w:r>
      <w:proofErr w:type="spellEnd"/>
      <w:r w:rsidRPr="000D2F86">
        <w:t xml:space="preserve"> </w:t>
      </w:r>
      <w:proofErr w:type="spellStart"/>
      <w:r w:rsidRPr="000D2F86">
        <w:t>kỹ</w:t>
      </w:r>
      <w:proofErr w:type="spellEnd"/>
      <w:r w:rsidRPr="000D2F86">
        <w:t xml:space="preserve"> </w:t>
      </w:r>
      <w:proofErr w:type="spellStart"/>
      <w:r w:rsidRPr="000D2F86">
        <w:t>thuật</w:t>
      </w:r>
      <w:proofErr w:type="spellEnd"/>
      <w:r w:rsidRPr="000D2F86">
        <w:t xml:space="preserve"> </w:t>
      </w:r>
      <w:proofErr w:type="spellStart"/>
      <w:r w:rsidRPr="000D2F86">
        <w:t>xử</w:t>
      </w:r>
      <w:proofErr w:type="spellEnd"/>
      <w:r w:rsidRPr="000D2F86">
        <w:t xml:space="preserve"> </w:t>
      </w:r>
      <w:proofErr w:type="spellStart"/>
      <w:r w:rsidRPr="000D2F86">
        <w:t>lý</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Pr="000D2F86">
        <w:t xml:space="preserve"> </w:t>
      </w:r>
      <w:proofErr w:type="spellStart"/>
      <w:r w:rsidRPr="000D2F86">
        <w:t>bị</w:t>
      </w:r>
      <w:proofErr w:type="spellEnd"/>
      <w:r w:rsidRPr="000D2F86">
        <w:t xml:space="preserve"> </w:t>
      </w:r>
      <w:proofErr w:type="spellStart"/>
      <w:r w:rsidRPr="000D2F86">
        <w:t>thiếu</w:t>
      </w:r>
      <w:proofErr w:type="spellEnd"/>
      <w:r w:rsidRPr="000D2F86">
        <w:t xml:space="preserve">, </w:t>
      </w:r>
      <w:proofErr w:type="spellStart"/>
      <w:r w:rsidRPr="000D2F86">
        <w:t>dữ</w:t>
      </w:r>
      <w:proofErr w:type="spellEnd"/>
      <w:r w:rsidRPr="000D2F86">
        <w:t xml:space="preserve"> </w:t>
      </w:r>
      <w:proofErr w:type="spellStart"/>
      <w:r w:rsidRPr="000D2F86">
        <w:t>liệu</w:t>
      </w:r>
      <w:proofErr w:type="spellEnd"/>
      <w:r w:rsidRPr="000D2F86">
        <w:t xml:space="preserve"> </w:t>
      </w:r>
      <w:proofErr w:type="spellStart"/>
      <w:r w:rsidRPr="000D2F86">
        <w:t>không</w:t>
      </w:r>
      <w:proofErr w:type="spellEnd"/>
      <w:r w:rsidRPr="000D2F86">
        <w:t xml:space="preserve"> </w:t>
      </w:r>
      <w:proofErr w:type="spellStart"/>
      <w:r w:rsidRPr="000D2F86">
        <w:t>cân</w:t>
      </w:r>
      <w:proofErr w:type="spellEnd"/>
      <w:r w:rsidRPr="000D2F86">
        <w:t xml:space="preserve"> </w:t>
      </w:r>
      <w:proofErr w:type="spellStart"/>
      <w:r w:rsidRPr="000D2F86">
        <w:t>bằng</w:t>
      </w:r>
      <w:proofErr w:type="spellEnd"/>
      <w:r w:rsidRPr="000D2F86">
        <w:t xml:space="preserve"> </w:t>
      </w:r>
      <w:proofErr w:type="spellStart"/>
      <w:r w:rsidRPr="000D2F86">
        <w:t>để</w:t>
      </w:r>
      <w:proofErr w:type="spellEnd"/>
      <w:r w:rsidRPr="000D2F86">
        <w:t xml:space="preserve"> </w:t>
      </w:r>
      <w:proofErr w:type="spellStart"/>
      <w:r w:rsidRPr="000D2F86">
        <w:t>cải</w:t>
      </w:r>
      <w:proofErr w:type="spellEnd"/>
      <w:r w:rsidRPr="000D2F86">
        <w:t xml:space="preserve"> </w:t>
      </w:r>
      <w:proofErr w:type="spellStart"/>
      <w:r w:rsidRPr="000D2F86">
        <w:t>thiện</w:t>
      </w:r>
      <w:proofErr w:type="spellEnd"/>
      <w:r w:rsidRPr="000D2F86">
        <w:t xml:space="preserve"> </w:t>
      </w:r>
      <w:proofErr w:type="spellStart"/>
      <w:r w:rsidRPr="000D2F86">
        <w:t>độ</w:t>
      </w:r>
      <w:proofErr w:type="spellEnd"/>
      <w:r w:rsidRPr="000D2F86">
        <w:t xml:space="preserve"> </w:t>
      </w:r>
      <w:proofErr w:type="spellStart"/>
      <w:r w:rsidRPr="000D2F86">
        <w:t>chính</w:t>
      </w:r>
      <w:proofErr w:type="spellEnd"/>
      <w:r w:rsidRPr="000D2F86">
        <w:t xml:space="preserve"> </w:t>
      </w:r>
      <w:proofErr w:type="spellStart"/>
      <w:r w:rsidRPr="000D2F86">
        <w:t>xác</w:t>
      </w:r>
      <w:proofErr w:type="spellEnd"/>
      <w:r w:rsidRPr="000D2F86">
        <w:t xml:space="preserve"> </w:t>
      </w:r>
      <w:proofErr w:type="spellStart"/>
      <w:r w:rsidRPr="000D2F86">
        <w:t>của</w:t>
      </w:r>
      <w:proofErr w:type="spellEnd"/>
      <w:r w:rsidRPr="000D2F86">
        <w:t xml:space="preserve"> </w:t>
      </w:r>
      <w:proofErr w:type="spellStart"/>
      <w:r w:rsidRPr="000D2F86">
        <w:t>mô</w:t>
      </w:r>
      <w:proofErr w:type="spellEnd"/>
      <w:r w:rsidRPr="000D2F86">
        <w:t xml:space="preserve"> </w:t>
      </w:r>
      <w:proofErr w:type="spellStart"/>
      <w:r w:rsidRPr="000D2F86">
        <w:t>hình</w:t>
      </w:r>
      <w:proofErr w:type="spellEnd"/>
      <w:r w:rsidRPr="000D2F86">
        <w:t>.</w:t>
      </w:r>
    </w:p>
    <w:p w14:paraId="76D4B44D" w14:textId="79104C90" w:rsidR="00F44434" w:rsidRPr="000D2F86" w:rsidRDefault="00F44434" w:rsidP="007718DA">
      <w:pPr>
        <w:pStyle w:val="ListParagraph"/>
        <w:numPr>
          <w:ilvl w:val="0"/>
          <w:numId w:val="69"/>
        </w:numPr>
        <w:spacing w:line="360" w:lineRule="auto"/>
        <w:jc w:val="both"/>
      </w:pPr>
      <w:proofErr w:type="spellStart"/>
      <w:r w:rsidRPr="000D2F86">
        <w:lastRenderedPageBreak/>
        <w:t>Mở</w:t>
      </w:r>
      <w:proofErr w:type="spellEnd"/>
      <w:r w:rsidRPr="000D2F86">
        <w:t xml:space="preserve"> </w:t>
      </w:r>
      <w:proofErr w:type="spellStart"/>
      <w:r w:rsidRPr="000D2F86">
        <w:t>rộng</w:t>
      </w:r>
      <w:proofErr w:type="spellEnd"/>
      <w:r w:rsidRPr="000D2F86">
        <w:t xml:space="preserve"> </w:t>
      </w:r>
      <w:proofErr w:type="spellStart"/>
      <w:r w:rsidRPr="000D2F86">
        <w:t>ứng</w:t>
      </w:r>
      <w:proofErr w:type="spellEnd"/>
      <w:r w:rsidRPr="000D2F86">
        <w:t xml:space="preserve"> </w:t>
      </w:r>
      <w:proofErr w:type="spellStart"/>
      <w:r w:rsidRPr="000D2F86">
        <w:t>dụng</w:t>
      </w:r>
      <w:proofErr w:type="spellEnd"/>
      <w:r w:rsidRPr="000D2F86">
        <w:t xml:space="preserve"> sang </w:t>
      </w:r>
      <w:proofErr w:type="spellStart"/>
      <w:r w:rsidRPr="000D2F86">
        <w:t>lĩnh</w:t>
      </w:r>
      <w:proofErr w:type="spellEnd"/>
      <w:r w:rsidRPr="000D2F86">
        <w:t xml:space="preserve"> </w:t>
      </w:r>
      <w:proofErr w:type="spellStart"/>
      <w:r w:rsidRPr="000D2F86">
        <w:t>vực</w:t>
      </w:r>
      <w:proofErr w:type="spellEnd"/>
      <w:r w:rsidRPr="000D2F86">
        <w:t xml:space="preserve"> </w:t>
      </w:r>
      <w:proofErr w:type="spellStart"/>
      <w:r w:rsidRPr="000D2F86">
        <w:t>khác</w:t>
      </w:r>
      <w:proofErr w:type="spellEnd"/>
      <w:r w:rsidR="00DC229C" w:rsidRPr="000D2F86">
        <w:t xml:space="preserve">: </w:t>
      </w:r>
      <w:proofErr w:type="spellStart"/>
      <w:r w:rsidR="00DC229C" w:rsidRPr="000D2F86">
        <w:t>Áp</w:t>
      </w:r>
      <w:proofErr w:type="spellEnd"/>
      <w:r w:rsidR="00DC229C" w:rsidRPr="000D2F86">
        <w:t xml:space="preserve"> </w:t>
      </w:r>
      <w:proofErr w:type="spellStart"/>
      <w:r w:rsidR="00DC229C" w:rsidRPr="000D2F86">
        <w:t>dụng</w:t>
      </w:r>
      <w:proofErr w:type="spellEnd"/>
      <w:r w:rsidR="00DC229C" w:rsidRPr="000D2F86">
        <w:t xml:space="preserve"> </w:t>
      </w:r>
      <w:proofErr w:type="spellStart"/>
      <w:r w:rsidR="00DC229C" w:rsidRPr="000D2F86">
        <w:t>mô</w:t>
      </w:r>
      <w:proofErr w:type="spellEnd"/>
      <w:r w:rsidR="00DC229C" w:rsidRPr="000D2F86">
        <w:t xml:space="preserve"> </w:t>
      </w:r>
      <w:proofErr w:type="spellStart"/>
      <w:r w:rsidR="00DC229C" w:rsidRPr="000D2F86">
        <w:t>hình</w:t>
      </w:r>
      <w:proofErr w:type="spellEnd"/>
      <w:r w:rsidR="00DC229C" w:rsidRPr="000D2F86">
        <w:t xml:space="preserve"> </w:t>
      </w:r>
      <w:proofErr w:type="spellStart"/>
      <w:r w:rsidR="00DC229C" w:rsidRPr="000D2F86">
        <w:t>này</w:t>
      </w:r>
      <w:proofErr w:type="spellEnd"/>
      <w:r w:rsidR="00DC229C" w:rsidRPr="000D2F86">
        <w:t xml:space="preserve"> </w:t>
      </w:r>
      <w:proofErr w:type="spellStart"/>
      <w:r w:rsidR="00DC229C" w:rsidRPr="000D2F86">
        <w:t>vào</w:t>
      </w:r>
      <w:proofErr w:type="spellEnd"/>
      <w:r w:rsidR="00DC229C" w:rsidRPr="000D2F86">
        <w:t xml:space="preserve"> </w:t>
      </w:r>
      <w:proofErr w:type="spellStart"/>
      <w:r w:rsidR="00DC229C" w:rsidRPr="000D2F86">
        <w:t>các</w:t>
      </w:r>
      <w:proofErr w:type="spellEnd"/>
      <w:r w:rsidR="00DC229C" w:rsidRPr="000D2F86">
        <w:t xml:space="preserve"> </w:t>
      </w:r>
      <w:proofErr w:type="spellStart"/>
      <w:r w:rsidR="00DC229C" w:rsidRPr="000D2F86">
        <w:t>lĩnh</w:t>
      </w:r>
      <w:proofErr w:type="spellEnd"/>
      <w:r w:rsidR="00DC229C" w:rsidRPr="000D2F86">
        <w:t xml:space="preserve"> </w:t>
      </w:r>
      <w:proofErr w:type="spellStart"/>
      <w:r w:rsidR="00DC229C" w:rsidRPr="000D2F86">
        <w:t>vực</w:t>
      </w:r>
      <w:proofErr w:type="spellEnd"/>
      <w:r w:rsidR="00DC229C" w:rsidRPr="000D2F86">
        <w:t xml:space="preserve"> </w:t>
      </w:r>
      <w:proofErr w:type="spellStart"/>
      <w:r w:rsidR="00DC229C" w:rsidRPr="000D2F86">
        <w:t>khác</w:t>
      </w:r>
      <w:proofErr w:type="spellEnd"/>
      <w:r w:rsidR="00DC229C" w:rsidRPr="000D2F86">
        <w:t xml:space="preserve"> </w:t>
      </w:r>
      <w:proofErr w:type="spellStart"/>
      <w:r w:rsidR="00DC229C" w:rsidRPr="000D2F86">
        <w:t>như</w:t>
      </w:r>
      <w:proofErr w:type="spellEnd"/>
      <w:r w:rsidR="00DC229C" w:rsidRPr="000D2F86">
        <w:t xml:space="preserve"> </w:t>
      </w:r>
      <w:proofErr w:type="spellStart"/>
      <w:r w:rsidR="00DC229C" w:rsidRPr="000D2F86">
        <w:t>đào</w:t>
      </w:r>
      <w:proofErr w:type="spellEnd"/>
      <w:r w:rsidR="00DC229C" w:rsidRPr="000D2F86">
        <w:t xml:space="preserve"> </w:t>
      </w:r>
      <w:proofErr w:type="spellStart"/>
      <w:r w:rsidR="00DC229C" w:rsidRPr="000D2F86">
        <w:t>tạo</w:t>
      </w:r>
      <w:proofErr w:type="spellEnd"/>
      <w:r w:rsidR="00DC229C" w:rsidRPr="000D2F86">
        <w:t xml:space="preserve"> </w:t>
      </w:r>
      <w:proofErr w:type="spellStart"/>
      <w:r w:rsidR="00DC229C" w:rsidRPr="000D2F86">
        <w:t>nội</w:t>
      </w:r>
      <w:proofErr w:type="spellEnd"/>
      <w:r w:rsidR="00DC229C" w:rsidRPr="000D2F86">
        <w:t xml:space="preserve"> </w:t>
      </w:r>
      <w:proofErr w:type="spellStart"/>
      <w:r w:rsidR="00DC229C" w:rsidRPr="000D2F86">
        <w:t>bộ</w:t>
      </w:r>
      <w:proofErr w:type="spellEnd"/>
      <w:r w:rsidR="00DC229C" w:rsidRPr="000D2F86">
        <w:t xml:space="preserve"> </w:t>
      </w:r>
      <w:proofErr w:type="spellStart"/>
      <w:r w:rsidR="00DC229C" w:rsidRPr="000D2F86">
        <w:t>doanh</w:t>
      </w:r>
      <w:proofErr w:type="spellEnd"/>
      <w:r w:rsidR="00DC229C" w:rsidRPr="000D2F86">
        <w:t xml:space="preserve"> </w:t>
      </w:r>
      <w:proofErr w:type="spellStart"/>
      <w:r w:rsidR="00DC229C" w:rsidRPr="000D2F86">
        <w:t>nghiệp</w:t>
      </w:r>
      <w:proofErr w:type="spellEnd"/>
      <w:r w:rsidR="00DC229C" w:rsidRPr="000D2F86">
        <w:t xml:space="preserve">, </w:t>
      </w:r>
      <w:proofErr w:type="spellStart"/>
      <w:r w:rsidR="00DC229C" w:rsidRPr="000D2F86">
        <w:t>huấn</w:t>
      </w:r>
      <w:proofErr w:type="spellEnd"/>
      <w:r w:rsidR="00DC229C" w:rsidRPr="000D2F86">
        <w:t xml:space="preserve"> </w:t>
      </w:r>
      <w:proofErr w:type="spellStart"/>
      <w:r w:rsidR="00DC229C" w:rsidRPr="000D2F86">
        <w:t>luyện</w:t>
      </w:r>
      <w:proofErr w:type="spellEnd"/>
      <w:r w:rsidR="00DC229C" w:rsidRPr="000D2F86">
        <w:t xml:space="preserve"> </w:t>
      </w:r>
      <w:proofErr w:type="spellStart"/>
      <w:r w:rsidR="00DC229C" w:rsidRPr="000D2F86">
        <w:t>trực</w:t>
      </w:r>
      <w:proofErr w:type="spellEnd"/>
      <w:r w:rsidR="00DC229C" w:rsidRPr="000D2F86">
        <w:t xml:space="preserve"> </w:t>
      </w:r>
      <w:proofErr w:type="spellStart"/>
      <w:r w:rsidR="00DC229C" w:rsidRPr="000D2F86">
        <w:t>tuyến</w:t>
      </w:r>
      <w:proofErr w:type="spellEnd"/>
      <w:r w:rsidR="00DC229C" w:rsidRPr="000D2F86">
        <w:t xml:space="preserve">, </w:t>
      </w:r>
      <w:proofErr w:type="spellStart"/>
      <w:r w:rsidR="00DC229C" w:rsidRPr="000D2F86">
        <w:t>hoặc</w:t>
      </w:r>
      <w:proofErr w:type="spellEnd"/>
      <w:r w:rsidR="00DC229C" w:rsidRPr="000D2F86">
        <w:t xml:space="preserve"> </w:t>
      </w:r>
      <w:proofErr w:type="spellStart"/>
      <w:r w:rsidR="00DC229C" w:rsidRPr="000D2F86">
        <w:t>các</w:t>
      </w:r>
      <w:proofErr w:type="spellEnd"/>
      <w:r w:rsidR="00DC229C" w:rsidRPr="000D2F86">
        <w:t xml:space="preserve"> </w:t>
      </w:r>
      <w:proofErr w:type="spellStart"/>
      <w:r w:rsidR="00DC229C" w:rsidRPr="000D2F86">
        <w:t>khóa</w:t>
      </w:r>
      <w:proofErr w:type="spellEnd"/>
      <w:r w:rsidR="00DC229C" w:rsidRPr="000D2F86">
        <w:t xml:space="preserve"> </w:t>
      </w:r>
      <w:proofErr w:type="spellStart"/>
      <w:r w:rsidR="00DC229C" w:rsidRPr="000D2F86">
        <w:t>học</w:t>
      </w:r>
      <w:proofErr w:type="spellEnd"/>
      <w:r w:rsidR="00DC229C" w:rsidRPr="000D2F86">
        <w:t xml:space="preserve"> </w:t>
      </w:r>
      <w:proofErr w:type="spellStart"/>
      <w:r w:rsidR="00DC229C" w:rsidRPr="000D2F86">
        <w:t>kỹ</w:t>
      </w:r>
      <w:proofErr w:type="spellEnd"/>
      <w:r w:rsidR="00DC229C" w:rsidRPr="000D2F86">
        <w:t xml:space="preserve"> </w:t>
      </w:r>
      <w:proofErr w:type="spellStart"/>
      <w:r w:rsidR="00DC229C" w:rsidRPr="000D2F86">
        <w:t>năng</w:t>
      </w:r>
      <w:proofErr w:type="spellEnd"/>
      <w:r w:rsidR="00DC229C" w:rsidRPr="000D2F86">
        <w:t xml:space="preserve"> </w:t>
      </w:r>
      <w:proofErr w:type="spellStart"/>
      <w:r w:rsidR="00DC229C" w:rsidRPr="000D2F86">
        <w:t>mềm</w:t>
      </w:r>
      <w:proofErr w:type="spellEnd"/>
      <w:r w:rsidR="00DC229C" w:rsidRPr="000D2F86">
        <w:t>.</w:t>
      </w:r>
    </w:p>
    <w:p w14:paraId="5D1C0701" w14:textId="17C1AF81" w:rsidR="00DC229C" w:rsidRDefault="003944CC" w:rsidP="00DC229C">
      <w:pPr>
        <w:pStyle w:val="ListParagraph"/>
        <w:numPr>
          <w:ilvl w:val="0"/>
          <w:numId w:val="69"/>
        </w:numPr>
        <w:spacing w:line="360" w:lineRule="auto"/>
      </w:pPr>
      <w:proofErr w:type="spellStart"/>
      <w:r w:rsidRPr="003944CC">
        <w:t>Ứng</w:t>
      </w:r>
      <w:proofErr w:type="spellEnd"/>
      <w:r w:rsidRPr="003944CC">
        <w:t xml:space="preserve"> </w:t>
      </w:r>
      <w:proofErr w:type="spellStart"/>
      <w:r w:rsidRPr="003944CC">
        <w:t>Dụng</w:t>
      </w:r>
      <w:proofErr w:type="spellEnd"/>
      <w:r w:rsidRPr="003944CC">
        <w:t xml:space="preserve"> AI </w:t>
      </w:r>
      <w:proofErr w:type="spellStart"/>
      <w:r w:rsidRPr="003944CC">
        <w:t>và</w:t>
      </w:r>
      <w:proofErr w:type="spellEnd"/>
      <w:r w:rsidRPr="003944CC">
        <w:t xml:space="preserve"> Machine Learning</w:t>
      </w:r>
    </w:p>
    <w:p w14:paraId="11BFE140" w14:textId="31972209" w:rsidR="003944CC" w:rsidRDefault="00610C7F" w:rsidP="003944CC">
      <w:pPr>
        <w:pStyle w:val="ListParagraph"/>
        <w:numPr>
          <w:ilvl w:val="1"/>
          <w:numId w:val="69"/>
        </w:numPr>
        <w:spacing w:line="360" w:lineRule="auto"/>
      </w:pPr>
      <w:proofErr w:type="spellStart"/>
      <w:r w:rsidRPr="007718DA">
        <w:t>Mô</w:t>
      </w:r>
      <w:proofErr w:type="spellEnd"/>
      <w:r w:rsidRPr="007718DA">
        <w:t xml:space="preserve"> </w:t>
      </w:r>
      <w:proofErr w:type="spellStart"/>
      <w:r w:rsidRPr="007718DA">
        <w:t>hình</w:t>
      </w:r>
      <w:proofErr w:type="spellEnd"/>
      <w:r w:rsidRPr="007718DA">
        <w:t xml:space="preserve"> </w:t>
      </w:r>
      <w:proofErr w:type="spellStart"/>
      <w:r w:rsidRPr="007718DA">
        <w:t>dự</w:t>
      </w:r>
      <w:proofErr w:type="spellEnd"/>
      <w:r w:rsidRPr="007718DA">
        <w:t xml:space="preserve"> </w:t>
      </w:r>
      <w:proofErr w:type="spellStart"/>
      <w:r w:rsidRPr="007718DA">
        <w:t>đoán</w:t>
      </w:r>
      <w:proofErr w:type="spellEnd"/>
      <w:r w:rsidRPr="007718DA">
        <w:t xml:space="preserve"> </w:t>
      </w:r>
      <w:proofErr w:type="spellStart"/>
      <w:r w:rsidRPr="007718DA">
        <w:t>thời</w:t>
      </w:r>
      <w:proofErr w:type="spellEnd"/>
      <w:r w:rsidRPr="007718DA">
        <w:t xml:space="preserve"> </w:t>
      </w:r>
      <w:proofErr w:type="spellStart"/>
      <w:r w:rsidRPr="007718DA">
        <w:t>gian</w:t>
      </w:r>
      <w:proofErr w:type="spellEnd"/>
      <w:r w:rsidRPr="007718DA">
        <w:t xml:space="preserve"> </w:t>
      </w:r>
      <w:proofErr w:type="spellStart"/>
      <w:r w:rsidRPr="007718DA">
        <w:t>thực</w:t>
      </w:r>
      <w:proofErr w:type="spellEnd"/>
      <w:r w:rsidRPr="00610C7F">
        <w:t xml:space="preserve">: </w:t>
      </w:r>
      <w:proofErr w:type="spellStart"/>
      <w:r w:rsidRPr="00610C7F">
        <w:t>Phát</w:t>
      </w:r>
      <w:proofErr w:type="spellEnd"/>
      <w:r w:rsidRPr="00610C7F">
        <w:t xml:space="preserve"> </w:t>
      </w:r>
      <w:proofErr w:type="spellStart"/>
      <w:r w:rsidRPr="00610C7F">
        <w:t>triển</w:t>
      </w:r>
      <w:proofErr w:type="spellEnd"/>
      <w:r w:rsidRPr="00610C7F">
        <w:t xml:space="preserve"> </w:t>
      </w:r>
      <w:proofErr w:type="spellStart"/>
      <w:r w:rsidRPr="00610C7F">
        <w:t>mô</w:t>
      </w:r>
      <w:proofErr w:type="spellEnd"/>
      <w:r w:rsidRPr="00610C7F">
        <w:t xml:space="preserve"> </w:t>
      </w:r>
      <w:proofErr w:type="spellStart"/>
      <w:r w:rsidRPr="00610C7F">
        <w:t>hình</w:t>
      </w:r>
      <w:proofErr w:type="spellEnd"/>
      <w:r w:rsidRPr="00610C7F">
        <w:t xml:space="preserve"> </w:t>
      </w:r>
      <w:proofErr w:type="spellStart"/>
      <w:r w:rsidRPr="00610C7F">
        <w:t>có</w:t>
      </w:r>
      <w:proofErr w:type="spellEnd"/>
      <w:r w:rsidRPr="00610C7F">
        <w:t xml:space="preserve"> </w:t>
      </w:r>
      <w:proofErr w:type="spellStart"/>
      <w:r w:rsidRPr="00610C7F">
        <w:t>khả</w:t>
      </w:r>
      <w:proofErr w:type="spellEnd"/>
      <w:r w:rsidRPr="00610C7F">
        <w:t xml:space="preserve"> </w:t>
      </w:r>
      <w:proofErr w:type="spellStart"/>
      <w:r w:rsidRPr="00610C7F">
        <w:t>năng</w:t>
      </w:r>
      <w:proofErr w:type="spellEnd"/>
      <w:r w:rsidRPr="00610C7F">
        <w:t xml:space="preserve"> </w:t>
      </w:r>
      <w:proofErr w:type="spellStart"/>
      <w:r w:rsidRPr="00610C7F">
        <w:t>dự</w:t>
      </w:r>
      <w:proofErr w:type="spellEnd"/>
      <w:r w:rsidRPr="00610C7F">
        <w:t xml:space="preserve"> </w:t>
      </w:r>
      <w:proofErr w:type="spellStart"/>
      <w:r w:rsidRPr="00610C7F">
        <w:t>đoán</w:t>
      </w:r>
      <w:proofErr w:type="spellEnd"/>
      <w:r w:rsidRPr="00610C7F">
        <w:t xml:space="preserve"> </w:t>
      </w:r>
      <w:proofErr w:type="spellStart"/>
      <w:r w:rsidRPr="00610C7F">
        <w:t>trong</w:t>
      </w:r>
      <w:proofErr w:type="spellEnd"/>
      <w:r w:rsidRPr="00610C7F">
        <w:t xml:space="preserve"> </w:t>
      </w:r>
      <w:proofErr w:type="spellStart"/>
      <w:r w:rsidRPr="00610C7F">
        <w:t>thời</w:t>
      </w:r>
      <w:proofErr w:type="spellEnd"/>
      <w:r w:rsidRPr="00610C7F">
        <w:t xml:space="preserve"> </w:t>
      </w:r>
      <w:proofErr w:type="spellStart"/>
      <w:r w:rsidRPr="00610C7F">
        <w:t>gian</w:t>
      </w:r>
      <w:proofErr w:type="spellEnd"/>
      <w:r w:rsidRPr="00610C7F">
        <w:t xml:space="preserve"> </w:t>
      </w:r>
      <w:proofErr w:type="spellStart"/>
      <w:r w:rsidRPr="00610C7F">
        <w:t>thực</w:t>
      </w:r>
      <w:proofErr w:type="spellEnd"/>
      <w:r w:rsidRPr="00610C7F">
        <w:t xml:space="preserve"> </w:t>
      </w:r>
      <w:proofErr w:type="spellStart"/>
      <w:r w:rsidRPr="00610C7F">
        <w:t>để</w:t>
      </w:r>
      <w:proofErr w:type="spellEnd"/>
      <w:r w:rsidRPr="00610C7F">
        <w:t xml:space="preserve"> </w:t>
      </w:r>
      <w:proofErr w:type="spellStart"/>
      <w:r w:rsidRPr="00610C7F">
        <w:t>giúp</w:t>
      </w:r>
      <w:proofErr w:type="spellEnd"/>
      <w:r w:rsidRPr="00610C7F">
        <w:t xml:space="preserve"> </w:t>
      </w:r>
      <w:proofErr w:type="spellStart"/>
      <w:r w:rsidRPr="00610C7F">
        <w:t>giáo</w:t>
      </w:r>
      <w:proofErr w:type="spellEnd"/>
      <w:r w:rsidRPr="00610C7F">
        <w:t xml:space="preserve"> </w:t>
      </w:r>
      <w:proofErr w:type="spellStart"/>
      <w:r w:rsidRPr="00610C7F">
        <w:t>viên</w:t>
      </w:r>
      <w:proofErr w:type="spellEnd"/>
      <w:r w:rsidRPr="00610C7F">
        <w:t xml:space="preserve"> </w:t>
      </w:r>
      <w:proofErr w:type="spellStart"/>
      <w:r w:rsidRPr="00610C7F">
        <w:t>điều</w:t>
      </w:r>
      <w:proofErr w:type="spellEnd"/>
      <w:r w:rsidRPr="00610C7F">
        <w:t xml:space="preserve"> </w:t>
      </w:r>
      <w:proofErr w:type="spellStart"/>
      <w:r w:rsidRPr="00610C7F">
        <w:t>chỉnh</w:t>
      </w:r>
      <w:proofErr w:type="spellEnd"/>
      <w:r w:rsidRPr="00610C7F">
        <w:t xml:space="preserve"> </w:t>
      </w:r>
      <w:proofErr w:type="spellStart"/>
      <w:r w:rsidRPr="00610C7F">
        <w:t>phương</w:t>
      </w:r>
      <w:proofErr w:type="spellEnd"/>
      <w:r w:rsidRPr="00610C7F">
        <w:t xml:space="preserve"> </w:t>
      </w:r>
      <w:proofErr w:type="spellStart"/>
      <w:r w:rsidRPr="00610C7F">
        <w:t>pháp</w:t>
      </w:r>
      <w:proofErr w:type="spellEnd"/>
      <w:r w:rsidRPr="00610C7F">
        <w:t xml:space="preserve"> </w:t>
      </w:r>
      <w:proofErr w:type="spellStart"/>
      <w:r w:rsidRPr="00610C7F">
        <w:t>giảng</w:t>
      </w:r>
      <w:proofErr w:type="spellEnd"/>
      <w:r w:rsidRPr="00610C7F">
        <w:t xml:space="preserve"> </w:t>
      </w:r>
      <w:proofErr w:type="spellStart"/>
      <w:r w:rsidRPr="00610C7F">
        <w:t>dạy</w:t>
      </w:r>
      <w:proofErr w:type="spellEnd"/>
      <w:r w:rsidRPr="00610C7F">
        <w:t>.</w:t>
      </w:r>
    </w:p>
    <w:p w14:paraId="52272920" w14:textId="3ABF976A" w:rsidR="00610C7F" w:rsidRDefault="00064359" w:rsidP="003944CC">
      <w:pPr>
        <w:pStyle w:val="ListParagraph"/>
        <w:numPr>
          <w:ilvl w:val="1"/>
          <w:numId w:val="69"/>
        </w:numPr>
        <w:spacing w:line="360" w:lineRule="auto"/>
      </w:pPr>
      <w:proofErr w:type="spellStart"/>
      <w:r w:rsidRPr="007718DA">
        <w:t>Phân</w:t>
      </w:r>
      <w:proofErr w:type="spellEnd"/>
      <w:r w:rsidRPr="007718DA">
        <w:t xml:space="preserve"> </w:t>
      </w:r>
      <w:proofErr w:type="spellStart"/>
      <w:r w:rsidRPr="007718DA">
        <w:t>tích</w:t>
      </w:r>
      <w:proofErr w:type="spellEnd"/>
      <w:r w:rsidRPr="007718DA">
        <w:t xml:space="preserve"> </w:t>
      </w:r>
      <w:proofErr w:type="spellStart"/>
      <w:r w:rsidRPr="007718DA">
        <w:t>cảm</w:t>
      </w:r>
      <w:proofErr w:type="spellEnd"/>
      <w:r w:rsidRPr="007718DA">
        <w:t xml:space="preserve"> </w:t>
      </w:r>
      <w:proofErr w:type="spellStart"/>
      <w:r w:rsidRPr="007718DA">
        <w:t>xúc</w:t>
      </w:r>
      <w:proofErr w:type="spellEnd"/>
      <w:r w:rsidRPr="00064359">
        <w:t xml:space="preserve">: </w:t>
      </w:r>
      <w:proofErr w:type="spellStart"/>
      <w:r w:rsidRPr="00064359">
        <w:t>Sử</w:t>
      </w:r>
      <w:proofErr w:type="spellEnd"/>
      <w:r w:rsidRPr="00064359">
        <w:t xml:space="preserve"> </w:t>
      </w:r>
      <w:proofErr w:type="spellStart"/>
      <w:r w:rsidRPr="00064359">
        <w:t>dụng</w:t>
      </w:r>
      <w:proofErr w:type="spellEnd"/>
      <w:r w:rsidRPr="00064359">
        <w:t xml:space="preserve"> </w:t>
      </w:r>
      <w:proofErr w:type="spellStart"/>
      <w:r w:rsidRPr="00064359">
        <w:t>phân</w:t>
      </w:r>
      <w:proofErr w:type="spellEnd"/>
      <w:r w:rsidRPr="00064359">
        <w:t xml:space="preserve"> </w:t>
      </w:r>
      <w:proofErr w:type="spellStart"/>
      <w:r w:rsidRPr="00064359">
        <w:t>tích</w:t>
      </w:r>
      <w:proofErr w:type="spellEnd"/>
      <w:r w:rsidRPr="00064359">
        <w:t xml:space="preserve"> </w:t>
      </w:r>
      <w:proofErr w:type="spellStart"/>
      <w:r w:rsidRPr="00064359">
        <w:t>cảm</w:t>
      </w:r>
      <w:proofErr w:type="spellEnd"/>
      <w:r w:rsidRPr="00064359">
        <w:t xml:space="preserve"> </w:t>
      </w:r>
      <w:proofErr w:type="spellStart"/>
      <w:r w:rsidRPr="00064359">
        <w:t>xúc</w:t>
      </w:r>
      <w:proofErr w:type="spellEnd"/>
      <w:r w:rsidRPr="00064359">
        <w:t xml:space="preserve"> </w:t>
      </w:r>
      <w:proofErr w:type="spellStart"/>
      <w:r w:rsidRPr="00064359">
        <w:t>từ</w:t>
      </w:r>
      <w:proofErr w:type="spellEnd"/>
      <w:r w:rsidRPr="00064359">
        <w:t xml:space="preserve"> </w:t>
      </w:r>
      <w:proofErr w:type="spellStart"/>
      <w:r w:rsidRPr="00064359">
        <w:t>các</w:t>
      </w:r>
      <w:proofErr w:type="spellEnd"/>
      <w:r w:rsidRPr="00064359">
        <w:t xml:space="preserve"> </w:t>
      </w:r>
      <w:proofErr w:type="spellStart"/>
      <w:r w:rsidRPr="00064359">
        <w:t>tương</w:t>
      </w:r>
      <w:proofErr w:type="spellEnd"/>
      <w:r w:rsidRPr="00064359">
        <w:t xml:space="preserve"> </w:t>
      </w:r>
      <w:proofErr w:type="spellStart"/>
      <w:r w:rsidRPr="00064359">
        <w:t>tác</w:t>
      </w:r>
      <w:proofErr w:type="spellEnd"/>
      <w:r w:rsidRPr="00064359">
        <w:t xml:space="preserve"> </w:t>
      </w:r>
      <w:proofErr w:type="spellStart"/>
      <w:r w:rsidRPr="00064359">
        <w:t>của</w:t>
      </w:r>
      <w:proofErr w:type="spellEnd"/>
      <w:r w:rsidRPr="00064359">
        <w:t xml:space="preserve"> </w:t>
      </w:r>
      <w:proofErr w:type="spellStart"/>
      <w:r w:rsidRPr="00064359">
        <w:t>học</w:t>
      </w:r>
      <w:proofErr w:type="spellEnd"/>
      <w:r w:rsidRPr="00064359">
        <w:t xml:space="preserve"> </w:t>
      </w:r>
      <w:proofErr w:type="spellStart"/>
      <w:r w:rsidRPr="00064359">
        <w:t>viên</w:t>
      </w:r>
      <w:proofErr w:type="spellEnd"/>
      <w:r w:rsidRPr="00064359">
        <w:t xml:space="preserve"> </w:t>
      </w:r>
      <w:proofErr w:type="spellStart"/>
      <w:r w:rsidRPr="00064359">
        <w:t>trên</w:t>
      </w:r>
      <w:proofErr w:type="spellEnd"/>
      <w:r w:rsidRPr="00064359">
        <w:t xml:space="preserve"> </w:t>
      </w:r>
      <w:proofErr w:type="spellStart"/>
      <w:r w:rsidRPr="00064359">
        <w:t>mạng</w:t>
      </w:r>
      <w:proofErr w:type="spellEnd"/>
      <w:r w:rsidRPr="00064359">
        <w:t xml:space="preserve"> </w:t>
      </w:r>
      <w:proofErr w:type="spellStart"/>
      <w:r w:rsidRPr="00064359">
        <w:t>xã</w:t>
      </w:r>
      <w:proofErr w:type="spellEnd"/>
      <w:r w:rsidRPr="00064359">
        <w:t xml:space="preserve"> </w:t>
      </w:r>
      <w:proofErr w:type="spellStart"/>
      <w:r w:rsidRPr="00064359">
        <w:t>hội</w:t>
      </w:r>
      <w:proofErr w:type="spellEnd"/>
      <w:r w:rsidRPr="00064359">
        <w:t xml:space="preserve"> </w:t>
      </w:r>
      <w:proofErr w:type="spellStart"/>
      <w:r w:rsidRPr="00064359">
        <w:t>để</w:t>
      </w:r>
      <w:proofErr w:type="spellEnd"/>
      <w:r w:rsidRPr="00064359">
        <w:t xml:space="preserve"> </w:t>
      </w:r>
      <w:proofErr w:type="spellStart"/>
      <w:r w:rsidRPr="00064359">
        <w:t>dự</w:t>
      </w:r>
      <w:proofErr w:type="spellEnd"/>
      <w:r w:rsidRPr="00064359">
        <w:t xml:space="preserve"> </w:t>
      </w:r>
      <w:proofErr w:type="spellStart"/>
      <w:r w:rsidRPr="00064359">
        <w:t>đoán</w:t>
      </w:r>
      <w:proofErr w:type="spellEnd"/>
      <w:r w:rsidRPr="00064359">
        <w:t xml:space="preserve"> </w:t>
      </w:r>
      <w:proofErr w:type="spellStart"/>
      <w:r w:rsidRPr="00064359">
        <w:t>kết</w:t>
      </w:r>
      <w:proofErr w:type="spellEnd"/>
      <w:r w:rsidRPr="00064359">
        <w:t xml:space="preserve"> </w:t>
      </w:r>
      <w:proofErr w:type="spellStart"/>
      <w:r w:rsidRPr="00064359">
        <w:t>quả</w:t>
      </w:r>
      <w:proofErr w:type="spellEnd"/>
      <w:r w:rsidRPr="00064359">
        <w:t xml:space="preserve"> </w:t>
      </w:r>
      <w:proofErr w:type="spellStart"/>
      <w:r w:rsidRPr="00064359">
        <w:t>học</w:t>
      </w:r>
      <w:proofErr w:type="spellEnd"/>
      <w:r w:rsidRPr="00064359">
        <w:t xml:space="preserve"> </w:t>
      </w:r>
      <w:proofErr w:type="spellStart"/>
      <w:r w:rsidRPr="00064359">
        <w:t>tập</w:t>
      </w:r>
      <w:proofErr w:type="spellEnd"/>
      <w:r w:rsidRPr="00064359">
        <w:t>.</w:t>
      </w:r>
    </w:p>
    <w:p w14:paraId="1F8B41D2" w14:textId="29B506BA" w:rsidR="00590490" w:rsidRDefault="00590490">
      <w:pPr>
        <w:ind w:left="0"/>
      </w:pPr>
      <w:r>
        <w:br w:type="page"/>
      </w:r>
    </w:p>
    <w:p w14:paraId="18B593B2" w14:textId="06DB3A39" w:rsidR="00590490" w:rsidRDefault="00590490" w:rsidP="003E4775">
      <w:pPr>
        <w:pStyle w:val="Heading1"/>
        <w:spacing w:line="360" w:lineRule="auto"/>
        <w:rPr>
          <w:lang w:val="vi-VN"/>
        </w:rPr>
      </w:pPr>
      <w:bookmarkStart w:id="46" w:name="_Toc184761386"/>
      <w:r>
        <w:rPr>
          <w:lang w:val="vi-VN"/>
        </w:rPr>
        <w:lastRenderedPageBreak/>
        <w:t xml:space="preserve">CHƯƠNG </w:t>
      </w:r>
      <w:r>
        <w:t>6</w:t>
      </w:r>
      <w:r>
        <w:rPr>
          <w:lang w:val="vi-VN"/>
        </w:rPr>
        <w:t>:</w:t>
      </w:r>
      <w:r>
        <w:t xml:space="preserve"> TÀI LIỆU THAM KHẢO</w:t>
      </w:r>
      <w:r>
        <w:rPr>
          <w:lang w:val="vi-VN"/>
        </w:rPr>
        <w:t>.</w:t>
      </w:r>
      <w:bookmarkEnd w:id="46"/>
      <w:r>
        <w:rPr>
          <w:lang w:val="vi-VN"/>
        </w:rPr>
        <w:t xml:space="preserve"> </w:t>
      </w:r>
    </w:p>
    <w:p w14:paraId="20CFCD1D" w14:textId="25432C5F" w:rsidR="00F44434" w:rsidRDefault="00590490" w:rsidP="003A5EB9">
      <w:pPr>
        <w:spacing w:line="360" w:lineRule="auto"/>
      </w:pPr>
      <w:r>
        <w:t xml:space="preserve">1. </w:t>
      </w:r>
      <w:hyperlink r:id="rId41" w:history="1">
        <w:r w:rsidR="0007769E" w:rsidRPr="0007769E">
          <w:rPr>
            <w:rStyle w:val="Hyperlink"/>
          </w:rPr>
          <w:t>https://github.com/THU-KEG/MOOCCubeX/tree/main</w:t>
        </w:r>
      </w:hyperlink>
    </w:p>
    <w:p w14:paraId="24413175" w14:textId="454C4ABD" w:rsidR="0007769E" w:rsidRPr="00745982" w:rsidRDefault="0007769E" w:rsidP="003A5EB9">
      <w:pPr>
        <w:spacing w:line="360" w:lineRule="auto"/>
      </w:pPr>
      <w:r>
        <w:t xml:space="preserve">2. </w:t>
      </w:r>
    </w:p>
    <w:sectPr w:rsidR="0007769E" w:rsidRPr="00745982" w:rsidSect="005944B5">
      <w:headerReference w:type="default" r:id="rId42"/>
      <w:footerReference w:type="default" r:id="rId43"/>
      <w:pgSz w:w="12240" w:h="15840"/>
      <w:pgMar w:top="1440" w:right="1530" w:bottom="1440" w:left="900" w:header="720" w:footer="720" w:gutter="0"/>
      <w:pgBorders w:display="firstPage" w:offsetFrom="page">
        <w:top w:val="twistedLines1" w:sz="26" w:space="24" w:color="auto"/>
        <w:left w:val="twistedLines1" w:sz="26" w:space="24" w:color="auto"/>
        <w:bottom w:val="twistedLines1" w:sz="26" w:space="24" w:color="auto"/>
        <w:right w:val="twistedLines1" w:sz="2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2E8F9" w14:textId="77777777" w:rsidR="008C0812" w:rsidRDefault="008C0812" w:rsidP="006841AF">
      <w:pPr>
        <w:spacing w:after="0" w:line="240" w:lineRule="auto"/>
      </w:pPr>
      <w:r>
        <w:separator/>
      </w:r>
    </w:p>
  </w:endnote>
  <w:endnote w:type="continuationSeparator" w:id="0">
    <w:p w14:paraId="6E19E5DC" w14:textId="77777777" w:rsidR="008C0812" w:rsidRDefault="008C0812" w:rsidP="006841AF">
      <w:pPr>
        <w:spacing w:after="0" w:line="240" w:lineRule="auto"/>
      </w:pPr>
      <w:r>
        <w:continuationSeparator/>
      </w:r>
    </w:p>
  </w:endnote>
  <w:endnote w:type="continuationNotice" w:id="1">
    <w:p w14:paraId="34EA081E" w14:textId="77777777" w:rsidR="008C0812" w:rsidRDefault="008C08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827349"/>
      <w:docPartObj>
        <w:docPartGallery w:val="Page Numbers (Bottom of Page)"/>
        <w:docPartUnique/>
      </w:docPartObj>
    </w:sdtPr>
    <w:sdtEndPr>
      <w:rPr>
        <w:noProof/>
      </w:rPr>
    </w:sdtEndPr>
    <w:sdtContent>
      <w:p w14:paraId="27A3ACE1" w14:textId="3A79F76E" w:rsidR="006841AF" w:rsidRDefault="006841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01E5F9" w14:textId="77777777" w:rsidR="006841AF" w:rsidRDefault="00684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612950" w14:textId="77777777" w:rsidR="008C0812" w:rsidRDefault="008C0812" w:rsidP="006841AF">
      <w:pPr>
        <w:spacing w:after="0" w:line="240" w:lineRule="auto"/>
      </w:pPr>
      <w:r>
        <w:separator/>
      </w:r>
    </w:p>
  </w:footnote>
  <w:footnote w:type="continuationSeparator" w:id="0">
    <w:p w14:paraId="02E91A32" w14:textId="77777777" w:rsidR="008C0812" w:rsidRDefault="008C0812" w:rsidP="006841AF">
      <w:pPr>
        <w:spacing w:after="0" w:line="240" w:lineRule="auto"/>
      </w:pPr>
      <w:r>
        <w:continuationSeparator/>
      </w:r>
    </w:p>
  </w:footnote>
  <w:footnote w:type="continuationNotice" w:id="1">
    <w:p w14:paraId="39E70602" w14:textId="77777777" w:rsidR="008C0812" w:rsidRDefault="008C08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1E317" w14:textId="12F57B59" w:rsidR="002D6597" w:rsidRPr="009D6CD3" w:rsidRDefault="002D6597" w:rsidP="00EF3937">
    <w:pPr>
      <w:pStyle w:val="Header"/>
    </w:pPr>
    <w:r w:rsidRPr="009D6CD3">
      <w:t xml:space="preserve">Báo </w:t>
    </w:r>
    <w:proofErr w:type="spellStart"/>
    <w:r w:rsidRPr="009D6CD3">
      <w:t>cáo</w:t>
    </w:r>
    <w:proofErr w:type="spellEnd"/>
    <w:r w:rsidRPr="009D6CD3">
      <w:t xml:space="preserve"> </w:t>
    </w:r>
    <w:proofErr w:type="spellStart"/>
    <w:r w:rsidR="00AA6C5C" w:rsidRPr="009D6CD3">
      <w:t>đồ</w:t>
    </w:r>
    <w:proofErr w:type="spellEnd"/>
    <w:r w:rsidR="00AA6C5C" w:rsidRPr="009D6CD3">
      <w:t xml:space="preserve"> </w:t>
    </w:r>
    <w:proofErr w:type="spellStart"/>
    <w:r w:rsidR="00AA6C5C" w:rsidRPr="009D6CD3">
      <w:t>án</w:t>
    </w:r>
    <w:proofErr w:type="spellEnd"/>
    <w:r w:rsidR="00AA6C5C" w:rsidRPr="009D6CD3">
      <w:t xml:space="preserve"> </w:t>
    </w:r>
    <w:proofErr w:type="spellStart"/>
    <w:r w:rsidR="00AA6C5C" w:rsidRPr="009D6CD3">
      <w:t>Mạng</w:t>
    </w:r>
    <w:proofErr w:type="spellEnd"/>
    <w:r w:rsidR="00AA6C5C" w:rsidRPr="009D6CD3">
      <w:t xml:space="preserve"> </w:t>
    </w:r>
    <w:proofErr w:type="spellStart"/>
    <w:r w:rsidR="00AA6C5C" w:rsidRPr="009D6CD3">
      <w:t>xã</w:t>
    </w:r>
    <w:proofErr w:type="spellEnd"/>
    <w:r w:rsidR="00AA6C5C" w:rsidRPr="009D6CD3">
      <w:t xml:space="preserve"> </w:t>
    </w:r>
    <w:proofErr w:type="spellStart"/>
    <w:r w:rsidR="00AA6C5C" w:rsidRPr="009D6CD3">
      <w:t>hội</w:t>
    </w:r>
    <w:proofErr w:type="spellEnd"/>
    <w:r w:rsidR="00EF3937" w:rsidRPr="009D6CD3">
      <w:tab/>
    </w:r>
    <w:r w:rsidR="00EF3937" w:rsidRPr="009D6CD3">
      <w:tab/>
    </w:r>
    <w:proofErr w:type="spellStart"/>
    <w:r w:rsidR="00EF3937" w:rsidRPr="009D6CD3">
      <w:t>Nhóm</w:t>
    </w:r>
    <w:proofErr w:type="spellEnd"/>
    <w:r w:rsidR="00EF3937" w:rsidRPr="009D6CD3">
      <w:t xml:space="preserve"> 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13D36"/>
    <w:multiLevelType w:val="hybridMultilevel"/>
    <w:tmpl w:val="394ECE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31A2B26"/>
    <w:multiLevelType w:val="hybridMultilevel"/>
    <w:tmpl w:val="A7A058A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78A5794"/>
    <w:multiLevelType w:val="hybridMultilevel"/>
    <w:tmpl w:val="45ECF2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0C64E1"/>
    <w:multiLevelType w:val="hybridMultilevel"/>
    <w:tmpl w:val="B29C7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A8577E"/>
    <w:multiLevelType w:val="hybridMultilevel"/>
    <w:tmpl w:val="79066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2D10C5"/>
    <w:multiLevelType w:val="hybridMultilevel"/>
    <w:tmpl w:val="375E962E"/>
    <w:lvl w:ilvl="0" w:tplc="DF684BFA">
      <w:start w:val="2"/>
      <w:numFmt w:val="bullet"/>
      <w:lvlText w:val=""/>
      <w:lvlJc w:val="left"/>
      <w:pPr>
        <w:ind w:left="720" w:hanging="360"/>
      </w:pPr>
      <w:rPr>
        <w:rFonts w:ascii="Wingdings" w:eastAsiaTheme="minorHAnsi" w:hAnsi="Wingdings" w:cstheme="minorBidi" w:hint="default"/>
        <w:b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77E87"/>
    <w:multiLevelType w:val="hybridMultilevel"/>
    <w:tmpl w:val="C9A082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B683FE9"/>
    <w:multiLevelType w:val="hybridMultilevel"/>
    <w:tmpl w:val="3FAABDD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E492EB5"/>
    <w:multiLevelType w:val="hybridMultilevel"/>
    <w:tmpl w:val="4394E21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0EAF761F"/>
    <w:multiLevelType w:val="hybridMultilevel"/>
    <w:tmpl w:val="FA541AC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0123DA4"/>
    <w:multiLevelType w:val="hybridMultilevel"/>
    <w:tmpl w:val="9476F7F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11E6C66"/>
    <w:multiLevelType w:val="hybridMultilevel"/>
    <w:tmpl w:val="ADC02D94"/>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15BB57B8"/>
    <w:multiLevelType w:val="hybridMultilevel"/>
    <w:tmpl w:val="FD266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CD1F33"/>
    <w:multiLevelType w:val="hybridMultilevel"/>
    <w:tmpl w:val="383602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6C95344"/>
    <w:multiLevelType w:val="hybridMultilevel"/>
    <w:tmpl w:val="291A1A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7EC619F"/>
    <w:multiLevelType w:val="hybridMultilevel"/>
    <w:tmpl w:val="9624779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A653D03"/>
    <w:multiLevelType w:val="hybridMultilevel"/>
    <w:tmpl w:val="39C0C6E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1AA56CB8"/>
    <w:multiLevelType w:val="hybridMultilevel"/>
    <w:tmpl w:val="3F8C29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1C0A54A5"/>
    <w:multiLevelType w:val="hybridMultilevel"/>
    <w:tmpl w:val="DFAEA3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1C8C5099"/>
    <w:multiLevelType w:val="hybridMultilevel"/>
    <w:tmpl w:val="315E4B7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1D160E43"/>
    <w:multiLevelType w:val="hybridMultilevel"/>
    <w:tmpl w:val="593608FE"/>
    <w:lvl w:ilvl="0" w:tplc="28F4A062">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1056AE9"/>
    <w:multiLevelType w:val="multilevel"/>
    <w:tmpl w:val="8C0411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C66A75"/>
    <w:multiLevelType w:val="hybridMultilevel"/>
    <w:tmpl w:val="8E64F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B516AA"/>
    <w:multiLevelType w:val="multilevel"/>
    <w:tmpl w:val="7FDC9B2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2436675C"/>
    <w:multiLevelType w:val="multilevel"/>
    <w:tmpl w:val="DFB6C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591E41"/>
    <w:multiLevelType w:val="hybridMultilevel"/>
    <w:tmpl w:val="D68087D6"/>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6" w15:restartNumberingAfterBreak="0">
    <w:nsid w:val="25C6D0D2"/>
    <w:multiLevelType w:val="hybridMultilevel"/>
    <w:tmpl w:val="FFFFFFFF"/>
    <w:lvl w:ilvl="0" w:tplc="56C6586C">
      <w:start w:val="1"/>
      <w:numFmt w:val="bullet"/>
      <w:lvlText w:val=""/>
      <w:lvlJc w:val="left"/>
      <w:pPr>
        <w:ind w:left="1440" w:hanging="360"/>
      </w:pPr>
      <w:rPr>
        <w:rFonts w:ascii="Symbol" w:hAnsi="Symbol" w:hint="default"/>
      </w:rPr>
    </w:lvl>
    <w:lvl w:ilvl="1" w:tplc="A7C829D6">
      <w:start w:val="1"/>
      <w:numFmt w:val="bullet"/>
      <w:lvlText w:val="o"/>
      <w:lvlJc w:val="left"/>
      <w:pPr>
        <w:ind w:left="2160" w:hanging="360"/>
      </w:pPr>
      <w:rPr>
        <w:rFonts w:ascii="Courier New" w:hAnsi="Courier New" w:hint="default"/>
      </w:rPr>
    </w:lvl>
    <w:lvl w:ilvl="2" w:tplc="4404BE34">
      <w:start w:val="1"/>
      <w:numFmt w:val="bullet"/>
      <w:lvlText w:val=""/>
      <w:lvlJc w:val="left"/>
      <w:pPr>
        <w:ind w:left="2880" w:hanging="360"/>
      </w:pPr>
      <w:rPr>
        <w:rFonts w:ascii="Wingdings" w:hAnsi="Wingdings" w:hint="default"/>
      </w:rPr>
    </w:lvl>
    <w:lvl w:ilvl="3" w:tplc="66380C16">
      <w:start w:val="1"/>
      <w:numFmt w:val="bullet"/>
      <w:lvlText w:val=""/>
      <w:lvlJc w:val="left"/>
      <w:pPr>
        <w:ind w:left="3600" w:hanging="360"/>
      </w:pPr>
      <w:rPr>
        <w:rFonts w:ascii="Symbol" w:hAnsi="Symbol" w:hint="default"/>
      </w:rPr>
    </w:lvl>
    <w:lvl w:ilvl="4" w:tplc="EE8ACF1C">
      <w:start w:val="1"/>
      <w:numFmt w:val="bullet"/>
      <w:lvlText w:val="o"/>
      <w:lvlJc w:val="left"/>
      <w:pPr>
        <w:ind w:left="4320" w:hanging="360"/>
      </w:pPr>
      <w:rPr>
        <w:rFonts w:ascii="Courier New" w:hAnsi="Courier New" w:hint="default"/>
      </w:rPr>
    </w:lvl>
    <w:lvl w:ilvl="5" w:tplc="0F627DFC">
      <w:start w:val="1"/>
      <w:numFmt w:val="bullet"/>
      <w:lvlText w:val=""/>
      <w:lvlJc w:val="left"/>
      <w:pPr>
        <w:ind w:left="5040" w:hanging="360"/>
      </w:pPr>
      <w:rPr>
        <w:rFonts w:ascii="Wingdings" w:hAnsi="Wingdings" w:hint="default"/>
      </w:rPr>
    </w:lvl>
    <w:lvl w:ilvl="6" w:tplc="8B70E6EE">
      <w:start w:val="1"/>
      <w:numFmt w:val="bullet"/>
      <w:lvlText w:val=""/>
      <w:lvlJc w:val="left"/>
      <w:pPr>
        <w:ind w:left="5760" w:hanging="360"/>
      </w:pPr>
      <w:rPr>
        <w:rFonts w:ascii="Symbol" w:hAnsi="Symbol" w:hint="default"/>
      </w:rPr>
    </w:lvl>
    <w:lvl w:ilvl="7" w:tplc="C11CE03E">
      <w:start w:val="1"/>
      <w:numFmt w:val="bullet"/>
      <w:lvlText w:val="o"/>
      <w:lvlJc w:val="left"/>
      <w:pPr>
        <w:ind w:left="6480" w:hanging="360"/>
      </w:pPr>
      <w:rPr>
        <w:rFonts w:ascii="Courier New" w:hAnsi="Courier New" w:hint="default"/>
      </w:rPr>
    </w:lvl>
    <w:lvl w:ilvl="8" w:tplc="630E7B10">
      <w:start w:val="1"/>
      <w:numFmt w:val="bullet"/>
      <w:lvlText w:val=""/>
      <w:lvlJc w:val="left"/>
      <w:pPr>
        <w:ind w:left="7200" w:hanging="360"/>
      </w:pPr>
      <w:rPr>
        <w:rFonts w:ascii="Wingdings" w:hAnsi="Wingdings" w:hint="default"/>
      </w:rPr>
    </w:lvl>
  </w:abstractNum>
  <w:abstractNum w:abstractNumId="27" w15:restartNumberingAfterBreak="0">
    <w:nsid w:val="26891D19"/>
    <w:multiLevelType w:val="hybridMultilevel"/>
    <w:tmpl w:val="E1DAE7F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8" w15:restartNumberingAfterBreak="0">
    <w:nsid w:val="26E738C8"/>
    <w:multiLevelType w:val="hybridMultilevel"/>
    <w:tmpl w:val="26B4455E"/>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15:restartNumberingAfterBreak="0">
    <w:nsid w:val="278A108D"/>
    <w:multiLevelType w:val="hybridMultilevel"/>
    <w:tmpl w:val="525E46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7F40098"/>
    <w:multiLevelType w:val="hybridMultilevel"/>
    <w:tmpl w:val="29BEB7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9B71F03"/>
    <w:multiLevelType w:val="hybridMultilevel"/>
    <w:tmpl w:val="C270E08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AA828F1"/>
    <w:multiLevelType w:val="multilevel"/>
    <w:tmpl w:val="C72A4CEE"/>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2B940D67"/>
    <w:multiLevelType w:val="hybridMultilevel"/>
    <w:tmpl w:val="C67635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C211A02"/>
    <w:multiLevelType w:val="multilevel"/>
    <w:tmpl w:val="E66C82C8"/>
    <w:styleLink w:val="Style1"/>
    <w:lvl w:ilvl="0">
      <w:start w:val="2"/>
      <w:numFmt w:val="decimal"/>
      <w:lvlText w:val="%1."/>
      <w:lvlJc w:val="left"/>
      <w:pPr>
        <w:ind w:left="408" w:hanging="408"/>
      </w:pPr>
      <w:rPr>
        <w:rFonts w:eastAsiaTheme="majorEastAsia" w:hint="default"/>
      </w:rPr>
    </w:lvl>
    <w:lvl w:ilvl="1">
      <w:start w:val="1"/>
      <w:numFmt w:val="decimal"/>
      <w:lvlText w:val="%1.%2."/>
      <w:lvlJc w:val="left"/>
      <w:pPr>
        <w:ind w:left="1440" w:hanging="720"/>
      </w:pPr>
      <w:rPr>
        <w:rFonts w:eastAsiaTheme="majorEastAsia" w:hint="default"/>
      </w:rPr>
    </w:lvl>
    <w:lvl w:ilvl="2">
      <w:start w:val="1"/>
      <w:numFmt w:val="decimal"/>
      <w:lvlText w:val="%1.%2.%3."/>
      <w:lvlJc w:val="left"/>
      <w:pPr>
        <w:ind w:left="2160" w:hanging="720"/>
      </w:pPr>
      <w:rPr>
        <w:rFonts w:eastAsiaTheme="majorEastAsia" w:hint="default"/>
      </w:rPr>
    </w:lvl>
    <w:lvl w:ilvl="3">
      <w:start w:val="1"/>
      <w:numFmt w:val="decimal"/>
      <w:lvlText w:val="%1.%2.%3.%4."/>
      <w:lvlJc w:val="left"/>
      <w:pPr>
        <w:ind w:left="3240" w:hanging="1080"/>
      </w:pPr>
      <w:rPr>
        <w:rFonts w:eastAsiaTheme="majorEastAsia" w:hint="default"/>
      </w:rPr>
    </w:lvl>
    <w:lvl w:ilvl="4">
      <w:start w:val="1"/>
      <w:numFmt w:val="decimal"/>
      <w:lvlText w:val="%1.%2.%3.%4.%5."/>
      <w:lvlJc w:val="left"/>
      <w:pPr>
        <w:ind w:left="3960" w:hanging="1080"/>
      </w:pPr>
      <w:rPr>
        <w:rFonts w:eastAsiaTheme="majorEastAsia" w:hint="default"/>
      </w:rPr>
    </w:lvl>
    <w:lvl w:ilvl="5">
      <w:start w:val="1"/>
      <w:numFmt w:val="decimal"/>
      <w:lvlText w:val="%1.%2.%3.%4.%5.%6."/>
      <w:lvlJc w:val="left"/>
      <w:pPr>
        <w:ind w:left="5040" w:hanging="1440"/>
      </w:pPr>
      <w:rPr>
        <w:rFonts w:eastAsiaTheme="majorEastAsia" w:hint="default"/>
      </w:rPr>
    </w:lvl>
    <w:lvl w:ilvl="6">
      <w:start w:val="1"/>
      <w:numFmt w:val="decimal"/>
      <w:lvlText w:val="%1.%2.%3.%4.%5.%6.%7."/>
      <w:lvlJc w:val="left"/>
      <w:pPr>
        <w:ind w:left="5760" w:hanging="1440"/>
      </w:pPr>
      <w:rPr>
        <w:rFonts w:eastAsiaTheme="majorEastAsia" w:hint="default"/>
      </w:rPr>
    </w:lvl>
    <w:lvl w:ilvl="7">
      <w:start w:val="1"/>
      <w:numFmt w:val="decimal"/>
      <w:lvlText w:val="%1.%2.%3.%4.%5.%6.%7.%8."/>
      <w:lvlJc w:val="left"/>
      <w:pPr>
        <w:ind w:left="6840" w:hanging="1800"/>
      </w:pPr>
      <w:rPr>
        <w:rFonts w:eastAsiaTheme="majorEastAsia" w:hint="default"/>
      </w:rPr>
    </w:lvl>
    <w:lvl w:ilvl="8">
      <w:start w:val="1"/>
      <w:numFmt w:val="decimal"/>
      <w:lvlText w:val="%1.%2.%3.%4.%5.%6.%7.%8.%9."/>
      <w:lvlJc w:val="left"/>
      <w:pPr>
        <w:ind w:left="7560" w:hanging="1800"/>
      </w:pPr>
      <w:rPr>
        <w:rFonts w:eastAsiaTheme="majorEastAsia" w:hint="default"/>
      </w:rPr>
    </w:lvl>
  </w:abstractNum>
  <w:abstractNum w:abstractNumId="35" w15:restartNumberingAfterBreak="0">
    <w:nsid w:val="2CEA558C"/>
    <w:multiLevelType w:val="hybridMultilevel"/>
    <w:tmpl w:val="4E8CE4A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15:restartNumberingAfterBreak="0">
    <w:nsid w:val="2D4A2975"/>
    <w:multiLevelType w:val="hybridMultilevel"/>
    <w:tmpl w:val="3AB0B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06138EB"/>
    <w:multiLevelType w:val="hybridMultilevel"/>
    <w:tmpl w:val="9E4C50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33336E3B"/>
    <w:multiLevelType w:val="hybridMultilevel"/>
    <w:tmpl w:val="3716BF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375208B7"/>
    <w:multiLevelType w:val="hybridMultilevel"/>
    <w:tmpl w:val="635C4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9AF2501"/>
    <w:multiLevelType w:val="hybridMultilevel"/>
    <w:tmpl w:val="7B0633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3CB65BE6"/>
    <w:multiLevelType w:val="hybridMultilevel"/>
    <w:tmpl w:val="B358D73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3D9F432A"/>
    <w:multiLevelType w:val="hybridMultilevel"/>
    <w:tmpl w:val="E74CFD4C"/>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3" w15:restartNumberingAfterBreak="0">
    <w:nsid w:val="3FFD121A"/>
    <w:multiLevelType w:val="hybridMultilevel"/>
    <w:tmpl w:val="41860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11E6886"/>
    <w:multiLevelType w:val="hybridMultilevel"/>
    <w:tmpl w:val="3384B31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5" w15:restartNumberingAfterBreak="0">
    <w:nsid w:val="41E06867"/>
    <w:multiLevelType w:val="hybridMultilevel"/>
    <w:tmpl w:val="22FC67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2031CCB"/>
    <w:multiLevelType w:val="hybridMultilevel"/>
    <w:tmpl w:val="81728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2B1451F"/>
    <w:multiLevelType w:val="hybridMultilevel"/>
    <w:tmpl w:val="747C177A"/>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8" w15:restartNumberingAfterBreak="0">
    <w:nsid w:val="437401AD"/>
    <w:multiLevelType w:val="hybridMultilevel"/>
    <w:tmpl w:val="F356C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483270D"/>
    <w:multiLevelType w:val="hybridMultilevel"/>
    <w:tmpl w:val="CE6EDF1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44C90936"/>
    <w:multiLevelType w:val="hybridMultilevel"/>
    <w:tmpl w:val="7EC2629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45BE5F4D"/>
    <w:multiLevelType w:val="hybridMultilevel"/>
    <w:tmpl w:val="94E468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66B3062"/>
    <w:multiLevelType w:val="hybridMultilevel"/>
    <w:tmpl w:val="AA6EE5B0"/>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3" w15:restartNumberingAfterBreak="0">
    <w:nsid w:val="469464C7"/>
    <w:multiLevelType w:val="multilevel"/>
    <w:tmpl w:val="F0A0C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9E349AD"/>
    <w:multiLevelType w:val="hybridMultilevel"/>
    <w:tmpl w:val="4F02739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4AB246DD"/>
    <w:multiLevelType w:val="hybridMultilevel"/>
    <w:tmpl w:val="1D828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B23386C"/>
    <w:multiLevelType w:val="hybridMultilevel"/>
    <w:tmpl w:val="7B3066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4C3B31AC"/>
    <w:multiLevelType w:val="hybridMultilevel"/>
    <w:tmpl w:val="669E41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8" w15:restartNumberingAfterBreak="0">
    <w:nsid w:val="4CC858C4"/>
    <w:multiLevelType w:val="hybridMultilevel"/>
    <w:tmpl w:val="E18C6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D1E476C"/>
    <w:multiLevelType w:val="hybridMultilevel"/>
    <w:tmpl w:val="7CE27E3C"/>
    <w:lvl w:ilvl="0" w:tplc="C916E87C">
      <w:start w:val="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0" w15:restartNumberingAfterBreak="0">
    <w:nsid w:val="4F331834"/>
    <w:multiLevelType w:val="multilevel"/>
    <w:tmpl w:val="7CEA9550"/>
    <w:lvl w:ilvl="0">
      <w:start w:val="4"/>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500E7355"/>
    <w:multiLevelType w:val="hybridMultilevel"/>
    <w:tmpl w:val="BCCEC342"/>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2" w15:restartNumberingAfterBreak="0">
    <w:nsid w:val="511F5D89"/>
    <w:multiLevelType w:val="hybridMultilevel"/>
    <w:tmpl w:val="1AF233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5242017B"/>
    <w:multiLevelType w:val="hybridMultilevel"/>
    <w:tmpl w:val="EB965A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37460F2"/>
    <w:multiLevelType w:val="hybridMultilevel"/>
    <w:tmpl w:val="ECE47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538026E"/>
    <w:multiLevelType w:val="hybridMultilevel"/>
    <w:tmpl w:val="1F7670FE"/>
    <w:lvl w:ilvl="0" w:tplc="26FAB2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6652E6B"/>
    <w:multiLevelType w:val="hybridMultilevel"/>
    <w:tmpl w:val="DC346B5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7" w15:restartNumberingAfterBreak="0">
    <w:nsid w:val="57732EDA"/>
    <w:multiLevelType w:val="hybridMultilevel"/>
    <w:tmpl w:val="440E3F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7F06378"/>
    <w:multiLevelType w:val="multilevel"/>
    <w:tmpl w:val="9DEAA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8A1534B"/>
    <w:multiLevelType w:val="hybridMultilevel"/>
    <w:tmpl w:val="57D85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58ED4618"/>
    <w:multiLevelType w:val="hybridMultilevel"/>
    <w:tmpl w:val="AF18A9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59833EB7"/>
    <w:multiLevelType w:val="hybridMultilevel"/>
    <w:tmpl w:val="44B2E6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BB9021C"/>
    <w:multiLevelType w:val="multilevel"/>
    <w:tmpl w:val="1276B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BE24482"/>
    <w:multiLevelType w:val="hybridMultilevel"/>
    <w:tmpl w:val="03F29614"/>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4" w15:restartNumberingAfterBreak="0">
    <w:nsid w:val="5F575EE5"/>
    <w:multiLevelType w:val="hybridMultilevel"/>
    <w:tmpl w:val="A26A6D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63DE7A57"/>
    <w:multiLevelType w:val="hybridMultilevel"/>
    <w:tmpl w:val="6276E4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647C2CC4"/>
    <w:multiLevelType w:val="multilevel"/>
    <w:tmpl w:val="D41CB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5136572"/>
    <w:multiLevelType w:val="hybridMultilevel"/>
    <w:tmpl w:val="404C2E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15:restartNumberingAfterBreak="0">
    <w:nsid w:val="666E58F4"/>
    <w:multiLevelType w:val="hybridMultilevel"/>
    <w:tmpl w:val="1D7EE7FE"/>
    <w:lvl w:ilvl="0" w:tplc="57408BAA">
      <w:start w:val="1"/>
      <w:numFmt w:val="decimal"/>
      <w:lvlText w:val="4.2.%1"/>
      <w:lvlJc w:val="right"/>
      <w:pPr>
        <w:ind w:left="1510" w:hanging="360"/>
      </w:pPr>
      <w:rPr>
        <w:rFonts w:hint="default"/>
      </w:r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79" w15:restartNumberingAfterBreak="0">
    <w:nsid w:val="669A735C"/>
    <w:multiLevelType w:val="hybridMultilevel"/>
    <w:tmpl w:val="DBA02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672425E2"/>
    <w:multiLevelType w:val="hybridMultilevel"/>
    <w:tmpl w:val="AC6EA866"/>
    <w:lvl w:ilvl="0" w:tplc="04090003">
      <w:start w:val="1"/>
      <w:numFmt w:val="bullet"/>
      <w:lvlText w:val="o"/>
      <w:lvlJc w:val="left"/>
      <w:pPr>
        <w:ind w:left="1170" w:hanging="360"/>
      </w:pPr>
      <w:rPr>
        <w:rFonts w:ascii="Courier New" w:hAnsi="Courier New" w:cs="Courier New"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81" w15:restartNumberingAfterBreak="0">
    <w:nsid w:val="6BDA4A68"/>
    <w:multiLevelType w:val="multilevel"/>
    <w:tmpl w:val="A5AC41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CC63A8B"/>
    <w:multiLevelType w:val="hybridMultilevel"/>
    <w:tmpl w:val="38D0F1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D8F5BA4"/>
    <w:multiLevelType w:val="hybridMultilevel"/>
    <w:tmpl w:val="C7EAF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7F5285"/>
    <w:multiLevelType w:val="hybridMultilevel"/>
    <w:tmpl w:val="0DBAF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EF91E0E"/>
    <w:multiLevelType w:val="hybridMultilevel"/>
    <w:tmpl w:val="E01073B4"/>
    <w:lvl w:ilvl="0" w:tplc="57408BAA">
      <w:start w:val="1"/>
      <w:numFmt w:val="decimal"/>
      <w:lvlText w:val="4.2.%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6" w15:restartNumberingAfterBreak="0">
    <w:nsid w:val="70B3508E"/>
    <w:multiLevelType w:val="hybridMultilevel"/>
    <w:tmpl w:val="426C7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720568EB"/>
    <w:multiLevelType w:val="hybridMultilevel"/>
    <w:tmpl w:val="82F2E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34E4384"/>
    <w:multiLevelType w:val="multilevel"/>
    <w:tmpl w:val="E4BC9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3863B27"/>
    <w:multiLevelType w:val="hybridMultilevel"/>
    <w:tmpl w:val="FDE4D2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73FA7E21"/>
    <w:multiLevelType w:val="hybridMultilevel"/>
    <w:tmpl w:val="2B48AE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586618F"/>
    <w:multiLevelType w:val="hybridMultilevel"/>
    <w:tmpl w:val="EF8C7B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5A2285C"/>
    <w:multiLevelType w:val="hybridMultilevel"/>
    <w:tmpl w:val="0C7A0CC8"/>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3" w15:restartNumberingAfterBreak="0">
    <w:nsid w:val="76020C3A"/>
    <w:multiLevelType w:val="hybridMultilevel"/>
    <w:tmpl w:val="8522C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633500C"/>
    <w:multiLevelType w:val="hybridMultilevel"/>
    <w:tmpl w:val="63E84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6B37C93"/>
    <w:multiLevelType w:val="hybridMultilevel"/>
    <w:tmpl w:val="85A815C8"/>
    <w:lvl w:ilvl="0" w:tplc="27A8C39E">
      <w:start w:val="1"/>
      <w:numFmt w:val="decimal"/>
      <w:lvlText w:val="4.%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76C3354C"/>
    <w:multiLevelType w:val="hybridMultilevel"/>
    <w:tmpl w:val="FFFFFFFF"/>
    <w:lvl w:ilvl="0" w:tplc="D116BB7A">
      <w:start w:val="1"/>
      <w:numFmt w:val="bullet"/>
      <w:lvlText w:val=""/>
      <w:lvlJc w:val="left"/>
      <w:pPr>
        <w:ind w:left="1440" w:hanging="360"/>
      </w:pPr>
      <w:rPr>
        <w:rFonts w:ascii="Symbol" w:hAnsi="Symbol" w:hint="default"/>
      </w:rPr>
    </w:lvl>
    <w:lvl w:ilvl="1" w:tplc="BDD62A34">
      <w:start w:val="1"/>
      <w:numFmt w:val="bullet"/>
      <w:lvlText w:val="o"/>
      <w:lvlJc w:val="left"/>
      <w:pPr>
        <w:ind w:left="2160" w:hanging="360"/>
      </w:pPr>
      <w:rPr>
        <w:rFonts w:ascii="Courier New" w:hAnsi="Courier New" w:hint="default"/>
      </w:rPr>
    </w:lvl>
    <w:lvl w:ilvl="2" w:tplc="584CC1BA">
      <w:start w:val="1"/>
      <w:numFmt w:val="bullet"/>
      <w:lvlText w:val=""/>
      <w:lvlJc w:val="left"/>
      <w:pPr>
        <w:ind w:left="2880" w:hanging="360"/>
      </w:pPr>
      <w:rPr>
        <w:rFonts w:ascii="Wingdings" w:hAnsi="Wingdings" w:hint="default"/>
      </w:rPr>
    </w:lvl>
    <w:lvl w:ilvl="3" w:tplc="8878F6F0">
      <w:start w:val="1"/>
      <w:numFmt w:val="bullet"/>
      <w:lvlText w:val=""/>
      <w:lvlJc w:val="left"/>
      <w:pPr>
        <w:ind w:left="3600" w:hanging="360"/>
      </w:pPr>
      <w:rPr>
        <w:rFonts w:ascii="Symbol" w:hAnsi="Symbol" w:hint="default"/>
      </w:rPr>
    </w:lvl>
    <w:lvl w:ilvl="4" w:tplc="124ADC7E">
      <w:start w:val="1"/>
      <w:numFmt w:val="bullet"/>
      <w:lvlText w:val="o"/>
      <w:lvlJc w:val="left"/>
      <w:pPr>
        <w:ind w:left="4320" w:hanging="360"/>
      </w:pPr>
      <w:rPr>
        <w:rFonts w:ascii="Courier New" w:hAnsi="Courier New" w:hint="default"/>
      </w:rPr>
    </w:lvl>
    <w:lvl w:ilvl="5" w:tplc="5D3C386C">
      <w:start w:val="1"/>
      <w:numFmt w:val="bullet"/>
      <w:lvlText w:val=""/>
      <w:lvlJc w:val="left"/>
      <w:pPr>
        <w:ind w:left="5040" w:hanging="360"/>
      </w:pPr>
      <w:rPr>
        <w:rFonts w:ascii="Wingdings" w:hAnsi="Wingdings" w:hint="default"/>
      </w:rPr>
    </w:lvl>
    <w:lvl w:ilvl="6" w:tplc="075EDE16">
      <w:start w:val="1"/>
      <w:numFmt w:val="bullet"/>
      <w:lvlText w:val=""/>
      <w:lvlJc w:val="left"/>
      <w:pPr>
        <w:ind w:left="5760" w:hanging="360"/>
      </w:pPr>
      <w:rPr>
        <w:rFonts w:ascii="Symbol" w:hAnsi="Symbol" w:hint="default"/>
      </w:rPr>
    </w:lvl>
    <w:lvl w:ilvl="7" w:tplc="78D4D08A">
      <w:start w:val="1"/>
      <w:numFmt w:val="bullet"/>
      <w:lvlText w:val="o"/>
      <w:lvlJc w:val="left"/>
      <w:pPr>
        <w:ind w:left="6480" w:hanging="360"/>
      </w:pPr>
      <w:rPr>
        <w:rFonts w:ascii="Courier New" w:hAnsi="Courier New" w:hint="default"/>
      </w:rPr>
    </w:lvl>
    <w:lvl w:ilvl="8" w:tplc="F462D2F4">
      <w:start w:val="1"/>
      <w:numFmt w:val="bullet"/>
      <w:lvlText w:val=""/>
      <w:lvlJc w:val="left"/>
      <w:pPr>
        <w:ind w:left="7200" w:hanging="360"/>
      </w:pPr>
      <w:rPr>
        <w:rFonts w:ascii="Wingdings" w:hAnsi="Wingdings" w:hint="default"/>
      </w:rPr>
    </w:lvl>
  </w:abstractNum>
  <w:abstractNum w:abstractNumId="97" w15:restartNumberingAfterBreak="0">
    <w:nsid w:val="7A6B3C9E"/>
    <w:multiLevelType w:val="hybridMultilevel"/>
    <w:tmpl w:val="85905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7A7F1AF0"/>
    <w:multiLevelType w:val="hybridMultilevel"/>
    <w:tmpl w:val="2E8E75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7CD8334A"/>
    <w:multiLevelType w:val="hybridMultilevel"/>
    <w:tmpl w:val="2E444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DE647A0"/>
    <w:multiLevelType w:val="hybridMultilevel"/>
    <w:tmpl w:val="F974923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1" w15:restartNumberingAfterBreak="0">
    <w:nsid w:val="7EE2068C"/>
    <w:multiLevelType w:val="hybridMultilevel"/>
    <w:tmpl w:val="D3E0D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4757028">
    <w:abstractNumId w:val="45"/>
  </w:num>
  <w:num w:numId="2" w16cid:durableId="1316645826">
    <w:abstractNumId w:val="34"/>
  </w:num>
  <w:num w:numId="3" w16cid:durableId="1725441912">
    <w:abstractNumId w:val="32"/>
  </w:num>
  <w:num w:numId="4" w16cid:durableId="2102219346">
    <w:abstractNumId w:val="65"/>
  </w:num>
  <w:num w:numId="5" w16cid:durableId="46223303">
    <w:abstractNumId w:val="10"/>
  </w:num>
  <w:num w:numId="6" w16cid:durableId="825512705">
    <w:abstractNumId w:val="54"/>
  </w:num>
  <w:num w:numId="7" w16cid:durableId="310404016">
    <w:abstractNumId w:val="0"/>
  </w:num>
  <w:num w:numId="8" w16cid:durableId="543299666">
    <w:abstractNumId w:val="50"/>
  </w:num>
  <w:num w:numId="9" w16cid:durableId="1531601527">
    <w:abstractNumId w:val="37"/>
  </w:num>
  <w:num w:numId="10" w16cid:durableId="108202052">
    <w:abstractNumId w:val="69"/>
  </w:num>
  <w:num w:numId="11" w16cid:durableId="1873809082">
    <w:abstractNumId w:val="33"/>
  </w:num>
  <w:num w:numId="12" w16cid:durableId="1958753098">
    <w:abstractNumId w:val="74"/>
  </w:num>
  <w:num w:numId="13" w16cid:durableId="327900479">
    <w:abstractNumId w:val="13"/>
  </w:num>
  <w:num w:numId="14" w16cid:durableId="170529006">
    <w:abstractNumId w:val="40"/>
  </w:num>
  <w:num w:numId="15" w16cid:durableId="753555833">
    <w:abstractNumId w:val="61"/>
  </w:num>
  <w:num w:numId="16" w16cid:durableId="2032215726">
    <w:abstractNumId w:val="14"/>
  </w:num>
  <w:num w:numId="17" w16cid:durableId="1712219262">
    <w:abstractNumId w:val="98"/>
  </w:num>
  <w:num w:numId="18" w16cid:durableId="1772358241">
    <w:abstractNumId w:val="70"/>
  </w:num>
  <w:num w:numId="19" w16cid:durableId="1589920198">
    <w:abstractNumId w:val="16"/>
  </w:num>
  <w:num w:numId="20" w16cid:durableId="234172218">
    <w:abstractNumId w:val="4"/>
  </w:num>
  <w:num w:numId="21" w16cid:durableId="65148643">
    <w:abstractNumId w:val="41"/>
  </w:num>
  <w:num w:numId="22" w16cid:durableId="346174284">
    <w:abstractNumId w:val="39"/>
  </w:num>
  <w:num w:numId="23" w16cid:durableId="989137909">
    <w:abstractNumId w:val="82"/>
  </w:num>
  <w:num w:numId="24" w16cid:durableId="352806284">
    <w:abstractNumId w:val="97"/>
  </w:num>
  <w:num w:numId="25" w16cid:durableId="296034380">
    <w:abstractNumId w:val="48"/>
  </w:num>
  <w:num w:numId="26" w16cid:durableId="1729063676">
    <w:abstractNumId w:val="28"/>
  </w:num>
  <w:num w:numId="27" w16cid:durableId="1838570388">
    <w:abstractNumId w:val="90"/>
  </w:num>
  <w:num w:numId="28" w16cid:durableId="377894858">
    <w:abstractNumId w:val="18"/>
  </w:num>
  <w:num w:numId="29" w16cid:durableId="529420857">
    <w:abstractNumId w:val="11"/>
  </w:num>
  <w:num w:numId="30" w16cid:durableId="774714534">
    <w:abstractNumId w:val="2"/>
  </w:num>
  <w:num w:numId="31" w16cid:durableId="162940097">
    <w:abstractNumId w:val="89"/>
  </w:num>
  <w:num w:numId="32" w16cid:durableId="1981958944">
    <w:abstractNumId w:val="67"/>
  </w:num>
  <w:num w:numId="33" w16cid:durableId="2099784641">
    <w:abstractNumId w:val="47"/>
  </w:num>
  <w:num w:numId="34" w16cid:durableId="826165547">
    <w:abstractNumId w:val="49"/>
  </w:num>
  <w:num w:numId="35" w16cid:durableId="1621762123">
    <w:abstractNumId w:val="6"/>
  </w:num>
  <w:num w:numId="36" w16cid:durableId="776604490">
    <w:abstractNumId w:val="56"/>
  </w:num>
  <w:num w:numId="37" w16cid:durableId="1179348829">
    <w:abstractNumId w:val="15"/>
  </w:num>
  <w:num w:numId="38" w16cid:durableId="183786291">
    <w:abstractNumId w:val="5"/>
  </w:num>
  <w:num w:numId="39" w16cid:durableId="1674340241">
    <w:abstractNumId w:val="9"/>
  </w:num>
  <w:num w:numId="40" w16cid:durableId="2129086069">
    <w:abstractNumId w:val="38"/>
  </w:num>
  <w:num w:numId="41" w16cid:durableId="422343651">
    <w:abstractNumId w:val="31"/>
  </w:num>
  <w:num w:numId="42" w16cid:durableId="157961859">
    <w:abstractNumId w:val="51"/>
  </w:num>
  <w:num w:numId="43" w16cid:durableId="1084061145">
    <w:abstractNumId w:val="62"/>
  </w:num>
  <w:num w:numId="44" w16cid:durableId="1045445937">
    <w:abstractNumId w:val="44"/>
  </w:num>
  <w:num w:numId="45" w16cid:durableId="20978741">
    <w:abstractNumId w:val="73"/>
  </w:num>
  <w:num w:numId="46" w16cid:durableId="242449234">
    <w:abstractNumId w:val="42"/>
  </w:num>
  <w:num w:numId="47" w16cid:durableId="1646200085">
    <w:abstractNumId w:val="20"/>
  </w:num>
  <w:num w:numId="48" w16cid:durableId="1426263315">
    <w:abstractNumId w:val="66"/>
  </w:num>
  <w:num w:numId="49" w16cid:durableId="1815482215">
    <w:abstractNumId w:val="25"/>
  </w:num>
  <w:num w:numId="50" w16cid:durableId="361131057">
    <w:abstractNumId w:val="80"/>
  </w:num>
  <w:num w:numId="51" w16cid:durableId="862135597">
    <w:abstractNumId w:val="92"/>
  </w:num>
  <w:num w:numId="52" w16cid:durableId="1758206075">
    <w:abstractNumId w:val="55"/>
  </w:num>
  <w:num w:numId="53" w16cid:durableId="203057516">
    <w:abstractNumId w:val="19"/>
  </w:num>
  <w:num w:numId="54" w16cid:durableId="1169557263">
    <w:abstractNumId w:val="59"/>
  </w:num>
  <w:num w:numId="55" w16cid:durableId="1158808729">
    <w:abstractNumId w:val="1"/>
  </w:num>
  <w:num w:numId="56" w16cid:durableId="603195213">
    <w:abstractNumId w:val="24"/>
  </w:num>
  <w:num w:numId="57" w16cid:durableId="1263564923">
    <w:abstractNumId w:val="68"/>
  </w:num>
  <w:num w:numId="58" w16cid:durableId="736250497">
    <w:abstractNumId w:val="21"/>
  </w:num>
  <w:num w:numId="59" w16cid:durableId="1108356987">
    <w:abstractNumId w:val="88"/>
  </w:num>
  <w:num w:numId="60" w16cid:durableId="1292664038">
    <w:abstractNumId w:val="53"/>
  </w:num>
  <w:num w:numId="61" w16cid:durableId="1850481996">
    <w:abstractNumId w:val="72"/>
  </w:num>
  <w:num w:numId="62" w16cid:durableId="1140028592">
    <w:abstractNumId w:val="81"/>
  </w:num>
  <w:num w:numId="63" w16cid:durableId="620383766">
    <w:abstractNumId w:val="76"/>
  </w:num>
  <w:num w:numId="64" w16cid:durableId="170687285">
    <w:abstractNumId w:val="95"/>
  </w:num>
  <w:num w:numId="65" w16cid:durableId="1163201785">
    <w:abstractNumId w:val="85"/>
  </w:num>
  <w:num w:numId="66" w16cid:durableId="1303928859">
    <w:abstractNumId w:val="23"/>
  </w:num>
  <w:num w:numId="67" w16cid:durableId="845830809">
    <w:abstractNumId w:val="93"/>
  </w:num>
  <w:num w:numId="68" w16cid:durableId="314846609">
    <w:abstractNumId w:val="64"/>
  </w:num>
  <w:num w:numId="69" w16cid:durableId="587885796">
    <w:abstractNumId w:val="30"/>
  </w:num>
  <w:num w:numId="70" w16cid:durableId="1285574016">
    <w:abstractNumId w:val="26"/>
  </w:num>
  <w:num w:numId="71" w16cid:durableId="899292234">
    <w:abstractNumId w:val="96"/>
  </w:num>
  <w:num w:numId="72" w16cid:durableId="854421340">
    <w:abstractNumId w:val="75"/>
  </w:num>
  <w:num w:numId="73" w16cid:durableId="1552302820">
    <w:abstractNumId w:val="94"/>
  </w:num>
  <w:num w:numId="74" w16cid:durableId="489567031">
    <w:abstractNumId w:val="7"/>
  </w:num>
  <w:num w:numId="75" w16cid:durableId="1390418587">
    <w:abstractNumId w:val="60"/>
  </w:num>
  <w:num w:numId="76" w16cid:durableId="1378045778">
    <w:abstractNumId w:val="58"/>
  </w:num>
  <w:num w:numId="77" w16cid:durableId="985159082">
    <w:abstractNumId w:val="17"/>
  </w:num>
  <w:num w:numId="78" w16cid:durableId="1602180988">
    <w:abstractNumId w:val="3"/>
  </w:num>
  <w:num w:numId="79" w16cid:durableId="1280911676">
    <w:abstractNumId w:val="12"/>
  </w:num>
  <w:num w:numId="80" w16cid:durableId="120807446">
    <w:abstractNumId w:val="77"/>
  </w:num>
  <w:num w:numId="81" w16cid:durableId="1834225321">
    <w:abstractNumId w:val="27"/>
  </w:num>
  <w:num w:numId="82" w16cid:durableId="641421996">
    <w:abstractNumId w:val="52"/>
  </w:num>
  <w:num w:numId="83" w16cid:durableId="501775936">
    <w:abstractNumId w:val="35"/>
  </w:num>
  <w:num w:numId="84" w16cid:durableId="1136223689">
    <w:abstractNumId w:val="36"/>
  </w:num>
  <w:num w:numId="85" w16cid:durableId="1207369890">
    <w:abstractNumId w:val="101"/>
  </w:num>
  <w:num w:numId="86" w16cid:durableId="1671370885">
    <w:abstractNumId w:val="79"/>
  </w:num>
  <w:num w:numId="87" w16cid:durableId="1888299195">
    <w:abstractNumId w:val="43"/>
  </w:num>
  <w:num w:numId="88" w16cid:durableId="1841306484">
    <w:abstractNumId w:val="84"/>
  </w:num>
  <w:num w:numId="89" w16cid:durableId="1405571386">
    <w:abstractNumId w:val="87"/>
  </w:num>
  <w:num w:numId="90" w16cid:durableId="766387511">
    <w:abstractNumId w:val="86"/>
  </w:num>
  <w:num w:numId="91" w16cid:durableId="1957827117">
    <w:abstractNumId w:val="91"/>
  </w:num>
  <w:num w:numId="92" w16cid:durableId="2010523924">
    <w:abstractNumId w:val="22"/>
  </w:num>
  <w:num w:numId="93" w16cid:durableId="1053698810">
    <w:abstractNumId w:val="83"/>
  </w:num>
  <w:num w:numId="94" w16cid:durableId="1353533993">
    <w:abstractNumId w:val="46"/>
  </w:num>
  <w:num w:numId="95" w16cid:durableId="2104062768">
    <w:abstractNumId w:val="57"/>
  </w:num>
  <w:num w:numId="96" w16cid:durableId="470515630">
    <w:abstractNumId w:val="100"/>
  </w:num>
  <w:num w:numId="97" w16cid:durableId="83262786">
    <w:abstractNumId w:val="29"/>
  </w:num>
  <w:num w:numId="98" w16cid:durableId="2071801407">
    <w:abstractNumId w:val="78"/>
  </w:num>
  <w:num w:numId="99" w16cid:durableId="2144543649">
    <w:abstractNumId w:val="8"/>
  </w:num>
  <w:num w:numId="100" w16cid:durableId="191773845">
    <w:abstractNumId w:val="63"/>
  </w:num>
  <w:num w:numId="101" w16cid:durableId="1981694338">
    <w:abstractNumId w:val="71"/>
  </w:num>
  <w:num w:numId="102" w16cid:durableId="993680659">
    <w:abstractNumId w:val="9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56"/>
    <w:rsid w:val="000004DC"/>
    <w:rsid w:val="00002681"/>
    <w:rsid w:val="0000371F"/>
    <w:rsid w:val="00004E6C"/>
    <w:rsid w:val="00005B82"/>
    <w:rsid w:val="00010337"/>
    <w:rsid w:val="00014136"/>
    <w:rsid w:val="00014E14"/>
    <w:rsid w:val="00016999"/>
    <w:rsid w:val="000172E1"/>
    <w:rsid w:val="00017857"/>
    <w:rsid w:val="000211B5"/>
    <w:rsid w:val="000216F4"/>
    <w:rsid w:val="0002196B"/>
    <w:rsid w:val="00026C17"/>
    <w:rsid w:val="0002798B"/>
    <w:rsid w:val="0003020E"/>
    <w:rsid w:val="00030BD0"/>
    <w:rsid w:val="0003167A"/>
    <w:rsid w:val="00031E42"/>
    <w:rsid w:val="00032EAB"/>
    <w:rsid w:val="00033747"/>
    <w:rsid w:val="0003478F"/>
    <w:rsid w:val="00034FA5"/>
    <w:rsid w:val="0003641A"/>
    <w:rsid w:val="00036613"/>
    <w:rsid w:val="00037602"/>
    <w:rsid w:val="0003778B"/>
    <w:rsid w:val="00040095"/>
    <w:rsid w:val="00041794"/>
    <w:rsid w:val="00041C18"/>
    <w:rsid w:val="00042A9E"/>
    <w:rsid w:val="00044194"/>
    <w:rsid w:val="0004785F"/>
    <w:rsid w:val="000478A0"/>
    <w:rsid w:val="000525ED"/>
    <w:rsid w:val="00052ED4"/>
    <w:rsid w:val="000542B6"/>
    <w:rsid w:val="000548B0"/>
    <w:rsid w:val="0006003F"/>
    <w:rsid w:val="00060290"/>
    <w:rsid w:val="000606BA"/>
    <w:rsid w:val="00063000"/>
    <w:rsid w:val="000636CC"/>
    <w:rsid w:val="00064359"/>
    <w:rsid w:val="0006741C"/>
    <w:rsid w:val="0007019A"/>
    <w:rsid w:val="00071204"/>
    <w:rsid w:val="0007769E"/>
    <w:rsid w:val="00077B93"/>
    <w:rsid w:val="00077F14"/>
    <w:rsid w:val="0008011E"/>
    <w:rsid w:val="00080B91"/>
    <w:rsid w:val="00081F71"/>
    <w:rsid w:val="00081F8D"/>
    <w:rsid w:val="0008500E"/>
    <w:rsid w:val="00092119"/>
    <w:rsid w:val="00093193"/>
    <w:rsid w:val="00094D6B"/>
    <w:rsid w:val="0009560F"/>
    <w:rsid w:val="00096A74"/>
    <w:rsid w:val="00096A94"/>
    <w:rsid w:val="00097839"/>
    <w:rsid w:val="000A0372"/>
    <w:rsid w:val="000A21F9"/>
    <w:rsid w:val="000A2C46"/>
    <w:rsid w:val="000A3505"/>
    <w:rsid w:val="000A54A1"/>
    <w:rsid w:val="000A72C2"/>
    <w:rsid w:val="000A78FA"/>
    <w:rsid w:val="000B03A5"/>
    <w:rsid w:val="000B1A5C"/>
    <w:rsid w:val="000B1EDC"/>
    <w:rsid w:val="000B4C53"/>
    <w:rsid w:val="000B503A"/>
    <w:rsid w:val="000B6B87"/>
    <w:rsid w:val="000B74AD"/>
    <w:rsid w:val="000C0D9F"/>
    <w:rsid w:val="000C1A56"/>
    <w:rsid w:val="000C318C"/>
    <w:rsid w:val="000C4DCD"/>
    <w:rsid w:val="000C510F"/>
    <w:rsid w:val="000D0A76"/>
    <w:rsid w:val="000D1E26"/>
    <w:rsid w:val="000D2A9E"/>
    <w:rsid w:val="000D2F86"/>
    <w:rsid w:val="000D37D6"/>
    <w:rsid w:val="000D3BE0"/>
    <w:rsid w:val="000D43CA"/>
    <w:rsid w:val="000D4621"/>
    <w:rsid w:val="000D4F75"/>
    <w:rsid w:val="000D7875"/>
    <w:rsid w:val="000D7B3E"/>
    <w:rsid w:val="000E009B"/>
    <w:rsid w:val="000E06E0"/>
    <w:rsid w:val="000E0939"/>
    <w:rsid w:val="000E2165"/>
    <w:rsid w:val="000E2D46"/>
    <w:rsid w:val="000E4EB4"/>
    <w:rsid w:val="000E5B49"/>
    <w:rsid w:val="000E7110"/>
    <w:rsid w:val="000F292C"/>
    <w:rsid w:val="000F2F36"/>
    <w:rsid w:val="000F4043"/>
    <w:rsid w:val="000F41EF"/>
    <w:rsid w:val="000F468F"/>
    <w:rsid w:val="000F5B81"/>
    <w:rsid w:val="000F5F08"/>
    <w:rsid w:val="000F690D"/>
    <w:rsid w:val="000F7EDC"/>
    <w:rsid w:val="00101D57"/>
    <w:rsid w:val="00102558"/>
    <w:rsid w:val="00102631"/>
    <w:rsid w:val="001035B9"/>
    <w:rsid w:val="0010375C"/>
    <w:rsid w:val="00103CC5"/>
    <w:rsid w:val="001050B5"/>
    <w:rsid w:val="001127BC"/>
    <w:rsid w:val="001145DF"/>
    <w:rsid w:val="00114E3D"/>
    <w:rsid w:val="001157F5"/>
    <w:rsid w:val="00115F8A"/>
    <w:rsid w:val="001179D4"/>
    <w:rsid w:val="00121B06"/>
    <w:rsid w:val="001221C3"/>
    <w:rsid w:val="001234E5"/>
    <w:rsid w:val="001237FA"/>
    <w:rsid w:val="0012512D"/>
    <w:rsid w:val="00125EC4"/>
    <w:rsid w:val="0012676A"/>
    <w:rsid w:val="00126F95"/>
    <w:rsid w:val="001273DB"/>
    <w:rsid w:val="0013166F"/>
    <w:rsid w:val="0013225F"/>
    <w:rsid w:val="001334C5"/>
    <w:rsid w:val="00133737"/>
    <w:rsid w:val="001348FC"/>
    <w:rsid w:val="00134EA5"/>
    <w:rsid w:val="00135CF6"/>
    <w:rsid w:val="001370E5"/>
    <w:rsid w:val="0014053E"/>
    <w:rsid w:val="00141820"/>
    <w:rsid w:val="001430D6"/>
    <w:rsid w:val="001435C3"/>
    <w:rsid w:val="00143C24"/>
    <w:rsid w:val="00143FFC"/>
    <w:rsid w:val="001452E9"/>
    <w:rsid w:val="00145F3B"/>
    <w:rsid w:val="0014732D"/>
    <w:rsid w:val="00147C9C"/>
    <w:rsid w:val="00147D7F"/>
    <w:rsid w:val="001504E2"/>
    <w:rsid w:val="00150E00"/>
    <w:rsid w:val="00151855"/>
    <w:rsid w:val="00152943"/>
    <w:rsid w:val="0015395A"/>
    <w:rsid w:val="00156C88"/>
    <w:rsid w:val="00156EFB"/>
    <w:rsid w:val="001604E7"/>
    <w:rsid w:val="00162BD6"/>
    <w:rsid w:val="00162EB5"/>
    <w:rsid w:val="00163013"/>
    <w:rsid w:val="00163059"/>
    <w:rsid w:val="00163730"/>
    <w:rsid w:val="001639B7"/>
    <w:rsid w:val="00163D79"/>
    <w:rsid w:val="0016406E"/>
    <w:rsid w:val="0016545D"/>
    <w:rsid w:val="0016601C"/>
    <w:rsid w:val="00166994"/>
    <w:rsid w:val="00166F76"/>
    <w:rsid w:val="00167F21"/>
    <w:rsid w:val="00170CFC"/>
    <w:rsid w:val="00171582"/>
    <w:rsid w:val="00172E09"/>
    <w:rsid w:val="00173036"/>
    <w:rsid w:val="0017458A"/>
    <w:rsid w:val="00175BC3"/>
    <w:rsid w:val="0018013E"/>
    <w:rsid w:val="00180FEA"/>
    <w:rsid w:val="00184931"/>
    <w:rsid w:val="001858EE"/>
    <w:rsid w:val="00186131"/>
    <w:rsid w:val="00187226"/>
    <w:rsid w:val="00187D3A"/>
    <w:rsid w:val="00190932"/>
    <w:rsid w:val="00190B36"/>
    <w:rsid w:val="0019242E"/>
    <w:rsid w:val="00192AE4"/>
    <w:rsid w:val="00192C1A"/>
    <w:rsid w:val="0019373A"/>
    <w:rsid w:val="00194E99"/>
    <w:rsid w:val="00195B9D"/>
    <w:rsid w:val="00196ADE"/>
    <w:rsid w:val="001979DD"/>
    <w:rsid w:val="001A170D"/>
    <w:rsid w:val="001A191D"/>
    <w:rsid w:val="001A428B"/>
    <w:rsid w:val="001A651C"/>
    <w:rsid w:val="001A76C5"/>
    <w:rsid w:val="001B16CF"/>
    <w:rsid w:val="001B217F"/>
    <w:rsid w:val="001B4C2D"/>
    <w:rsid w:val="001B4E2D"/>
    <w:rsid w:val="001B77C5"/>
    <w:rsid w:val="001C0AB3"/>
    <w:rsid w:val="001C0C43"/>
    <w:rsid w:val="001C11EF"/>
    <w:rsid w:val="001C4D47"/>
    <w:rsid w:val="001C5065"/>
    <w:rsid w:val="001C5102"/>
    <w:rsid w:val="001C5424"/>
    <w:rsid w:val="001C688D"/>
    <w:rsid w:val="001D09C0"/>
    <w:rsid w:val="001D14A4"/>
    <w:rsid w:val="001D1973"/>
    <w:rsid w:val="001D24DC"/>
    <w:rsid w:val="001D3994"/>
    <w:rsid w:val="001D41E5"/>
    <w:rsid w:val="001D4377"/>
    <w:rsid w:val="001D44B0"/>
    <w:rsid w:val="001E13FF"/>
    <w:rsid w:val="001E17C6"/>
    <w:rsid w:val="001E2413"/>
    <w:rsid w:val="001E25D6"/>
    <w:rsid w:val="001E4175"/>
    <w:rsid w:val="001E41D5"/>
    <w:rsid w:val="001E6C00"/>
    <w:rsid w:val="001F21F0"/>
    <w:rsid w:val="001F2811"/>
    <w:rsid w:val="001F3003"/>
    <w:rsid w:val="001F381E"/>
    <w:rsid w:val="001F389A"/>
    <w:rsid w:val="001F395E"/>
    <w:rsid w:val="001F3DC6"/>
    <w:rsid w:val="001F7436"/>
    <w:rsid w:val="002003D5"/>
    <w:rsid w:val="00201405"/>
    <w:rsid w:val="00205FC5"/>
    <w:rsid w:val="002076D0"/>
    <w:rsid w:val="002128ED"/>
    <w:rsid w:val="00213840"/>
    <w:rsid w:val="00213F11"/>
    <w:rsid w:val="002149BE"/>
    <w:rsid w:val="00216764"/>
    <w:rsid w:val="0021726D"/>
    <w:rsid w:val="00217B56"/>
    <w:rsid w:val="00217D93"/>
    <w:rsid w:val="00220544"/>
    <w:rsid w:val="00220733"/>
    <w:rsid w:val="002244BF"/>
    <w:rsid w:val="002266F2"/>
    <w:rsid w:val="002315A0"/>
    <w:rsid w:val="002327DD"/>
    <w:rsid w:val="00234303"/>
    <w:rsid w:val="00242327"/>
    <w:rsid w:val="00243008"/>
    <w:rsid w:val="002432DE"/>
    <w:rsid w:val="00244FD9"/>
    <w:rsid w:val="00245EB5"/>
    <w:rsid w:val="00247865"/>
    <w:rsid w:val="00247A53"/>
    <w:rsid w:val="0025124C"/>
    <w:rsid w:val="002525DD"/>
    <w:rsid w:val="00252ACE"/>
    <w:rsid w:val="002535A0"/>
    <w:rsid w:val="00254F80"/>
    <w:rsid w:val="002552E3"/>
    <w:rsid w:val="00256616"/>
    <w:rsid w:val="00256BC6"/>
    <w:rsid w:val="002575FB"/>
    <w:rsid w:val="00257DF8"/>
    <w:rsid w:val="00257F04"/>
    <w:rsid w:val="00260F62"/>
    <w:rsid w:val="00262BC9"/>
    <w:rsid w:val="00265F85"/>
    <w:rsid w:val="00270A60"/>
    <w:rsid w:val="00271465"/>
    <w:rsid w:val="00271AEE"/>
    <w:rsid w:val="0027209B"/>
    <w:rsid w:val="0027467F"/>
    <w:rsid w:val="002746CF"/>
    <w:rsid w:val="00276A14"/>
    <w:rsid w:val="00277C7A"/>
    <w:rsid w:val="00280B11"/>
    <w:rsid w:val="00281519"/>
    <w:rsid w:val="002824B2"/>
    <w:rsid w:val="00282E67"/>
    <w:rsid w:val="00285255"/>
    <w:rsid w:val="0028691A"/>
    <w:rsid w:val="00286C29"/>
    <w:rsid w:val="0029050D"/>
    <w:rsid w:val="002910CF"/>
    <w:rsid w:val="00291D88"/>
    <w:rsid w:val="00292105"/>
    <w:rsid w:val="00292982"/>
    <w:rsid w:val="00293EEE"/>
    <w:rsid w:val="00295B1B"/>
    <w:rsid w:val="00297C27"/>
    <w:rsid w:val="00297F68"/>
    <w:rsid w:val="002A017F"/>
    <w:rsid w:val="002A2E30"/>
    <w:rsid w:val="002A3BB2"/>
    <w:rsid w:val="002A5ADC"/>
    <w:rsid w:val="002A5FB7"/>
    <w:rsid w:val="002A6FED"/>
    <w:rsid w:val="002A702C"/>
    <w:rsid w:val="002A7BBA"/>
    <w:rsid w:val="002B1602"/>
    <w:rsid w:val="002B16A6"/>
    <w:rsid w:val="002B22AD"/>
    <w:rsid w:val="002B24DA"/>
    <w:rsid w:val="002B3BD9"/>
    <w:rsid w:val="002B421C"/>
    <w:rsid w:val="002B4DF7"/>
    <w:rsid w:val="002B5340"/>
    <w:rsid w:val="002B7361"/>
    <w:rsid w:val="002B7F36"/>
    <w:rsid w:val="002C0983"/>
    <w:rsid w:val="002C3806"/>
    <w:rsid w:val="002C3CEC"/>
    <w:rsid w:val="002C4BBC"/>
    <w:rsid w:val="002C606E"/>
    <w:rsid w:val="002C6D56"/>
    <w:rsid w:val="002C700D"/>
    <w:rsid w:val="002D242F"/>
    <w:rsid w:val="002D51BC"/>
    <w:rsid w:val="002D6597"/>
    <w:rsid w:val="002D7614"/>
    <w:rsid w:val="002E06DE"/>
    <w:rsid w:val="002E0927"/>
    <w:rsid w:val="002E4083"/>
    <w:rsid w:val="002E5556"/>
    <w:rsid w:val="002E55F9"/>
    <w:rsid w:val="002E5F83"/>
    <w:rsid w:val="002E73B0"/>
    <w:rsid w:val="002E7BDC"/>
    <w:rsid w:val="002F2E61"/>
    <w:rsid w:val="002F3D49"/>
    <w:rsid w:val="002F4372"/>
    <w:rsid w:val="00300780"/>
    <w:rsid w:val="00300E9D"/>
    <w:rsid w:val="00301134"/>
    <w:rsid w:val="00302635"/>
    <w:rsid w:val="003042AB"/>
    <w:rsid w:val="00304735"/>
    <w:rsid w:val="00305433"/>
    <w:rsid w:val="003059BB"/>
    <w:rsid w:val="00305DE2"/>
    <w:rsid w:val="003066F4"/>
    <w:rsid w:val="003070AE"/>
    <w:rsid w:val="003103EE"/>
    <w:rsid w:val="003116F1"/>
    <w:rsid w:val="00312C09"/>
    <w:rsid w:val="00313DEC"/>
    <w:rsid w:val="00314011"/>
    <w:rsid w:val="0031477F"/>
    <w:rsid w:val="0031489B"/>
    <w:rsid w:val="00315611"/>
    <w:rsid w:val="003175E7"/>
    <w:rsid w:val="00326937"/>
    <w:rsid w:val="003270A9"/>
    <w:rsid w:val="003274EA"/>
    <w:rsid w:val="00332169"/>
    <w:rsid w:val="00333498"/>
    <w:rsid w:val="003351D4"/>
    <w:rsid w:val="003369C8"/>
    <w:rsid w:val="00336DE5"/>
    <w:rsid w:val="00337413"/>
    <w:rsid w:val="00340779"/>
    <w:rsid w:val="00341345"/>
    <w:rsid w:val="003438D8"/>
    <w:rsid w:val="003446B0"/>
    <w:rsid w:val="003453BC"/>
    <w:rsid w:val="0034599D"/>
    <w:rsid w:val="00347231"/>
    <w:rsid w:val="003506E8"/>
    <w:rsid w:val="00351849"/>
    <w:rsid w:val="00352425"/>
    <w:rsid w:val="00355832"/>
    <w:rsid w:val="003572D5"/>
    <w:rsid w:val="00360179"/>
    <w:rsid w:val="003611E5"/>
    <w:rsid w:val="003628FA"/>
    <w:rsid w:val="00362BBA"/>
    <w:rsid w:val="003643C0"/>
    <w:rsid w:val="00364BFB"/>
    <w:rsid w:val="00365A5E"/>
    <w:rsid w:val="00365A82"/>
    <w:rsid w:val="00365C7C"/>
    <w:rsid w:val="003661C4"/>
    <w:rsid w:val="00366738"/>
    <w:rsid w:val="00367E54"/>
    <w:rsid w:val="00367F9E"/>
    <w:rsid w:val="00371940"/>
    <w:rsid w:val="00371CAC"/>
    <w:rsid w:val="00371D55"/>
    <w:rsid w:val="003740D8"/>
    <w:rsid w:val="003763FD"/>
    <w:rsid w:val="00380A4E"/>
    <w:rsid w:val="00383A9F"/>
    <w:rsid w:val="00387719"/>
    <w:rsid w:val="00390244"/>
    <w:rsid w:val="00390312"/>
    <w:rsid w:val="0039089E"/>
    <w:rsid w:val="003908B8"/>
    <w:rsid w:val="00390A8C"/>
    <w:rsid w:val="00390E25"/>
    <w:rsid w:val="0039145A"/>
    <w:rsid w:val="00391FFF"/>
    <w:rsid w:val="0039247B"/>
    <w:rsid w:val="003924C1"/>
    <w:rsid w:val="00392AAA"/>
    <w:rsid w:val="00393769"/>
    <w:rsid w:val="003944CC"/>
    <w:rsid w:val="003946F8"/>
    <w:rsid w:val="00394E7A"/>
    <w:rsid w:val="00395997"/>
    <w:rsid w:val="00395E5C"/>
    <w:rsid w:val="003965E3"/>
    <w:rsid w:val="003968A7"/>
    <w:rsid w:val="003A1972"/>
    <w:rsid w:val="003A2287"/>
    <w:rsid w:val="003A271F"/>
    <w:rsid w:val="003A33EC"/>
    <w:rsid w:val="003A58E3"/>
    <w:rsid w:val="003A5EB9"/>
    <w:rsid w:val="003A69AD"/>
    <w:rsid w:val="003A72E7"/>
    <w:rsid w:val="003B089E"/>
    <w:rsid w:val="003B1E65"/>
    <w:rsid w:val="003B3881"/>
    <w:rsid w:val="003B5D09"/>
    <w:rsid w:val="003B614A"/>
    <w:rsid w:val="003B743D"/>
    <w:rsid w:val="003B7BD5"/>
    <w:rsid w:val="003B7F09"/>
    <w:rsid w:val="003C0B9D"/>
    <w:rsid w:val="003C2E5F"/>
    <w:rsid w:val="003C51C0"/>
    <w:rsid w:val="003C5D5C"/>
    <w:rsid w:val="003C76EE"/>
    <w:rsid w:val="003D1A98"/>
    <w:rsid w:val="003D2F5E"/>
    <w:rsid w:val="003D3013"/>
    <w:rsid w:val="003D3166"/>
    <w:rsid w:val="003D49CA"/>
    <w:rsid w:val="003D4E70"/>
    <w:rsid w:val="003D63AA"/>
    <w:rsid w:val="003D71ED"/>
    <w:rsid w:val="003E059F"/>
    <w:rsid w:val="003E3558"/>
    <w:rsid w:val="003E3CD1"/>
    <w:rsid w:val="003E4775"/>
    <w:rsid w:val="003E4A29"/>
    <w:rsid w:val="003E4D2B"/>
    <w:rsid w:val="003E5E0D"/>
    <w:rsid w:val="003E675C"/>
    <w:rsid w:val="003E68D2"/>
    <w:rsid w:val="003F1210"/>
    <w:rsid w:val="003F23E5"/>
    <w:rsid w:val="003F2CA0"/>
    <w:rsid w:val="003F4617"/>
    <w:rsid w:val="003F5970"/>
    <w:rsid w:val="003F5D57"/>
    <w:rsid w:val="003F6B34"/>
    <w:rsid w:val="004011D4"/>
    <w:rsid w:val="004013AE"/>
    <w:rsid w:val="00401B14"/>
    <w:rsid w:val="004033EE"/>
    <w:rsid w:val="00405E80"/>
    <w:rsid w:val="0040645A"/>
    <w:rsid w:val="004071C0"/>
    <w:rsid w:val="00407BB0"/>
    <w:rsid w:val="004121F5"/>
    <w:rsid w:val="00413097"/>
    <w:rsid w:val="004132A8"/>
    <w:rsid w:val="00416159"/>
    <w:rsid w:val="00417162"/>
    <w:rsid w:val="00420A96"/>
    <w:rsid w:val="00421F3E"/>
    <w:rsid w:val="004221A8"/>
    <w:rsid w:val="0042286A"/>
    <w:rsid w:val="00423F03"/>
    <w:rsid w:val="00425AD3"/>
    <w:rsid w:val="00426BA4"/>
    <w:rsid w:val="004310B3"/>
    <w:rsid w:val="004316FE"/>
    <w:rsid w:val="00432260"/>
    <w:rsid w:val="004324EF"/>
    <w:rsid w:val="00433394"/>
    <w:rsid w:val="00435AAD"/>
    <w:rsid w:val="004369F4"/>
    <w:rsid w:val="00436F5A"/>
    <w:rsid w:val="0044126A"/>
    <w:rsid w:val="00441FEE"/>
    <w:rsid w:val="00444A61"/>
    <w:rsid w:val="004503C6"/>
    <w:rsid w:val="00454E3B"/>
    <w:rsid w:val="004558DF"/>
    <w:rsid w:val="00455C07"/>
    <w:rsid w:val="00457C7A"/>
    <w:rsid w:val="00460715"/>
    <w:rsid w:val="00461A36"/>
    <w:rsid w:val="00471F8D"/>
    <w:rsid w:val="00473AB5"/>
    <w:rsid w:val="00476DD5"/>
    <w:rsid w:val="0047734A"/>
    <w:rsid w:val="00480896"/>
    <w:rsid w:val="00480EFF"/>
    <w:rsid w:val="0048282E"/>
    <w:rsid w:val="00482EC4"/>
    <w:rsid w:val="0048356A"/>
    <w:rsid w:val="004845C3"/>
    <w:rsid w:val="00485586"/>
    <w:rsid w:val="004867C2"/>
    <w:rsid w:val="0048720F"/>
    <w:rsid w:val="004907BF"/>
    <w:rsid w:val="0049321B"/>
    <w:rsid w:val="004934C1"/>
    <w:rsid w:val="004967C4"/>
    <w:rsid w:val="00496DF9"/>
    <w:rsid w:val="004A05C3"/>
    <w:rsid w:val="004A2410"/>
    <w:rsid w:val="004A39B5"/>
    <w:rsid w:val="004A654E"/>
    <w:rsid w:val="004A7027"/>
    <w:rsid w:val="004B34E9"/>
    <w:rsid w:val="004B6B16"/>
    <w:rsid w:val="004B6E8B"/>
    <w:rsid w:val="004C06F3"/>
    <w:rsid w:val="004C5ED1"/>
    <w:rsid w:val="004C6499"/>
    <w:rsid w:val="004D02E9"/>
    <w:rsid w:val="004D0F07"/>
    <w:rsid w:val="004D1DD1"/>
    <w:rsid w:val="004D29D7"/>
    <w:rsid w:val="004D2F4C"/>
    <w:rsid w:val="004D3760"/>
    <w:rsid w:val="004D4828"/>
    <w:rsid w:val="004D4EDF"/>
    <w:rsid w:val="004D4FB2"/>
    <w:rsid w:val="004D5028"/>
    <w:rsid w:val="004D5CA5"/>
    <w:rsid w:val="004D7600"/>
    <w:rsid w:val="004E009B"/>
    <w:rsid w:val="004E0A77"/>
    <w:rsid w:val="004E0F84"/>
    <w:rsid w:val="004E252B"/>
    <w:rsid w:val="004E3391"/>
    <w:rsid w:val="004E33AC"/>
    <w:rsid w:val="004E392F"/>
    <w:rsid w:val="004E713C"/>
    <w:rsid w:val="004F02FD"/>
    <w:rsid w:val="004F1010"/>
    <w:rsid w:val="004F11DC"/>
    <w:rsid w:val="004F19F6"/>
    <w:rsid w:val="004F4508"/>
    <w:rsid w:val="004F4964"/>
    <w:rsid w:val="004F52F6"/>
    <w:rsid w:val="004F7F75"/>
    <w:rsid w:val="00500FED"/>
    <w:rsid w:val="00502626"/>
    <w:rsid w:val="00503EA7"/>
    <w:rsid w:val="005049DF"/>
    <w:rsid w:val="00505B48"/>
    <w:rsid w:val="00506751"/>
    <w:rsid w:val="005070E9"/>
    <w:rsid w:val="00510D3C"/>
    <w:rsid w:val="00512724"/>
    <w:rsid w:val="005127F5"/>
    <w:rsid w:val="00512975"/>
    <w:rsid w:val="00512EDB"/>
    <w:rsid w:val="005130D2"/>
    <w:rsid w:val="00513ACA"/>
    <w:rsid w:val="00513D66"/>
    <w:rsid w:val="00516135"/>
    <w:rsid w:val="00516E7D"/>
    <w:rsid w:val="0052161E"/>
    <w:rsid w:val="00521B20"/>
    <w:rsid w:val="00521B3C"/>
    <w:rsid w:val="00521C85"/>
    <w:rsid w:val="00522F71"/>
    <w:rsid w:val="00523EFC"/>
    <w:rsid w:val="005246E2"/>
    <w:rsid w:val="0052592C"/>
    <w:rsid w:val="00526747"/>
    <w:rsid w:val="005300FC"/>
    <w:rsid w:val="00530809"/>
    <w:rsid w:val="00530908"/>
    <w:rsid w:val="005324C1"/>
    <w:rsid w:val="00532BA7"/>
    <w:rsid w:val="0053393A"/>
    <w:rsid w:val="00537908"/>
    <w:rsid w:val="00542250"/>
    <w:rsid w:val="00542B6C"/>
    <w:rsid w:val="00543226"/>
    <w:rsid w:val="00546BC5"/>
    <w:rsid w:val="00546F40"/>
    <w:rsid w:val="0054746C"/>
    <w:rsid w:val="00547B24"/>
    <w:rsid w:val="00547DC1"/>
    <w:rsid w:val="00551D34"/>
    <w:rsid w:val="00552633"/>
    <w:rsid w:val="005530EA"/>
    <w:rsid w:val="0055774E"/>
    <w:rsid w:val="00563E4D"/>
    <w:rsid w:val="005651A0"/>
    <w:rsid w:val="0056735D"/>
    <w:rsid w:val="00573E55"/>
    <w:rsid w:val="005740B0"/>
    <w:rsid w:val="005740E1"/>
    <w:rsid w:val="00575DCA"/>
    <w:rsid w:val="005809FC"/>
    <w:rsid w:val="00580C5D"/>
    <w:rsid w:val="00582F2E"/>
    <w:rsid w:val="00583AD5"/>
    <w:rsid w:val="00584B3F"/>
    <w:rsid w:val="00584D5A"/>
    <w:rsid w:val="00590455"/>
    <w:rsid w:val="00590490"/>
    <w:rsid w:val="005925E7"/>
    <w:rsid w:val="0059294F"/>
    <w:rsid w:val="00593EB6"/>
    <w:rsid w:val="00593EFD"/>
    <w:rsid w:val="005944B5"/>
    <w:rsid w:val="00594512"/>
    <w:rsid w:val="00594533"/>
    <w:rsid w:val="00595213"/>
    <w:rsid w:val="00595A0E"/>
    <w:rsid w:val="00595BD6"/>
    <w:rsid w:val="00596FD2"/>
    <w:rsid w:val="00597CCD"/>
    <w:rsid w:val="005A2A16"/>
    <w:rsid w:val="005A30D0"/>
    <w:rsid w:val="005A4F1F"/>
    <w:rsid w:val="005A557A"/>
    <w:rsid w:val="005A615E"/>
    <w:rsid w:val="005A7ABB"/>
    <w:rsid w:val="005A7AE5"/>
    <w:rsid w:val="005B150B"/>
    <w:rsid w:val="005B1C9D"/>
    <w:rsid w:val="005B31CE"/>
    <w:rsid w:val="005B40C5"/>
    <w:rsid w:val="005B6D44"/>
    <w:rsid w:val="005C1045"/>
    <w:rsid w:val="005C19D5"/>
    <w:rsid w:val="005C2751"/>
    <w:rsid w:val="005C4C10"/>
    <w:rsid w:val="005C5190"/>
    <w:rsid w:val="005C7FA0"/>
    <w:rsid w:val="005D3DD3"/>
    <w:rsid w:val="005D5AC8"/>
    <w:rsid w:val="005D75EF"/>
    <w:rsid w:val="005E1345"/>
    <w:rsid w:val="005E3FF1"/>
    <w:rsid w:val="005E4686"/>
    <w:rsid w:val="005E631A"/>
    <w:rsid w:val="005F4398"/>
    <w:rsid w:val="005F4E50"/>
    <w:rsid w:val="005F6B07"/>
    <w:rsid w:val="00601D63"/>
    <w:rsid w:val="006022E4"/>
    <w:rsid w:val="00603712"/>
    <w:rsid w:val="00603945"/>
    <w:rsid w:val="00603EFB"/>
    <w:rsid w:val="00603FBD"/>
    <w:rsid w:val="0060482B"/>
    <w:rsid w:val="00604E76"/>
    <w:rsid w:val="00606AB6"/>
    <w:rsid w:val="00606E0D"/>
    <w:rsid w:val="006102EA"/>
    <w:rsid w:val="00610C7F"/>
    <w:rsid w:val="00611122"/>
    <w:rsid w:val="006111E7"/>
    <w:rsid w:val="00612280"/>
    <w:rsid w:val="006129EF"/>
    <w:rsid w:val="00615FB5"/>
    <w:rsid w:val="006166E7"/>
    <w:rsid w:val="00616EDE"/>
    <w:rsid w:val="00617CF3"/>
    <w:rsid w:val="006225F2"/>
    <w:rsid w:val="0062262E"/>
    <w:rsid w:val="0062286A"/>
    <w:rsid w:val="00622EC6"/>
    <w:rsid w:val="006252E2"/>
    <w:rsid w:val="0062570E"/>
    <w:rsid w:val="00626148"/>
    <w:rsid w:val="0062620E"/>
    <w:rsid w:val="0062626D"/>
    <w:rsid w:val="006268F9"/>
    <w:rsid w:val="00630A67"/>
    <w:rsid w:val="006315F0"/>
    <w:rsid w:val="0063224D"/>
    <w:rsid w:val="006333B0"/>
    <w:rsid w:val="00634B12"/>
    <w:rsid w:val="00635DC3"/>
    <w:rsid w:val="00635E37"/>
    <w:rsid w:val="00637DB5"/>
    <w:rsid w:val="00637DE0"/>
    <w:rsid w:val="00640494"/>
    <w:rsid w:val="00640E95"/>
    <w:rsid w:val="00641AF7"/>
    <w:rsid w:val="00642FAB"/>
    <w:rsid w:val="00645AEC"/>
    <w:rsid w:val="0065254D"/>
    <w:rsid w:val="00655B49"/>
    <w:rsid w:val="0066135B"/>
    <w:rsid w:val="00662C8E"/>
    <w:rsid w:val="006657B7"/>
    <w:rsid w:val="00666851"/>
    <w:rsid w:val="00666DCF"/>
    <w:rsid w:val="00670556"/>
    <w:rsid w:val="00670A68"/>
    <w:rsid w:val="006716A3"/>
    <w:rsid w:val="0067450A"/>
    <w:rsid w:val="006745A5"/>
    <w:rsid w:val="00676D84"/>
    <w:rsid w:val="00681683"/>
    <w:rsid w:val="006841AF"/>
    <w:rsid w:val="00684FD5"/>
    <w:rsid w:val="00690495"/>
    <w:rsid w:val="006904AF"/>
    <w:rsid w:val="00691096"/>
    <w:rsid w:val="00691E50"/>
    <w:rsid w:val="00692550"/>
    <w:rsid w:val="00692EAF"/>
    <w:rsid w:val="00693ED2"/>
    <w:rsid w:val="0069419A"/>
    <w:rsid w:val="006944CC"/>
    <w:rsid w:val="00694F1C"/>
    <w:rsid w:val="006955FA"/>
    <w:rsid w:val="006957BD"/>
    <w:rsid w:val="00695A11"/>
    <w:rsid w:val="00695E28"/>
    <w:rsid w:val="00696AEC"/>
    <w:rsid w:val="00697278"/>
    <w:rsid w:val="00697335"/>
    <w:rsid w:val="006A2CC1"/>
    <w:rsid w:val="006A39DC"/>
    <w:rsid w:val="006A4811"/>
    <w:rsid w:val="006B0F81"/>
    <w:rsid w:val="006B11BF"/>
    <w:rsid w:val="006B1E30"/>
    <w:rsid w:val="006B2099"/>
    <w:rsid w:val="006B2954"/>
    <w:rsid w:val="006B4F6D"/>
    <w:rsid w:val="006C2000"/>
    <w:rsid w:val="006C4500"/>
    <w:rsid w:val="006C5060"/>
    <w:rsid w:val="006C55F5"/>
    <w:rsid w:val="006C5FB2"/>
    <w:rsid w:val="006C708D"/>
    <w:rsid w:val="006D0407"/>
    <w:rsid w:val="006D0EF9"/>
    <w:rsid w:val="006D7671"/>
    <w:rsid w:val="006E3D2F"/>
    <w:rsid w:val="006E3D30"/>
    <w:rsid w:val="006E4280"/>
    <w:rsid w:val="006E66D0"/>
    <w:rsid w:val="006E7500"/>
    <w:rsid w:val="006E7F29"/>
    <w:rsid w:val="006F4606"/>
    <w:rsid w:val="006F4FF3"/>
    <w:rsid w:val="006F56DB"/>
    <w:rsid w:val="006F5E4C"/>
    <w:rsid w:val="007007D8"/>
    <w:rsid w:val="00701AC0"/>
    <w:rsid w:val="007021FA"/>
    <w:rsid w:val="00702C04"/>
    <w:rsid w:val="00703143"/>
    <w:rsid w:val="00704EFB"/>
    <w:rsid w:val="0070623A"/>
    <w:rsid w:val="007063E8"/>
    <w:rsid w:val="0071117B"/>
    <w:rsid w:val="00711AAA"/>
    <w:rsid w:val="00711CB0"/>
    <w:rsid w:val="00712DA3"/>
    <w:rsid w:val="00721193"/>
    <w:rsid w:val="00721917"/>
    <w:rsid w:val="00721979"/>
    <w:rsid w:val="00722583"/>
    <w:rsid w:val="00724282"/>
    <w:rsid w:val="0072710E"/>
    <w:rsid w:val="00730AC8"/>
    <w:rsid w:val="007328FB"/>
    <w:rsid w:val="007358FD"/>
    <w:rsid w:val="00736177"/>
    <w:rsid w:val="007402C5"/>
    <w:rsid w:val="007404D0"/>
    <w:rsid w:val="00740D31"/>
    <w:rsid w:val="00742DEA"/>
    <w:rsid w:val="00743D66"/>
    <w:rsid w:val="00744BB8"/>
    <w:rsid w:val="00744F48"/>
    <w:rsid w:val="00745982"/>
    <w:rsid w:val="00746A5A"/>
    <w:rsid w:val="00753687"/>
    <w:rsid w:val="00753D23"/>
    <w:rsid w:val="00755765"/>
    <w:rsid w:val="007560F1"/>
    <w:rsid w:val="0076053B"/>
    <w:rsid w:val="0076193D"/>
    <w:rsid w:val="0076205F"/>
    <w:rsid w:val="00763709"/>
    <w:rsid w:val="00763EEE"/>
    <w:rsid w:val="00764E2D"/>
    <w:rsid w:val="00764F52"/>
    <w:rsid w:val="00766510"/>
    <w:rsid w:val="00766DE9"/>
    <w:rsid w:val="007718DA"/>
    <w:rsid w:val="00771DF1"/>
    <w:rsid w:val="00773976"/>
    <w:rsid w:val="0077623C"/>
    <w:rsid w:val="00777BBA"/>
    <w:rsid w:val="00780025"/>
    <w:rsid w:val="00780BBE"/>
    <w:rsid w:val="00781B42"/>
    <w:rsid w:val="0078202E"/>
    <w:rsid w:val="007831C8"/>
    <w:rsid w:val="007832D1"/>
    <w:rsid w:val="007833B7"/>
    <w:rsid w:val="00783681"/>
    <w:rsid w:val="00784B37"/>
    <w:rsid w:val="00784CCF"/>
    <w:rsid w:val="00786101"/>
    <w:rsid w:val="00786F5A"/>
    <w:rsid w:val="00787B3F"/>
    <w:rsid w:val="00790FB1"/>
    <w:rsid w:val="0079156B"/>
    <w:rsid w:val="00791882"/>
    <w:rsid w:val="007928AD"/>
    <w:rsid w:val="007940AB"/>
    <w:rsid w:val="007965A5"/>
    <w:rsid w:val="00796D7B"/>
    <w:rsid w:val="007A114F"/>
    <w:rsid w:val="007A1311"/>
    <w:rsid w:val="007A2EC7"/>
    <w:rsid w:val="007A3D40"/>
    <w:rsid w:val="007A40D5"/>
    <w:rsid w:val="007A43BD"/>
    <w:rsid w:val="007A6882"/>
    <w:rsid w:val="007B2AFD"/>
    <w:rsid w:val="007B372C"/>
    <w:rsid w:val="007B3C09"/>
    <w:rsid w:val="007B7FC9"/>
    <w:rsid w:val="007C040E"/>
    <w:rsid w:val="007C1D29"/>
    <w:rsid w:val="007C2613"/>
    <w:rsid w:val="007C3579"/>
    <w:rsid w:val="007C5110"/>
    <w:rsid w:val="007C526A"/>
    <w:rsid w:val="007C60E8"/>
    <w:rsid w:val="007D1BC1"/>
    <w:rsid w:val="007D4AE5"/>
    <w:rsid w:val="007D6CFF"/>
    <w:rsid w:val="007D7386"/>
    <w:rsid w:val="007E11A6"/>
    <w:rsid w:val="007E2E7F"/>
    <w:rsid w:val="007E3CFD"/>
    <w:rsid w:val="007E761F"/>
    <w:rsid w:val="007F1FEA"/>
    <w:rsid w:val="007F2650"/>
    <w:rsid w:val="007F2A12"/>
    <w:rsid w:val="007F3021"/>
    <w:rsid w:val="007F3278"/>
    <w:rsid w:val="007F351A"/>
    <w:rsid w:val="007F4DEA"/>
    <w:rsid w:val="007F550C"/>
    <w:rsid w:val="007F5DE8"/>
    <w:rsid w:val="007F6270"/>
    <w:rsid w:val="007F702E"/>
    <w:rsid w:val="007F722E"/>
    <w:rsid w:val="007F758B"/>
    <w:rsid w:val="007F7800"/>
    <w:rsid w:val="007F7CD1"/>
    <w:rsid w:val="00801146"/>
    <w:rsid w:val="00802B2D"/>
    <w:rsid w:val="00802ECC"/>
    <w:rsid w:val="00803932"/>
    <w:rsid w:val="008040E2"/>
    <w:rsid w:val="008042E9"/>
    <w:rsid w:val="00805E58"/>
    <w:rsid w:val="00807451"/>
    <w:rsid w:val="00810F15"/>
    <w:rsid w:val="0081295C"/>
    <w:rsid w:val="00812C80"/>
    <w:rsid w:val="00812F00"/>
    <w:rsid w:val="00813B46"/>
    <w:rsid w:val="008155C4"/>
    <w:rsid w:val="008155E2"/>
    <w:rsid w:val="00817CCA"/>
    <w:rsid w:val="008202B4"/>
    <w:rsid w:val="008206AD"/>
    <w:rsid w:val="0082153F"/>
    <w:rsid w:val="00821DFE"/>
    <w:rsid w:val="00824B85"/>
    <w:rsid w:val="00824C70"/>
    <w:rsid w:val="00825C42"/>
    <w:rsid w:val="0082713D"/>
    <w:rsid w:val="008316A4"/>
    <w:rsid w:val="00832DEF"/>
    <w:rsid w:val="00833EF3"/>
    <w:rsid w:val="0083426C"/>
    <w:rsid w:val="00835776"/>
    <w:rsid w:val="00837A98"/>
    <w:rsid w:val="00837F36"/>
    <w:rsid w:val="0084076E"/>
    <w:rsid w:val="00842048"/>
    <w:rsid w:val="008421B6"/>
    <w:rsid w:val="008453E4"/>
    <w:rsid w:val="00845E6F"/>
    <w:rsid w:val="00847782"/>
    <w:rsid w:val="00847EFE"/>
    <w:rsid w:val="00850F47"/>
    <w:rsid w:val="008517B7"/>
    <w:rsid w:val="00851919"/>
    <w:rsid w:val="008522C4"/>
    <w:rsid w:val="00852A7D"/>
    <w:rsid w:val="00853B1A"/>
    <w:rsid w:val="0085419F"/>
    <w:rsid w:val="008555D1"/>
    <w:rsid w:val="008564AD"/>
    <w:rsid w:val="00857076"/>
    <w:rsid w:val="0086060B"/>
    <w:rsid w:val="008653CF"/>
    <w:rsid w:val="00866A26"/>
    <w:rsid w:val="008703FC"/>
    <w:rsid w:val="00873E3B"/>
    <w:rsid w:val="00873EDA"/>
    <w:rsid w:val="008740F8"/>
    <w:rsid w:val="00875D7B"/>
    <w:rsid w:val="00876F63"/>
    <w:rsid w:val="008779AE"/>
    <w:rsid w:val="00881387"/>
    <w:rsid w:val="00885599"/>
    <w:rsid w:val="00885856"/>
    <w:rsid w:val="00890BA3"/>
    <w:rsid w:val="008935BE"/>
    <w:rsid w:val="00894C79"/>
    <w:rsid w:val="00895143"/>
    <w:rsid w:val="00895800"/>
    <w:rsid w:val="008A064E"/>
    <w:rsid w:val="008A3823"/>
    <w:rsid w:val="008A4F2B"/>
    <w:rsid w:val="008A67BF"/>
    <w:rsid w:val="008A68C6"/>
    <w:rsid w:val="008A75F0"/>
    <w:rsid w:val="008B0AB7"/>
    <w:rsid w:val="008B2F81"/>
    <w:rsid w:val="008B435A"/>
    <w:rsid w:val="008B5C87"/>
    <w:rsid w:val="008B641F"/>
    <w:rsid w:val="008B6816"/>
    <w:rsid w:val="008B690F"/>
    <w:rsid w:val="008C0139"/>
    <w:rsid w:val="008C0812"/>
    <w:rsid w:val="008C59E2"/>
    <w:rsid w:val="008C7518"/>
    <w:rsid w:val="008D01A1"/>
    <w:rsid w:val="008D114D"/>
    <w:rsid w:val="008D139C"/>
    <w:rsid w:val="008D4DD3"/>
    <w:rsid w:val="008D58FC"/>
    <w:rsid w:val="008D6C12"/>
    <w:rsid w:val="008E4364"/>
    <w:rsid w:val="008E49FB"/>
    <w:rsid w:val="008E5918"/>
    <w:rsid w:val="008E63E5"/>
    <w:rsid w:val="008E6A84"/>
    <w:rsid w:val="008E70AA"/>
    <w:rsid w:val="008E754D"/>
    <w:rsid w:val="008F06DC"/>
    <w:rsid w:val="008F1A2B"/>
    <w:rsid w:val="008F348C"/>
    <w:rsid w:val="008F626D"/>
    <w:rsid w:val="008F67E4"/>
    <w:rsid w:val="008F7F2C"/>
    <w:rsid w:val="009001E5"/>
    <w:rsid w:val="00900935"/>
    <w:rsid w:val="0090113E"/>
    <w:rsid w:val="00901B75"/>
    <w:rsid w:val="00902F0B"/>
    <w:rsid w:val="00903052"/>
    <w:rsid w:val="00903704"/>
    <w:rsid w:val="009045A2"/>
    <w:rsid w:val="0090472B"/>
    <w:rsid w:val="00907865"/>
    <w:rsid w:val="00907D29"/>
    <w:rsid w:val="0091165E"/>
    <w:rsid w:val="00914DDE"/>
    <w:rsid w:val="00923119"/>
    <w:rsid w:val="00927050"/>
    <w:rsid w:val="00927195"/>
    <w:rsid w:val="0092750D"/>
    <w:rsid w:val="009276D1"/>
    <w:rsid w:val="00930634"/>
    <w:rsid w:val="00932A79"/>
    <w:rsid w:val="00933208"/>
    <w:rsid w:val="00933814"/>
    <w:rsid w:val="0093394E"/>
    <w:rsid w:val="00934015"/>
    <w:rsid w:val="009355B3"/>
    <w:rsid w:val="00935B86"/>
    <w:rsid w:val="0093606D"/>
    <w:rsid w:val="009363E4"/>
    <w:rsid w:val="0094086F"/>
    <w:rsid w:val="009426E8"/>
    <w:rsid w:val="009431BC"/>
    <w:rsid w:val="009435A1"/>
    <w:rsid w:val="0094594F"/>
    <w:rsid w:val="0094661D"/>
    <w:rsid w:val="009523DD"/>
    <w:rsid w:val="009533FE"/>
    <w:rsid w:val="00953BD9"/>
    <w:rsid w:val="00954739"/>
    <w:rsid w:val="00956A32"/>
    <w:rsid w:val="00960B41"/>
    <w:rsid w:val="0096397D"/>
    <w:rsid w:val="00965B96"/>
    <w:rsid w:val="00965DE7"/>
    <w:rsid w:val="0097111D"/>
    <w:rsid w:val="009716F6"/>
    <w:rsid w:val="0097326F"/>
    <w:rsid w:val="00974222"/>
    <w:rsid w:val="00974BCF"/>
    <w:rsid w:val="00974FDC"/>
    <w:rsid w:val="00976E2A"/>
    <w:rsid w:val="009779C0"/>
    <w:rsid w:val="00980632"/>
    <w:rsid w:val="00980C7D"/>
    <w:rsid w:val="009810BB"/>
    <w:rsid w:val="0098745E"/>
    <w:rsid w:val="0099062D"/>
    <w:rsid w:val="00991392"/>
    <w:rsid w:val="00992544"/>
    <w:rsid w:val="00993472"/>
    <w:rsid w:val="00994192"/>
    <w:rsid w:val="00994603"/>
    <w:rsid w:val="00996612"/>
    <w:rsid w:val="009A292A"/>
    <w:rsid w:val="009A37E7"/>
    <w:rsid w:val="009A47AA"/>
    <w:rsid w:val="009A5521"/>
    <w:rsid w:val="009A7AD8"/>
    <w:rsid w:val="009A7E71"/>
    <w:rsid w:val="009B398A"/>
    <w:rsid w:val="009B47B0"/>
    <w:rsid w:val="009B4913"/>
    <w:rsid w:val="009B51E6"/>
    <w:rsid w:val="009B6846"/>
    <w:rsid w:val="009C0BC9"/>
    <w:rsid w:val="009C3723"/>
    <w:rsid w:val="009C43C8"/>
    <w:rsid w:val="009C4A33"/>
    <w:rsid w:val="009D00C2"/>
    <w:rsid w:val="009D1BEF"/>
    <w:rsid w:val="009D4052"/>
    <w:rsid w:val="009D4462"/>
    <w:rsid w:val="009D6CD3"/>
    <w:rsid w:val="009D7066"/>
    <w:rsid w:val="009D7E43"/>
    <w:rsid w:val="009E251E"/>
    <w:rsid w:val="009E2725"/>
    <w:rsid w:val="009E47AE"/>
    <w:rsid w:val="009F31A3"/>
    <w:rsid w:val="009F52C5"/>
    <w:rsid w:val="009F70B8"/>
    <w:rsid w:val="00A004A5"/>
    <w:rsid w:val="00A00B08"/>
    <w:rsid w:val="00A018C4"/>
    <w:rsid w:val="00A01C3E"/>
    <w:rsid w:val="00A04F6B"/>
    <w:rsid w:val="00A05F44"/>
    <w:rsid w:val="00A077BD"/>
    <w:rsid w:val="00A1329A"/>
    <w:rsid w:val="00A1397D"/>
    <w:rsid w:val="00A1399A"/>
    <w:rsid w:val="00A13FF5"/>
    <w:rsid w:val="00A15081"/>
    <w:rsid w:val="00A16FBC"/>
    <w:rsid w:val="00A170C2"/>
    <w:rsid w:val="00A21E29"/>
    <w:rsid w:val="00A24EB1"/>
    <w:rsid w:val="00A26587"/>
    <w:rsid w:val="00A27D7D"/>
    <w:rsid w:val="00A3074A"/>
    <w:rsid w:val="00A30ACC"/>
    <w:rsid w:val="00A30B32"/>
    <w:rsid w:val="00A334E1"/>
    <w:rsid w:val="00A33ACE"/>
    <w:rsid w:val="00A35677"/>
    <w:rsid w:val="00A369BC"/>
    <w:rsid w:val="00A36AE5"/>
    <w:rsid w:val="00A37AAF"/>
    <w:rsid w:val="00A41A76"/>
    <w:rsid w:val="00A41F10"/>
    <w:rsid w:val="00A43EA5"/>
    <w:rsid w:val="00A43FDE"/>
    <w:rsid w:val="00A442B7"/>
    <w:rsid w:val="00A44948"/>
    <w:rsid w:val="00A46970"/>
    <w:rsid w:val="00A46E41"/>
    <w:rsid w:val="00A46EA8"/>
    <w:rsid w:val="00A474A4"/>
    <w:rsid w:val="00A50097"/>
    <w:rsid w:val="00A50356"/>
    <w:rsid w:val="00A516CC"/>
    <w:rsid w:val="00A52042"/>
    <w:rsid w:val="00A5249D"/>
    <w:rsid w:val="00A530AA"/>
    <w:rsid w:val="00A54174"/>
    <w:rsid w:val="00A551D9"/>
    <w:rsid w:val="00A564AE"/>
    <w:rsid w:val="00A56752"/>
    <w:rsid w:val="00A571F6"/>
    <w:rsid w:val="00A66EF4"/>
    <w:rsid w:val="00A7048B"/>
    <w:rsid w:val="00A70960"/>
    <w:rsid w:val="00A7499D"/>
    <w:rsid w:val="00A756E9"/>
    <w:rsid w:val="00A760F8"/>
    <w:rsid w:val="00A761F2"/>
    <w:rsid w:val="00A76AB5"/>
    <w:rsid w:val="00A77092"/>
    <w:rsid w:val="00A8009A"/>
    <w:rsid w:val="00A801DF"/>
    <w:rsid w:val="00A8062C"/>
    <w:rsid w:val="00A82320"/>
    <w:rsid w:val="00A829F0"/>
    <w:rsid w:val="00A82FEB"/>
    <w:rsid w:val="00A866F3"/>
    <w:rsid w:val="00A86F6C"/>
    <w:rsid w:val="00A915D7"/>
    <w:rsid w:val="00A91BAE"/>
    <w:rsid w:val="00A95E55"/>
    <w:rsid w:val="00A96375"/>
    <w:rsid w:val="00A97755"/>
    <w:rsid w:val="00A97CF3"/>
    <w:rsid w:val="00AA022F"/>
    <w:rsid w:val="00AA0598"/>
    <w:rsid w:val="00AA116E"/>
    <w:rsid w:val="00AA1D15"/>
    <w:rsid w:val="00AA2384"/>
    <w:rsid w:val="00AA444E"/>
    <w:rsid w:val="00AA4DB1"/>
    <w:rsid w:val="00AA62C7"/>
    <w:rsid w:val="00AA6C5C"/>
    <w:rsid w:val="00AA6E1F"/>
    <w:rsid w:val="00AA79F5"/>
    <w:rsid w:val="00AB0203"/>
    <w:rsid w:val="00AB179C"/>
    <w:rsid w:val="00AB395E"/>
    <w:rsid w:val="00AB5399"/>
    <w:rsid w:val="00AB7115"/>
    <w:rsid w:val="00AC156D"/>
    <w:rsid w:val="00AC1B56"/>
    <w:rsid w:val="00AC3B20"/>
    <w:rsid w:val="00AC3E6F"/>
    <w:rsid w:val="00AC5E69"/>
    <w:rsid w:val="00AC6659"/>
    <w:rsid w:val="00AC675B"/>
    <w:rsid w:val="00AD065F"/>
    <w:rsid w:val="00AD0CF3"/>
    <w:rsid w:val="00AD131B"/>
    <w:rsid w:val="00AD3E3E"/>
    <w:rsid w:val="00AD4D7F"/>
    <w:rsid w:val="00AD5197"/>
    <w:rsid w:val="00AD7DB1"/>
    <w:rsid w:val="00AE38E1"/>
    <w:rsid w:val="00AE3EE7"/>
    <w:rsid w:val="00AE4212"/>
    <w:rsid w:val="00AE5E45"/>
    <w:rsid w:val="00AE5FA1"/>
    <w:rsid w:val="00AE7373"/>
    <w:rsid w:val="00AF2E11"/>
    <w:rsid w:val="00AF4341"/>
    <w:rsid w:val="00AF50BF"/>
    <w:rsid w:val="00AF535C"/>
    <w:rsid w:val="00AF536A"/>
    <w:rsid w:val="00AF60CC"/>
    <w:rsid w:val="00AF63B9"/>
    <w:rsid w:val="00AF6B3C"/>
    <w:rsid w:val="00B023D3"/>
    <w:rsid w:val="00B031EA"/>
    <w:rsid w:val="00B04FE2"/>
    <w:rsid w:val="00B07080"/>
    <w:rsid w:val="00B109E3"/>
    <w:rsid w:val="00B11244"/>
    <w:rsid w:val="00B11712"/>
    <w:rsid w:val="00B12C1A"/>
    <w:rsid w:val="00B13EA5"/>
    <w:rsid w:val="00B164B8"/>
    <w:rsid w:val="00B21ECC"/>
    <w:rsid w:val="00B22233"/>
    <w:rsid w:val="00B240A2"/>
    <w:rsid w:val="00B24162"/>
    <w:rsid w:val="00B24364"/>
    <w:rsid w:val="00B24557"/>
    <w:rsid w:val="00B245A1"/>
    <w:rsid w:val="00B24DCD"/>
    <w:rsid w:val="00B259D8"/>
    <w:rsid w:val="00B31945"/>
    <w:rsid w:val="00B32F05"/>
    <w:rsid w:val="00B3482B"/>
    <w:rsid w:val="00B35463"/>
    <w:rsid w:val="00B358A9"/>
    <w:rsid w:val="00B3635B"/>
    <w:rsid w:val="00B402EF"/>
    <w:rsid w:val="00B40695"/>
    <w:rsid w:val="00B4217D"/>
    <w:rsid w:val="00B438EC"/>
    <w:rsid w:val="00B4611B"/>
    <w:rsid w:val="00B50589"/>
    <w:rsid w:val="00B50A28"/>
    <w:rsid w:val="00B518BF"/>
    <w:rsid w:val="00B52BFB"/>
    <w:rsid w:val="00B5594C"/>
    <w:rsid w:val="00B564E5"/>
    <w:rsid w:val="00B57736"/>
    <w:rsid w:val="00B603ED"/>
    <w:rsid w:val="00B60866"/>
    <w:rsid w:val="00B61D51"/>
    <w:rsid w:val="00B62BFE"/>
    <w:rsid w:val="00B633F0"/>
    <w:rsid w:val="00B63ACE"/>
    <w:rsid w:val="00B63F70"/>
    <w:rsid w:val="00B64EE7"/>
    <w:rsid w:val="00B650F5"/>
    <w:rsid w:val="00B67ABD"/>
    <w:rsid w:val="00B708DE"/>
    <w:rsid w:val="00B70D47"/>
    <w:rsid w:val="00B72A7C"/>
    <w:rsid w:val="00B74903"/>
    <w:rsid w:val="00B74C26"/>
    <w:rsid w:val="00B75405"/>
    <w:rsid w:val="00B76DDA"/>
    <w:rsid w:val="00B77251"/>
    <w:rsid w:val="00B77AAE"/>
    <w:rsid w:val="00B81E8C"/>
    <w:rsid w:val="00B8331B"/>
    <w:rsid w:val="00B84811"/>
    <w:rsid w:val="00B90373"/>
    <w:rsid w:val="00B90F5A"/>
    <w:rsid w:val="00B923C6"/>
    <w:rsid w:val="00B9240A"/>
    <w:rsid w:val="00B933C2"/>
    <w:rsid w:val="00B940B7"/>
    <w:rsid w:val="00B95135"/>
    <w:rsid w:val="00BA204D"/>
    <w:rsid w:val="00BA2ECF"/>
    <w:rsid w:val="00BA4A7A"/>
    <w:rsid w:val="00BA4AB5"/>
    <w:rsid w:val="00BA637F"/>
    <w:rsid w:val="00BB0150"/>
    <w:rsid w:val="00BB16A4"/>
    <w:rsid w:val="00BB3BB2"/>
    <w:rsid w:val="00BB488B"/>
    <w:rsid w:val="00BB4BA3"/>
    <w:rsid w:val="00BB633F"/>
    <w:rsid w:val="00BC17F8"/>
    <w:rsid w:val="00BC241A"/>
    <w:rsid w:val="00BC2770"/>
    <w:rsid w:val="00BC546B"/>
    <w:rsid w:val="00BC659E"/>
    <w:rsid w:val="00BC72E8"/>
    <w:rsid w:val="00BC7596"/>
    <w:rsid w:val="00BC7E25"/>
    <w:rsid w:val="00BD12F6"/>
    <w:rsid w:val="00BD20E9"/>
    <w:rsid w:val="00BD2DE3"/>
    <w:rsid w:val="00BD31DE"/>
    <w:rsid w:val="00BD5398"/>
    <w:rsid w:val="00BD64AC"/>
    <w:rsid w:val="00BE0B65"/>
    <w:rsid w:val="00BE25B8"/>
    <w:rsid w:val="00BE2EA5"/>
    <w:rsid w:val="00BE3D8E"/>
    <w:rsid w:val="00BE4553"/>
    <w:rsid w:val="00BE6613"/>
    <w:rsid w:val="00BE6EDC"/>
    <w:rsid w:val="00BF06B7"/>
    <w:rsid w:val="00BF1CB2"/>
    <w:rsid w:val="00BF3B66"/>
    <w:rsid w:val="00BF430B"/>
    <w:rsid w:val="00C001FE"/>
    <w:rsid w:val="00C009EA"/>
    <w:rsid w:val="00C01D74"/>
    <w:rsid w:val="00C0268B"/>
    <w:rsid w:val="00C02A48"/>
    <w:rsid w:val="00C03046"/>
    <w:rsid w:val="00C0508D"/>
    <w:rsid w:val="00C0568F"/>
    <w:rsid w:val="00C06344"/>
    <w:rsid w:val="00C0745A"/>
    <w:rsid w:val="00C078DF"/>
    <w:rsid w:val="00C1322E"/>
    <w:rsid w:val="00C146DC"/>
    <w:rsid w:val="00C147CE"/>
    <w:rsid w:val="00C15EC4"/>
    <w:rsid w:val="00C205CC"/>
    <w:rsid w:val="00C20609"/>
    <w:rsid w:val="00C2096B"/>
    <w:rsid w:val="00C216D4"/>
    <w:rsid w:val="00C2174B"/>
    <w:rsid w:val="00C2441D"/>
    <w:rsid w:val="00C2476E"/>
    <w:rsid w:val="00C273EB"/>
    <w:rsid w:val="00C33118"/>
    <w:rsid w:val="00C341DB"/>
    <w:rsid w:val="00C34D20"/>
    <w:rsid w:val="00C3653C"/>
    <w:rsid w:val="00C42A6D"/>
    <w:rsid w:val="00C45308"/>
    <w:rsid w:val="00C4776A"/>
    <w:rsid w:val="00C505DE"/>
    <w:rsid w:val="00C52E85"/>
    <w:rsid w:val="00C53376"/>
    <w:rsid w:val="00C53597"/>
    <w:rsid w:val="00C5411A"/>
    <w:rsid w:val="00C60605"/>
    <w:rsid w:val="00C64F14"/>
    <w:rsid w:val="00C655A4"/>
    <w:rsid w:val="00C65CAE"/>
    <w:rsid w:val="00C65E35"/>
    <w:rsid w:val="00C66612"/>
    <w:rsid w:val="00C67ECB"/>
    <w:rsid w:val="00C706EF"/>
    <w:rsid w:val="00C7117D"/>
    <w:rsid w:val="00C714A5"/>
    <w:rsid w:val="00C737E0"/>
    <w:rsid w:val="00C74BDC"/>
    <w:rsid w:val="00C74F15"/>
    <w:rsid w:val="00C77DCF"/>
    <w:rsid w:val="00C82E23"/>
    <w:rsid w:val="00C872F8"/>
    <w:rsid w:val="00C87BD9"/>
    <w:rsid w:val="00C93EA5"/>
    <w:rsid w:val="00C962F3"/>
    <w:rsid w:val="00C963F5"/>
    <w:rsid w:val="00C97030"/>
    <w:rsid w:val="00CA1529"/>
    <w:rsid w:val="00CA27BA"/>
    <w:rsid w:val="00CA47D2"/>
    <w:rsid w:val="00CA532E"/>
    <w:rsid w:val="00CA6A5B"/>
    <w:rsid w:val="00CA768A"/>
    <w:rsid w:val="00CA7C69"/>
    <w:rsid w:val="00CB0A21"/>
    <w:rsid w:val="00CB101E"/>
    <w:rsid w:val="00CB16A2"/>
    <w:rsid w:val="00CB6086"/>
    <w:rsid w:val="00CB76EB"/>
    <w:rsid w:val="00CB7861"/>
    <w:rsid w:val="00CC06E4"/>
    <w:rsid w:val="00CC131E"/>
    <w:rsid w:val="00CC1939"/>
    <w:rsid w:val="00CC1F64"/>
    <w:rsid w:val="00CC2393"/>
    <w:rsid w:val="00CC4290"/>
    <w:rsid w:val="00CC53A3"/>
    <w:rsid w:val="00CD2B7D"/>
    <w:rsid w:val="00CD6CF3"/>
    <w:rsid w:val="00CE238F"/>
    <w:rsid w:val="00CE279A"/>
    <w:rsid w:val="00CE2FCC"/>
    <w:rsid w:val="00CE3067"/>
    <w:rsid w:val="00CE65C1"/>
    <w:rsid w:val="00CE6A7C"/>
    <w:rsid w:val="00CE71D9"/>
    <w:rsid w:val="00CF0561"/>
    <w:rsid w:val="00CF2163"/>
    <w:rsid w:val="00CF2967"/>
    <w:rsid w:val="00CF3373"/>
    <w:rsid w:val="00CF394F"/>
    <w:rsid w:val="00CF3BF2"/>
    <w:rsid w:val="00CF47FC"/>
    <w:rsid w:val="00CF63A3"/>
    <w:rsid w:val="00D0060F"/>
    <w:rsid w:val="00D00937"/>
    <w:rsid w:val="00D00D57"/>
    <w:rsid w:val="00D031E4"/>
    <w:rsid w:val="00D03D3B"/>
    <w:rsid w:val="00D0427B"/>
    <w:rsid w:val="00D05664"/>
    <w:rsid w:val="00D07228"/>
    <w:rsid w:val="00D07BBE"/>
    <w:rsid w:val="00D07DC4"/>
    <w:rsid w:val="00D12445"/>
    <w:rsid w:val="00D126BF"/>
    <w:rsid w:val="00D126F2"/>
    <w:rsid w:val="00D13C8D"/>
    <w:rsid w:val="00D1421B"/>
    <w:rsid w:val="00D15123"/>
    <w:rsid w:val="00D151B1"/>
    <w:rsid w:val="00D15222"/>
    <w:rsid w:val="00D1548C"/>
    <w:rsid w:val="00D16CBC"/>
    <w:rsid w:val="00D210BA"/>
    <w:rsid w:val="00D21B2F"/>
    <w:rsid w:val="00D2247B"/>
    <w:rsid w:val="00D22B02"/>
    <w:rsid w:val="00D24E28"/>
    <w:rsid w:val="00D2616C"/>
    <w:rsid w:val="00D26617"/>
    <w:rsid w:val="00D26E60"/>
    <w:rsid w:val="00D273CD"/>
    <w:rsid w:val="00D274A3"/>
    <w:rsid w:val="00D27571"/>
    <w:rsid w:val="00D30DF6"/>
    <w:rsid w:val="00D37776"/>
    <w:rsid w:val="00D37B3D"/>
    <w:rsid w:val="00D37C52"/>
    <w:rsid w:val="00D40465"/>
    <w:rsid w:val="00D417E5"/>
    <w:rsid w:val="00D41CD8"/>
    <w:rsid w:val="00D429AE"/>
    <w:rsid w:val="00D42B08"/>
    <w:rsid w:val="00D44E7A"/>
    <w:rsid w:val="00D44F1F"/>
    <w:rsid w:val="00D46F6B"/>
    <w:rsid w:val="00D474C4"/>
    <w:rsid w:val="00D478DE"/>
    <w:rsid w:val="00D530DE"/>
    <w:rsid w:val="00D5369A"/>
    <w:rsid w:val="00D5376C"/>
    <w:rsid w:val="00D54731"/>
    <w:rsid w:val="00D56E02"/>
    <w:rsid w:val="00D56FCF"/>
    <w:rsid w:val="00D62629"/>
    <w:rsid w:val="00D63CB0"/>
    <w:rsid w:val="00D65871"/>
    <w:rsid w:val="00D65AE4"/>
    <w:rsid w:val="00D6663A"/>
    <w:rsid w:val="00D67DF0"/>
    <w:rsid w:val="00D67F92"/>
    <w:rsid w:val="00D700F1"/>
    <w:rsid w:val="00D70DD5"/>
    <w:rsid w:val="00D71343"/>
    <w:rsid w:val="00D737CF"/>
    <w:rsid w:val="00D73F56"/>
    <w:rsid w:val="00D744A0"/>
    <w:rsid w:val="00D75D7F"/>
    <w:rsid w:val="00D76248"/>
    <w:rsid w:val="00D8059E"/>
    <w:rsid w:val="00D818B8"/>
    <w:rsid w:val="00D82BB9"/>
    <w:rsid w:val="00D868E4"/>
    <w:rsid w:val="00D90525"/>
    <w:rsid w:val="00D90E11"/>
    <w:rsid w:val="00D933F2"/>
    <w:rsid w:val="00D93553"/>
    <w:rsid w:val="00D94D8E"/>
    <w:rsid w:val="00D94F8E"/>
    <w:rsid w:val="00D97C68"/>
    <w:rsid w:val="00D97CEB"/>
    <w:rsid w:val="00DA11F8"/>
    <w:rsid w:val="00DA13EC"/>
    <w:rsid w:val="00DA3647"/>
    <w:rsid w:val="00DA448B"/>
    <w:rsid w:val="00DA587B"/>
    <w:rsid w:val="00DA69D7"/>
    <w:rsid w:val="00DB0E9F"/>
    <w:rsid w:val="00DB3813"/>
    <w:rsid w:val="00DB40CA"/>
    <w:rsid w:val="00DB4A6F"/>
    <w:rsid w:val="00DB56D9"/>
    <w:rsid w:val="00DB69F4"/>
    <w:rsid w:val="00DB7EC8"/>
    <w:rsid w:val="00DC0CB0"/>
    <w:rsid w:val="00DC123F"/>
    <w:rsid w:val="00DC148B"/>
    <w:rsid w:val="00DC1629"/>
    <w:rsid w:val="00DC2213"/>
    <w:rsid w:val="00DC229C"/>
    <w:rsid w:val="00DC3455"/>
    <w:rsid w:val="00DC37F6"/>
    <w:rsid w:val="00DC3942"/>
    <w:rsid w:val="00DC4552"/>
    <w:rsid w:val="00DC55AF"/>
    <w:rsid w:val="00DC71CB"/>
    <w:rsid w:val="00DD26DA"/>
    <w:rsid w:val="00DD45C9"/>
    <w:rsid w:val="00DD777B"/>
    <w:rsid w:val="00DE1A1F"/>
    <w:rsid w:val="00DE2A78"/>
    <w:rsid w:val="00DE3F17"/>
    <w:rsid w:val="00DE5287"/>
    <w:rsid w:val="00DE5A45"/>
    <w:rsid w:val="00DF1E8F"/>
    <w:rsid w:val="00DF3FFA"/>
    <w:rsid w:val="00DF6729"/>
    <w:rsid w:val="00DF71CF"/>
    <w:rsid w:val="00E00846"/>
    <w:rsid w:val="00E0116E"/>
    <w:rsid w:val="00E02249"/>
    <w:rsid w:val="00E02889"/>
    <w:rsid w:val="00E03124"/>
    <w:rsid w:val="00E03622"/>
    <w:rsid w:val="00E03D2F"/>
    <w:rsid w:val="00E0611E"/>
    <w:rsid w:val="00E06A89"/>
    <w:rsid w:val="00E130A9"/>
    <w:rsid w:val="00E13D04"/>
    <w:rsid w:val="00E1453A"/>
    <w:rsid w:val="00E15195"/>
    <w:rsid w:val="00E15B4A"/>
    <w:rsid w:val="00E17679"/>
    <w:rsid w:val="00E20DF6"/>
    <w:rsid w:val="00E21E28"/>
    <w:rsid w:val="00E22481"/>
    <w:rsid w:val="00E235FE"/>
    <w:rsid w:val="00E25F06"/>
    <w:rsid w:val="00E277BA"/>
    <w:rsid w:val="00E27975"/>
    <w:rsid w:val="00E27D2D"/>
    <w:rsid w:val="00E30DE7"/>
    <w:rsid w:val="00E324F7"/>
    <w:rsid w:val="00E3256D"/>
    <w:rsid w:val="00E3262D"/>
    <w:rsid w:val="00E3522C"/>
    <w:rsid w:val="00E3602B"/>
    <w:rsid w:val="00E366FF"/>
    <w:rsid w:val="00E374CE"/>
    <w:rsid w:val="00E40B91"/>
    <w:rsid w:val="00E41DBE"/>
    <w:rsid w:val="00E42C69"/>
    <w:rsid w:val="00E46015"/>
    <w:rsid w:val="00E4631E"/>
    <w:rsid w:val="00E467FC"/>
    <w:rsid w:val="00E50DA1"/>
    <w:rsid w:val="00E50E5D"/>
    <w:rsid w:val="00E51DD8"/>
    <w:rsid w:val="00E54D08"/>
    <w:rsid w:val="00E55793"/>
    <w:rsid w:val="00E560C1"/>
    <w:rsid w:val="00E561C1"/>
    <w:rsid w:val="00E56248"/>
    <w:rsid w:val="00E56B64"/>
    <w:rsid w:val="00E56E5B"/>
    <w:rsid w:val="00E56EA9"/>
    <w:rsid w:val="00E60940"/>
    <w:rsid w:val="00E62E24"/>
    <w:rsid w:val="00E6422B"/>
    <w:rsid w:val="00E64746"/>
    <w:rsid w:val="00E64A47"/>
    <w:rsid w:val="00E64A9E"/>
    <w:rsid w:val="00E653F3"/>
    <w:rsid w:val="00E65565"/>
    <w:rsid w:val="00E65D7A"/>
    <w:rsid w:val="00E67953"/>
    <w:rsid w:val="00E67C10"/>
    <w:rsid w:val="00E71164"/>
    <w:rsid w:val="00E71CD3"/>
    <w:rsid w:val="00E73B08"/>
    <w:rsid w:val="00E73E8D"/>
    <w:rsid w:val="00E74B92"/>
    <w:rsid w:val="00E75BB2"/>
    <w:rsid w:val="00E769A3"/>
    <w:rsid w:val="00E77BB2"/>
    <w:rsid w:val="00E77DC7"/>
    <w:rsid w:val="00E800B0"/>
    <w:rsid w:val="00E80114"/>
    <w:rsid w:val="00E80B1B"/>
    <w:rsid w:val="00E82B3C"/>
    <w:rsid w:val="00E8585D"/>
    <w:rsid w:val="00E8629B"/>
    <w:rsid w:val="00E909EB"/>
    <w:rsid w:val="00E90A98"/>
    <w:rsid w:val="00E91AFD"/>
    <w:rsid w:val="00E93838"/>
    <w:rsid w:val="00E96AE1"/>
    <w:rsid w:val="00E9704E"/>
    <w:rsid w:val="00EA0A42"/>
    <w:rsid w:val="00EA15F4"/>
    <w:rsid w:val="00EA20B3"/>
    <w:rsid w:val="00EA4928"/>
    <w:rsid w:val="00EA6D37"/>
    <w:rsid w:val="00EA7FDD"/>
    <w:rsid w:val="00EB15DE"/>
    <w:rsid w:val="00EB26DD"/>
    <w:rsid w:val="00EB2CD1"/>
    <w:rsid w:val="00EB3FCF"/>
    <w:rsid w:val="00EB4E99"/>
    <w:rsid w:val="00EB7146"/>
    <w:rsid w:val="00EB7F07"/>
    <w:rsid w:val="00EC02D2"/>
    <w:rsid w:val="00EC1B93"/>
    <w:rsid w:val="00EC350F"/>
    <w:rsid w:val="00EC3920"/>
    <w:rsid w:val="00EC552B"/>
    <w:rsid w:val="00EC634F"/>
    <w:rsid w:val="00EC6B04"/>
    <w:rsid w:val="00ED10EA"/>
    <w:rsid w:val="00ED2EBE"/>
    <w:rsid w:val="00ED44B2"/>
    <w:rsid w:val="00ED60A1"/>
    <w:rsid w:val="00EE0268"/>
    <w:rsid w:val="00EE0AE3"/>
    <w:rsid w:val="00EE2079"/>
    <w:rsid w:val="00EE2F2E"/>
    <w:rsid w:val="00EE2F88"/>
    <w:rsid w:val="00EE5178"/>
    <w:rsid w:val="00EE553E"/>
    <w:rsid w:val="00EF0276"/>
    <w:rsid w:val="00EF0EA9"/>
    <w:rsid w:val="00EF0FF0"/>
    <w:rsid w:val="00EF2037"/>
    <w:rsid w:val="00EF24A7"/>
    <w:rsid w:val="00EF2C7A"/>
    <w:rsid w:val="00EF367A"/>
    <w:rsid w:val="00EF3937"/>
    <w:rsid w:val="00EF3A82"/>
    <w:rsid w:val="00EF576B"/>
    <w:rsid w:val="00EF5970"/>
    <w:rsid w:val="00EF5AD2"/>
    <w:rsid w:val="00EF5BA3"/>
    <w:rsid w:val="00EF6BBB"/>
    <w:rsid w:val="00EF7869"/>
    <w:rsid w:val="00F01224"/>
    <w:rsid w:val="00F048F1"/>
    <w:rsid w:val="00F05C6A"/>
    <w:rsid w:val="00F10514"/>
    <w:rsid w:val="00F1136C"/>
    <w:rsid w:val="00F12D02"/>
    <w:rsid w:val="00F146B3"/>
    <w:rsid w:val="00F14FD9"/>
    <w:rsid w:val="00F17E07"/>
    <w:rsid w:val="00F23F0A"/>
    <w:rsid w:val="00F279D0"/>
    <w:rsid w:val="00F31E19"/>
    <w:rsid w:val="00F32272"/>
    <w:rsid w:val="00F32531"/>
    <w:rsid w:val="00F33352"/>
    <w:rsid w:val="00F33E90"/>
    <w:rsid w:val="00F36535"/>
    <w:rsid w:val="00F400EE"/>
    <w:rsid w:val="00F4029F"/>
    <w:rsid w:val="00F44434"/>
    <w:rsid w:val="00F453ED"/>
    <w:rsid w:val="00F45F23"/>
    <w:rsid w:val="00F46AA2"/>
    <w:rsid w:val="00F473F5"/>
    <w:rsid w:val="00F47A56"/>
    <w:rsid w:val="00F52149"/>
    <w:rsid w:val="00F531DF"/>
    <w:rsid w:val="00F542FD"/>
    <w:rsid w:val="00F544E9"/>
    <w:rsid w:val="00F555F9"/>
    <w:rsid w:val="00F559BB"/>
    <w:rsid w:val="00F560E6"/>
    <w:rsid w:val="00F56997"/>
    <w:rsid w:val="00F60461"/>
    <w:rsid w:val="00F60618"/>
    <w:rsid w:val="00F6376D"/>
    <w:rsid w:val="00F63BBD"/>
    <w:rsid w:val="00F64AEA"/>
    <w:rsid w:val="00F65700"/>
    <w:rsid w:val="00F6761E"/>
    <w:rsid w:val="00F704DF"/>
    <w:rsid w:val="00F71D54"/>
    <w:rsid w:val="00F73146"/>
    <w:rsid w:val="00F73D0A"/>
    <w:rsid w:val="00F7475B"/>
    <w:rsid w:val="00F74817"/>
    <w:rsid w:val="00F81757"/>
    <w:rsid w:val="00F81CF2"/>
    <w:rsid w:val="00F8294A"/>
    <w:rsid w:val="00F846B0"/>
    <w:rsid w:val="00F92450"/>
    <w:rsid w:val="00F92CB0"/>
    <w:rsid w:val="00F94941"/>
    <w:rsid w:val="00F94AB4"/>
    <w:rsid w:val="00F9587E"/>
    <w:rsid w:val="00F972E3"/>
    <w:rsid w:val="00F97F72"/>
    <w:rsid w:val="00FA1061"/>
    <w:rsid w:val="00FA198E"/>
    <w:rsid w:val="00FA1B06"/>
    <w:rsid w:val="00FA1BA5"/>
    <w:rsid w:val="00FA6B8D"/>
    <w:rsid w:val="00FA6F36"/>
    <w:rsid w:val="00FA7B3F"/>
    <w:rsid w:val="00FB07FA"/>
    <w:rsid w:val="00FB090C"/>
    <w:rsid w:val="00FB50C5"/>
    <w:rsid w:val="00FB601D"/>
    <w:rsid w:val="00FB645B"/>
    <w:rsid w:val="00FB782F"/>
    <w:rsid w:val="00FC0B37"/>
    <w:rsid w:val="00FC1C54"/>
    <w:rsid w:val="00FC1D1B"/>
    <w:rsid w:val="00FC1F08"/>
    <w:rsid w:val="00FC203B"/>
    <w:rsid w:val="00FC2653"/>
    <w:rsid w:val="00FC3AF2"/>
    <w:rsid w:val="00FC4F67"/>
    <w:rsid w:val="00FD0653"/>
    <w:rsid w:val="00FD0987"/>
    <w:rsid w:val="00FD0B4A"/>
    <w:rsid w:val="00FD5B91"/>
    <w:rsid w:val="00FD603D"/>
    <w:rsid w:val="00FD65D1"/>
    <w:rsid w:val="00FD6624"/>
    <w:rsid w:val="00FD6A9F"/>
    <w:rsid w:val="00FE0482"/>
    <w:rsid w:val="00FE06CB"/>
    <w:rsid w:val="00FE2290"/>
    <w:rsid w:val="00FE3186"/>
    <w:rsid w:val="00FE34A6"/>
    <w:rsid w:val="00FE3E37"/>
    <w:rsid w:val="00FE441C"/>
    <w:rsid w:val="00FE5882"/>
    <w:rsid w:val="00FE6C6F"/>
    <w:rsid w:val="00FF5CF8"/>
    <w:rsid w:val="00FF639C"/>
    <w:rsid w:val="012770CA"/>
    <w:rsid w:val="015C43DE"/>
    <w:rsid w:val="017A2785"/>
    <w:rsid w:val="01C71D6A"/>
    <w:rsid w:val="0208BB30"/>
    <w:rsid w:val="02E9EFE9"/>
    <w:rsid w:val="03ED6BA4"/>
    <w:rsid w:val="0590D290"/>
    <w:rsid w:val="05E2B263"/>
    <w:rsid w:val="05ED0AB1"/>
    <w:rsid w:val="06206BC3"/>
    <w:rsid w:val="079C1E58"/>
    <w:rsid w:val="07B8E692"/>
    <w:rsid w:val="083ED807"/>
    <w:rsid w:val="08F39A8A"/>
    <w:rsid w:val="093ABFDC"/>
    <w:rsid w:val="09DF7A8E"/>
    <w:rsid w:val="09FED47F"/>
    <w:rsid w:val="0A6B51A2"/>
    <w:rsid w:val="0B7E2B5C"/>
    <w:rsid w:val="0BF7FE7D"/>
    <w:rsid w:val="0D6B5BA6"/>
    <w:rsid w:val="0D6C01AF"/>
    <w:rsid w:val="0DA66102"/>
    <w:rsid w:val="0DAFB630"/>
    <w:rsid w:val="0DB0FDE0"/>
    <w:rsid w:val="0DFC2BCB"/>
    <w:rsid w:val="0DFDAAC3"/>
    <w:rsid w:val="0EB28D2F"/>
    <w:rsid w:val="0EBDFFDF"/>
    <w:rsid w:val="0EEF10E5"/>
    <w:rsid w:val="0F1DA071"/>
    <w:rsid w:val="0F677285"/>
    <w:rsid w:val="0FC5805D"/>
    <w:rsid w:val="10ED692E"/>
    <w:rsid w:val="1108179A"/>
    <w:rsid w:val="11963145"/>
    <w:rsid w:val="11C0CEEC"/>
    <w:rsid w:val="12176A68"/>
    <w:rsid w:val="12BD6B2C"/>
    <w:rsid w:val="1375BA7E"/>
    <w:rsid w:val="13ED4109"/>
    <w:rsid w:val="13F416F9"/>
    <w:rsid w:val="141EC504"/>
    <w:rsid w:val="14798D8E"/>
    <w:rsid w:val="14E08000"/>
    <w:rsid w:val="154E1FFB"/>
    <w:rsid w:val="1555F871"/>
    <w:rsid w:val="1630FF9F"/>
    <w:rsid w:val="168878FE"/>
    <w:rsid w:val="16DF0D9B"/>
    <w:rsid w:val="17ED5EB3"/>
    <w:rsid w:val="18066B3F"/>
    <w:rsid w:val="1855C830"/>
    <w:rsid w:val="19773178"/>
    <w:rsid w:val="19E9EB8C"/>
    <w:rsid w:val="1A1599B0"/>
    <w:rsid w:val="1A4479AB"/>
    <w:rsid w:val="1A5D7855"/>
    <w:rsid w:val="1A8686EA"/>
    <w:rsid w:val="1ACA3CCB"/>
    <w:rsid w:val="1B049FEE"/>
    <w:rsid w:val="1B224D27"/>
    <w:rsid w:val="1B643EED"/>
    <w:rsid w:val="1BC644B5"/>
    <w:rsid w:val="1C8342F9"/>
    <w:rsid w:val="1CBC850A"/>
    <w:rsid w:val="1F105930"/>
    <w:rsid w:val="1FA042BA"/>
    <w:rsid w:val="1FFF70C1"/>
    <w:rsid w:val="215CEC3E"/>
    <w:rsid w:val="223FBB64"/>
    <w:rsid w:val="226405C9"/>
    <w:rsid w:val="22AB22EC"/>
    <w:rsid w:val="23832481"/>
    <w:rsid w:val="257F7BB5"/>
    <w:rsid w:val="26272C32"/>
    <w:rsid w:val="2689644F"/>
    <w:rsid w:val="26BA26B9"/>
    <w:rsid w:val="2765569E"/>
    <w:rsid w:val="280533DA"/>
    <w:rsid w:val="28791EE5"/>
    <w:rsid w:val="28A84633"/>
    <w:rsid w:val="28E26894"/>
    <w:rsid w:val="29148D1E"/>
    <w:rsid w:val="2ABA8CEC"/>
    <w:rsid w:val="2B47A144"/>
    <w:rsid w:val="2BAE00B3"/>
    <w:rsid w:val="2BF5BB0E"/>
    <w:rsid w:val="2C052191"/>
    <w:rsid w:val="2C2696A9"/>
    <w:rsid w:val="2D41C0C9"/>
    <w:rsid w:val="2D50F617"/>
    <w:rsid w:val="2D91AE6E"/>
    <w:rsid w:val="2DE085BB"/>
    <w:rsid w:val="2DE47D43"/>
    <w:rsid w:val="2EA96FAA"/>
    <w:rsid w:val="2F53851E"/>
    <w:rsid w:val="2F7EC6D7"/>
    <w:rsid w:val="30EEDAA2"/>
    <w:rsid w:val="30F636CB"/>
    <w:rsid w:val="3120A0B7"/>
    <w:rsid w:val="31421079"/>
    <w:rsid w:val="3151C350"/>
    <w:rsid w:val="31685D2B"/>
    <w:rsid w:val="317E59E7"/>
    <w:rsid w:val="31DF9465"/>
    <w:rsid w:val="31F2EE09"/>
    <w:rsid w:val="32606D06"/>
    <w:rsid w:val="328ED794"/>
    <w:rsid w:val="32B3A673"/>
    <w:rsid w:val="330341D9"/>
    <w:rsid w:val="33179DE2"/>
    <w:rsid w:val="343E37CF"/>
    <w:rsid w:val="35E9F9FC"/>
    <w:rsid w:val="36312AAE"/>
    <w:rsid w:val="3687C1CF"/>
    <w:rsid w:val="368DF5AF"/>
    <w:rsid w:val="37852531"/>
    <w:rsid w:val="37AB2F41"/>
    <w:rsid w:val="37CFABD3"/>
    <w:rsid w:val="37E4C73C"/>
    <w:rsid w:val="385FB5F7"/>
    <w:rsid w:val="38621A9B"/>
    <w:rsid w:val="398CD7A1"/>
    <w:rsid w:val="3B13C223"/>
    <w:rsid w:val="3BBEAF5E"/>
    <w:rsid w:val="3DAB97B9"/>
    <w:rsid w:val="3E004F01"/>
    <w:rsid w:val="3E6CC69B"/>
    <w:rsid w:val="4034491F"/>
    <w:rsid w:val="409B6227"/>
    <w:rsid w:val="40C19E04"/>
    <w:rsid w:val="410777AB"/>
    <w:rsid w:val="42980795"/>
    <w:rsid w:val="4358FC8B"/>
    <w:rsid w:val="438F8F52"/>
    <w:rsid w:val="43A7356F"/>
    <w:rsid w:val="43AF0F3F"/>
    <w:rsid w:val="43B847F7"/>
    <w:rsid w:val="4444EAE2"/>
    <w:rsid w:val="45468675"/>
    <w:rsid w:val="456367C1"/>
    <w:rsid w:val="477A5490"/>
    <w:rsid w:val="477BD63D"/>
    <w:rsid w:val="477C1A26"/>
    <w:rsid w:val="47E9FB26"/>
    <w:rsid w:val="482C70FC"/>
    <w:rsid w:val="4AB948B2"/>
    <w:rsid w:val="4B5003D6"/>
    <w:rsid w:val="4B6AD10C"/>
    <w:rsid w:val="4C6CF674"/>
    <w:rsid w:val="4D2FD5AC"/>
    <w:rsid w:val="4D35EA80"/>
    <w:rsid w:val="4E1C0A3B"/>
    <w:rsid w:val="4F05CE97"/>
    <w:rsid w:val="4FBEC23D"/>
    <w:rsid w:val="507B8BF3"/>
    <w:rsid w:val="50F17192"/>
    <w:rsid w:val="51B94247"/>
    <w:rsid w:val="523B0086"/>
    <w:rsid w:val="528D1324"/>
    <w:rsid w:val="53400DED"/>
    <w:rsid w:val="5350E8BF"/>
    <w:rsid w:val="53E080ED"/>
    <w:rsid w:val="53F4C892"/>
    <w:rsid w:val="54023DB3"/>
    <w:rsid w:val="54181EEF"/>
    <w:rsid w:val="5435E0B0"/>
    <w:rsid w:val="5495ECDD"/>
    <w:rsid w:val="55ABCF44"/>
    <w:rsid w:val="55F27B37"/>
    <w:rsid w:val="56D21ADD"/>
    <w:rsid w:val="56FE68A5"/>
    <w:rsid w:val="5781B6DD"/>
    <w:rsid w:val="57E3F642"/>
    <w:rsid w:val="583507BD"/>
    <w:rsid w:val="5855310B"/>
    <w:rsid w:val="592E5E06"/>
    <w:rsid w:val="5984CFD7"/>
    <w:rsid w:val="59A2D243"/>
    <w:rsid w:val="59C85963"/>
    <w:rsid w:val="59EEEFE1"/>
    <w:rsid w:val="5A21EAE1"/>
    <w:rsid w:val="5A6AC684"/>
    <w:rsid w:val="5A71F4F9"/>
    <w:rsid w:val="5A949E88"/>
    <w:rsid w:val="5AE68205"/>
    <w:rsid w:val="5DE9C91E"/>
    <w:rsid w:val="5E6B410D"/>
    <w:rsid w:val="5FC4FA37"/>
    <w:rsid w:val="60E6CC76"/>
    <w:rsid w:val="615734C6"/>
    <w:rsid w:val="61915E8E"/>
    <w:rsid w:val="619FA67F"/>
    <w:rsid w:val="627D90D3"/>
    <w:rsid w:val="63489837"/>
    <w:rsid w:val="63D0E63F"/>
    <w:rsid w:val="6424E54F"/>
    <w:rsid w:val="65DC24BF"/>
    <w:rsid w:val="6617CB9A"/>
    <w:rsid w:val="66B15830"/>
    <w:rsid w:val="66B52D31"/>
    <w:rsid w:val="66D807A0"/>
    <w:rsid w:val="6724FD5B"/>
    <w:rsid w:val="67808D15"/>
    <w:rsid w:val="67937B9F"/>
    <w:rsid w:val="67B0644C"/>
    <w:rsid w:val="67C6540A"/>
    <w:rsid w:val="67E1D8C3"/>
    <w:rsid w:val="67ED265D"/>
    <w:rsid w:val="67FFB251"/>
    <w:rsid w:val="68291449"/>
    <w:rsid w:val="6848FCEF"/>
    <w:rsid w:val="68C3CF3F"/>
    <w:rsid w:val="6966CE87"/>
    <w:rsid w:val="6B7AD850"/>
    <w:rsid w:val="6C8C3CAF"/>
    <w:rsid w:val="6CD94A5D"/>
    <w:rsid w:val="6D922DAD"/>
    <w:rsid w:val="6F6570DB"/>
    <w:rsid w:val="6F660D7F"/>
    <w:rsid w:val="6FD6235D"/>
    <w:rsid w:val="700D3B7C"/>
    <w:rsid w:val="70B025D3"/>
    <w:rsid w:val="71072EAD"/>
    <w:rsid w:val="74413FD7"/>
    <w:rsid w:val="74F9673A"/>
    <w:rsid w:val="7542413F"/>
    <w:rsid w:val="756A97EE"/>
    <w:rsid w:val="75A023AB"/>
    <w:rsid w:val="7623D945"/>
    <w:rsid w:val="763BF4D6"/>
    <w:rsid w:val="76743AD1"/>
    <w:rsid w:val="768B7A3A"/>
    <w:rsid w:val="76A743BB"/>
    <w:rsid w:val="76DE17CC"/>
    <w:rsid w:val="770D64D6"/>
    <w:rsid w:val="77E1BF38"/>
    <w:rsid w:val="7837DF61"/>
    <w:rsid w:val="78911475"/>
    <w:rsid w:val="78E86F5D"/>
    <w:rsid w:val="7991F672"/>
    <w:rsid w:val="79B7D481"/>
    <w:rsid w:val="7BC14D48"/>
    <w:rsid w:val="7BD21553"/>
    <w:rsid w:val="7BDA45D7"/>
    <w:rsid w:val="7C6E7456"/>
    <w:rsid w:val="7C9C8A8E"/>
    <w:rsid w:val="7D8B205A"/>
    <w:rsid w:val="7D98899A"/>
    <w:rsid w:val="7E45D765"/>
    <w:rsid w:val="7E6FC99B"/>
    <w:rsid w:val="7E877E71"/>
    <w:rsid w:val="7ECC8CB9"/>
    <w:rsid w:val="7F523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C53A4"/>
  <w15:chartTrackingRefBased/>
  <w15:docId w15:val="{D5D0AACB-33B6-4520-AD6C-EB9E49C6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811"/>
    <w:pPr>
      <w:ind w:left="720"/>
    </w:pPr>
    <w:rPr>
      <w:rFonts w:ascii="Times New Roman" w:hAnsi="Times New Roman"/>
      <w:sz w:val="26"/>
    </w:rPr>
  </w:style>
  <w:style w:type="paragraph" w:styleId="Heading1">
    <w:name w:val="heading 1"/>
    <w:basedOn w:val="Normal"/>
    <w:next w:val="Normal"/>
    <w:link w:val="Heading1Char"/>
    <w:uiPriority w:val="9"/>
    <w:qFormat/>
    <w:rsid w:val="00B84811"/>
    <w:pPr>
      <w:keepNext/>
      <w:keepLines/>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autoRedefine/>
    <w:uiPriority w:val="9"/>
    <w:unhideWhenUsed/>
    <w:qFormat/>
    <w:rsid w:val="00A91BAE"/>
    <w:pPr>
      <w:keepNext/>
      <w:keepLines/>
      <w:spacing w:before="160" w:after="80" w:line="360" w:lineRule="auto"/>
      <w:outlineLvl w:val="1"/>
    </w:pPr>
    <w:rPr>
      <w:rFonts w:eastAsiaTheme="majorEastAsia" w:cs="Times New Roman"/>
      <w:b/>
      <w:color w:val="000000" w:themeColor="text1"/>
      <w:kern w:val="0"/>
      <w:szCs w:val="32"/>
      <w:lang w:val="vi-VN"/>
      <w14:ligatures w14:val="none"/>
    </w:rPr>
  </w:style>
  <w:style w:type="paragraph" w:styleId="Heading3">
    <w:name w:val="heading 3"/>
    <w:basedOn w:val="Normal"/>
    <w:next w:val="Normal"/>
    <w:link w:val="Heading3Char"/>
    <w:uiPriority w:val="9"/>
    <w:unhideWhenUsed/>
    <w:qFormat/>
    <w:rsid w:val="00D24E28"/>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D24E28"/>
    <w:pPr>
      <w:keepNext/>
      <w:keepLines/>
      <w:spacing w:before="80" w:after="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73F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F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F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F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F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1BAE"/>
    <w:rPr>
      <w:rFonts w:ascii="Times New Roman" w:eastAsiaTheme="majorEastAsia" w:hAnsi="Times New Roman" w:cs="Times New Roman"/>
      <w:b/>
      <w:color w:val="000000" w:themeColor="text1"/>
      <w:kern w:val="0"/>
      <w:sz w:val="26"/>
      <w:szCs w:val="32"/>
      <w:lang w:val="vi-VN"/>
      <w14:ligatures w14:val="none"/>
    </w:rPr>
  </w:style>
  <w:style w:type="numbering" w:customStyle="1" w:styleId="Style1">
    <w:name w:val="Style1"/>
    <w:uiPriority w:val="99"/>
    <w:rsid w:val="001050B5"/>
    <w:pPr>
      <w:numPr>
        <w:numId w:val="2"/>
      </w:numPr>
    </w:pPr>
  </w:style>
  <w:style w:type="character" w:customStyle="1" w:styleId="Heading1Char">
    <w:name w:val="Heading 1 Char"/>
    <w:basedOn w:val="DefaultParagraphFont"/>
    <w:link w:val="Heading1"/>
    <w:uiPriority w:val="9"/>
    <w:rsid w:val="00B84811"/>
    <w:rPr>
      <w:rFonts w:ascii="Times New Roman" w:eastAsiaTheme="majorEastAsia" w:hAnsi="Times New Roman" w:cstheme="majorBidi"/>
      <w:b/>
      <w:color w:val="000000" w:themeColor="text1"/>
      <w:sz w:val="26"/>
      <w:szCs w:val="40"/>
    </w:rPr>
  </w:style>
  <w:style w:type="character" w:customStyle="1" w:styleId="Heading3Char">
    <w:name w:val="Heading 3 Char"/>
    <w:basedOn w:val="DefaultParagraphFont"/>
    <w:link w:val="Heading3"/>
    <w:uiPriority w:val="9"/>
    <w:rsid w:val="00D24E28"/>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rsid w:val="00D24E28"/>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D73F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F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F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F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F56"/>
    <w:rPr>
      <w:rFonts w:eastAsiaTheme="majorEastAsia" w:cstheme="majorBidi"/>
      <w:color w:val="272727" w:themeColor="text1" w:themeTint="D8"/>
    </w:rPr>
  </w:style>
  <w:style w:type="paragraph" w:styleId="Title">
    <w:name w:val="Title"/>
    <w:basedOn w:val="Normal"/>
    <w:next w:val="Normal"/>
    <w:link w:val="TitleChar"/>
    <w:uiPriority w:val="10"/>
    <w:qFormat/>
    <w:rsid w:val="00D73F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F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F56"/>
    <w:pPr>
      <w:numPr>
        <w:ilvl w:val="1"/>
      </w:numPr>
      <w:ind w:left="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F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F56"/>
    <w:pPr>
      <w:spacing w:before="160"/>
      <w:jc w:val="center"/>
    </w:pPr>
    <w:rPr>
      <w:i/>
      <w:iCs/>
      <w:color w:val="404040" w:themeColor="text1" w:themeTint="BF"/>
    </w:rPr>
  </w:style>
  <w:style w:type="character" w:customStyle="1" w:styleId="QuoteChar">
    <w:name w:val="Quote Char"/>
    <w:basedOn w:val="DefaultParagraphFont"/>
    <w:link w:val="Quote"/>
    <w:uiPriority w:val="29"/>
    <w:rsid w:val="00D73F56"/>
    <w:rPr>
      <w:i/>
      <w:iCs/>
      <w:color w:val="404040" w:themeColor="text1" w:themeTint="BF"/>
    </w:rPr>
  </w:style>
  <w:style w:type="paragraph" w:styleId="ListParagraph">
    <w:name w:val="List Paragraph"/>
    <w:basedOn w:val="Normal"/>
    <w:uiPriority w:val="34"/>
    <w:qFormat/>
    <w:rsid w:val="00D73F56"/>
    <w:pPr>
      <w:contextualSpacing/>
    </w:pPr>
  </w:style>
  <w:style w:type="character" w:styleId="IntenseEmphasis">
    <w:name w:val="Intense Emphasis"/>
    <w:basedOn w:val="DefaultParagraphFont"/>
    <w:uiPriority w:val="21"/>
    <w:qFormat/>
    <w:rsid w:val="00D73F56"/>
    <w:rPr>
      <w:i/>
      <w:iCs/>
      <w:color w:val="0F4761" w:themeColor="accent1" w:themeShade="BF"/>
    </w:rPr>
  </w:style>
  <w:style w:type="paragraph" w:styleId="IntenseQuote">
    <w:name w:val="Intense Quote"/>
    <w:basedOn w:val="Normal"/>
    <w:next w:val="Normal"/>
    <w:link w:val="IntenseQuoteChar"/>
    <w:uiPriority w:val="30"/>
    <w:qFormat/>
    <w:rsid w:val="00D73F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F56"/>
    <w:rPr>
      <w:i/>
      <w:iCs/>
      <w:color w:val="0F4761" w:themeColor="accent1" w:themeShade="BF"/>
    </w:rPr>
  </w:style>
  <w:style w:type="character" w:styleId="IntenseReference">
    <w:name w:val="Intense Reference"/>
    <w:basedOn w:val="DefaultParagraphFont"/>
    <w:uiPriority w:val="32"/>
    <w:qFormat/>
    <w:rsid w:val="00D73F56"/>
    <w:rPr>
      <w:b/>
      <w:bCs/>
      <w:smallCaps/>
      <w:color w:val="0F4761" w:themeColor="accent1" w:themeShade="BF"/>
      <w:spacing w:val="5"/>
    </w:rPr>
  </w:style>
  <w:style w:type="paragraph" w:styleId="NormalWeb">
    <w:name w:val="Normal (Web)"/>
    <w:basedOn w:val="Normal"/>
    <w:uiPriority w:val="99"/>
    <w:semiHidden/>
    <w:unhideWhenUsed/>
    <w:rsid w:val="00394E7A"/>
    <w:rPr>
      <w:rFonts w:cs="Times New Roman"/>
      <w:sz w:val="24"/>
    </w:rPr>
  </w:style>
  <w:style w:type="paragraph" w:styleId="TOCHeading">
    <w:name w:val="TOC Heading"/>
    <w:basedOn w:val="Heading1"/>
    <w:next w:val="Normal"/>
    <w:uiPriority w:val="39"/>
    <w:unhideWhenUsed/>
    <w:qFormat/>
    <w:rsid w:val="0094661D"/>
    <w:pPr>
      <w:spacing w:before="240" w:after="0" w:line="259" w:lineRule="auto"/>
      <w:ind w:left="0"/>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C20609"/>
    <w:pPr>
      <w:spacing w:after="100"/>
      <w:ind w:left="0"/>
    </w:pPr>
    <w:rPr>
      <w:b/>
    </w:rPr>
  </w:style>
  <w:style w:type="paragraph" w:styleId="TOC2">
    <w:name w:val="toc 2"/>
    <w:basedOn w:val="Normal"/>
    <w:next w:val="Normal"/>
    <w:autoRedefine/>
    <w:uiPriority w:val="39"/>
    <w:unhideWhenUsed/>
    <w:rsid w:val="0094661D"/>
    <w:pPr>
      <w:spacing w:after="100"/>
      <w:ind w:left="260"/>
    </w:pPr>
  </w:style>
  <w:style w:type="paragraph" w:styleId="TOC3">
    <w:name w:val="toc 3"/>
    <w:basedOn w:val="Normal"/>
    <w:next w:val="Normal"/>
    <w:autoRedefine/>
    <w:uiPriority w:val="39"/>
    <w:unhideWhenUsed/>
    <w:rsid w:val="0094661D"/>
    <w:pPr>
      <w:spacing w:after="100"/>
      <w:ind w:left="520"/>
    </w:pPr>
  </w:style>
  <w:style w:type="character" w:styleId="Hyperlink">
    <w:name w:val="Hyperlink"/>
    <w:basedOn w:val="DefaultParagraphFont"/>
    <w:uiPriority w:val="99"/>
    <w:unhideWhenUsed/>
    <w:rsid w:val="0094661D"/>
    <w:rPr>
      <w:color w:val="467886" w:themeColor="hyperlink"/>
      <w:u w:val="single"/>
    </w:rPr>
  </w:style>
  <w:style w:type="table" w:styleId="TableGrid">
    <w:name w:val="Table Grid"/>
    <w:basedOn w:val="TableNormal"/>
    <w:uiPriority w:val="39"/>
    <w:rsid w:val="00AA0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20609"/>
    <w:pPr>
      <w:spacing w:after="100"/>
      <w:ind w:left="780"/>
    </w:pPr>
  </w:style>
  <w:style w:type="paragraph" w:styleId="Header">
    <w:name w:val="header"/>
    <w:basedOn w:val="Normal"/>
    <w:link w:val="HeaderChar"/>
    <w:uiPriority w:val="99"/>
    <w:unhideWhenUsed/>
    <w:rsid w:val="00684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1AF"/>
    <w:rPr>
      <w:rFonts w:ascii="Times New Roman" w:hAnsi="Times New Roman"/>
      <w:sz w:val="26"/>
    </w:rPr>
  </w:style>
  <w:style w:type="paragraph" w:styleId="Footer">
    <w:name w:val="footer"/>
    <w:basedOn w:val="Normal"/>
    <w:link w:val="FooterChar"/>
    <w:uiPriority w:val="99"/>
    <w:unhideWhenUsed/>
    <w:rsid w:val="00684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1AF"/>
    <w:rPr>
      <w:rFonts w:ascii="Times New Roman" w:hAnsi="Times New Roman"/>
      <w:sz w:val="26"/>
    </w:rPr>
  </w:style>
  <w:style w:type="paragraph" w:styleId="HTMLPreformatted">
    <w:name w:val="HTML Preformatted"/>
    <w:basedOn w:val="Normal"/>
    <w:link w:val="HTMLPreformattedChar"/>
    <w:uiPriority w:val="99"/>
    <w:semiHidden/>
    <w:unhideWhenUsed/>
    <w:rsid w:val="00790FB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0FB1"/>
    <w:rPr>
      <w:rFonts w:ascii="Consolas" w:hAnsi="Consolas"/>
      <w:sz w:val="20"/>
      <w:szCs w:val="20"/>
    </w:rPr>
  </w:style>
  <w:style w:type="character" w:styleId="UnresolvedMention">
    <w:name w:val="Unresolved Mention"/>
    <w:basedOn w:val="DefaultParagraphFont"/>
    <w:uiPriority w:val="99"/>
    <w:semiHidden/>
    <w:unhideWhenUsed/>
    <w:rsid w:val="000776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8685">
      <w:bodyDiv w:val="1"/>
      <w:marLeft w:val="0"/>
      <w:marRight w:val="0"/>
      <w:marTop w:val="0"/>
      <w:marBottom w:val="0"/>
      <w:divBdr>
        <w:top w:val="none" w:sz="0" w:space="0" w:color="auto"/>
        <w:left w:val="none" w:sz="0" w:space="0" w:color="auto"/>
        <w:bottom w:val="none" w:sz="0" w:space="0" w:color="auto"/>
        <w:right w:val="none" w:sz="0" w:space="0" w:color="auto"/>
      </w:divBdr>
    </w:div>
    <w:div w:id="16009477">
      <w:bodyDiv w:val="1"/>
      <w:marLeft w:val="0"/>
      <w:marRight w:val="0"/>
      <w:marTop w:val="0"/>
      <w:marBottom w:val="0"/>
      <w:divBdr>
        <w:top w:val="none" w:sz="0" w:space="0" w:color="auto"/>
        <w:left w:val="none" w:sz="0" w:space="0" w:color="auto"/>
        <w:bottom w:val="none" w:sz="0" w:space="0" w:color="auto"/>
        <w:right w:val="none" w:sz="0" w:space="0" w:color="auto"/>
      </w:divBdr>
    </w:div>
    <w:div w:id="24869297">
      <w:bodyDiv w:val="1"/>
      <w:marLeft w:val="0"/>
      <w:marRight w:val="0"/>
      <w:marTop w:val="0"/>
      <w:marBottom w:val="0"/>
      <w:divBdr>
        <w:top w:val="none" w:sz="0" w:space="0" w:color="auto"/>
        <w:left w:val="none" w:sz="0" w:space="0" w:color="auto"/>
        <w:bottom w:val="none" w:sz="0" w:space="0" w:color="auto"/>
        <w:right w:val="none" w:sz="0" w:space="0" w:color="auto"/>
      </w:divBdr>
    </w:div>
    <w:div w:id="29768289">
      <w:bodyDiv w:val="1"/>
      <w:marLeft w:val="0"/>
      <w:marRight w:val="0"/>
      <w:marTop w:val="0"/>
      <w:marBottom w:val="0"/>
      <w:divBdr>
        <w:top w:val="none" w:sz="0" w:space="0" w:color="auto"/>
        <w:left w:val="none" w:sz="0" w:space="0" w:color="auto"/>
        <w:bottom w:val="none" w:sz="0" w:space="0" w:color="auto"/>
        <w:right w:val="none" w:sz="0" w:space="0" w:color="auto"/>
      </w:divBdr>
    </w:div>
    <w:div w:id="30961289">
      <w:bodyDiv w:val="1"/>
      <w:marLeft w:val="0"/>
      <w:marRight w:val="0"/>
      <w:marTop w:val="0"/>
      <w:marBottom w:val="0"/>
      <w:divBdr>
        <w:top w:val="none" w:sz="0" w:space="0" w:color="auto"/>
        <w:left w:val="none" w:sz="0" w:space="0" w:color="auto"/>
        <w:bottom w:val="none" w:sz="0" w:space="0" w:color="auto"/>
        <w:right w:val="none" w:sz="0" w:space="0" w:color="auto"/>
      </w:divBdr>
    </w:div>
    <w:div w:id="31852665">
      <w:bodyDiv w:val="1"/>
      <w:marLeft w:val="0"/>
      <w:marRight w:val="0"/>
      <w:marTop w:val="0"/>
      <w:marBottom w:val="0"/>
      <w:divBdr>
        <w:top w:val="none" w:sz="0" w:space="0" w:color="auto"/>
        <w:left w:val="none" w:sz="0" w:space="0" w:color="auto"/>
        <w:bottom w:val="none" w:sz="0" w:space="0" w:color="auto"/>
        <w:right w:val="none" w:sz="0" w:space="0" w:color="auto"/>
      </w:divBdr>
    </w:div>
    <w:div w:id="43605053">
      <w:bodyDiv w:val="1"/>
      <w:marLeft w:val="0"/>
      <w:marRight w:val="0"/>
      <w:marTop w:val="0"/>
      <w:marBottom w:val="0"/>
      <w:divBdr>
        <w:top w:val="none" w:sz="0" w:space="0" w:color="auto"/>
        <w:left w:val="none" w:sz="0" w:space="0" w:color="auto"/>
        <w:bottom w:val="none" w:sz="0" w:space="0" w:color="auto"/>
        <w:right w:val="none" w:sz="0" w:space="0" w:color="auto"/>
      </w:divBdr>
    </w:div>
    <w:div w:id="44574686">
      <w:bodyDiv w:val="1"/>
      <w:marLeft w:val="0"/>
      <w:marRight w:val="0"/>
      <w:marTop w:val="0"/>
      <w:marBottom w:val="0"/>
      <w:divBdr>
        <w:top w:val="none" w:sz="0" w:space="0" w:color="auto"/>
        <w:left w:val="none" w:sz="0" w:space="0" w:color="auto"/>
        <w:bottom w:val="none" w:sz="0" w:space="0" w:color="auto"/>
        <w:right w:val="none" w:sz="0" w:space="0" w:color="auto"/>
      </w:divBdr>
    </w:div>
    <w:div w:id="50813028">
      <w:bodyDiv w:val="1"/>
      <w:marLeft w:val="0"/>
      <w:marRight w:val="0"/>
      <w:marTop w:val="0"/>
      <w:marBottom w:val="0"/>
      <w:divBdr>
        <w:top w:val="none" w:sz="0" w:space="0" w:color="auto"/>
        <w:left w:val="none" w:sz="0" w:space="0" w:color="auto"/>
        <w:bottom w:val="none" w:sz="0" w:space="0" w:color="auto"/>
        <w:right w:val="none" w:sz="0" w:space="0" w:color="auto"/>
      </w:divBdr>
    </w:div>
    <w:div w:id="51933264">
      <w:bodyDiv w:val="1"/>
      <w:marLeft w:val="0"/>
      <w:marRight w:val="0"/>
      <w:marTop w:val="0"/>
      <w:marBottom w:val="0"/>
      <w:divBdr>
        <w:top w:val="none" w:sz="0" w:space="0" w:color="auto"/>
        <w:left w:val="none" w:sz="0" w:space="0" w:color="auto"/>
        <w:bottom w:val="none" w:sz="0" w:space="0" w:color="auto"/>
        <w:right w:val="none" w:sz="0" w:space="0" w:color="auto"/>
      </w:divBdr>
    </w:div>
    <w:div w:id="71243703">
      <w:bodyDiv w:val="1"/>
      <w:marLeft w:val="0"/>
      <w:marRight w:val="0"/>
      <w:marTop w:val="0"/>
      <w:marBottom w:val="0"/>
      <w:divBdr>
        <w:top w:val="none" w:sz="0" w:space="0" w:color="auto"/>
        <w:left w:val="none" w:sz="0" w:space="0" w:color="auto"/>
        <w:bottom w:val="none" w:sz="0" w:space="0" w:color="auto"/>
        <w:right w:val="none" w:sz="0" w:space="0" w:color="auto"/>
      </w:divBdr>
    </w:div>
    <w:div w:id="82994966">
      <w:bodyDiv w:val="1"/>
      <w:marLeft w:val="0"/>
      <w:marRight w:val="0"/>
      <w:marTop w:val="0"/>
      <w:marBottom w:val="0"/>
      <w:divBdr>
        <w:top w:val="none" w:sz="0" w:space="0" w:color="auto"/>
        <w:left w:val="none" w:sz="0" w:space="0" w:color="auto"/>
        <w:bottom w:val="none" w:sz="0" w:space="0" w:color="auto"/>
        <w:right w:val="none" w:sz="0" w:space="0" w:color="auto"/>
      </w:divBdr>
    </w:div>
    <w:div w:id="84613927">
      <w:bodyDiv w:val="1"/>
      <w:marLeft w:val="0"/>
      <w:marRight w:val="0"/>
      <w:marTop w:val="0"/>
      <w:marBottom w:val="0"/>
      <w:divBdr>
        <w:top w:val="none" w:sz="0" w:space="0" w:color="auto"/>
        <w:left w:val="none" w:sz="0" w:space="0" w:color="auto"/>
        <w:bottom w:val="none" w:sz="0" w:space="0" w:color="auto"/>
        <w:right w:val="none" w:sz="0" w:space="0" w:color="auto"/>
      </w:divBdr>
    </w:div>
    <w:div w:id="84617918">
      <w:bodyDiv w:val="1"/>
      <w:marLeft w:val="0"/>
      <w:marRight w:val="0"/>
      <w:marTop w:val="0"/>
      <w:marBottom w:val="0"/>
      <w:divBdr>
        <w:top w:val="none" w:sz="0" w:space="0" w:color="auto"/>
        <w:left w:val="none" w:sz="0" w:space="0" w:color="auto"/>
        <w:bottom w:val="none" w:sz="0" w:space="0" w:color="auto"/>
        <w:right w:val="none" w:sz="0" w:space="0" w:color="auto"/>
      </w:divBdr>
    </w:div>
    <w:div w:id="109084597">
      <w:bodyDiv w:val="1"/>
      <w:marLeft w:val="0"/>
      <w:marRight w:val="0"/>
      <w:marTop w:val="0"/>
      <w:marBottom w:val="0"/>
      <w:divBdr>
        <w:top w:val="none" w:sz="0" w:space="0" w:color="auto"/>
        <w:left w:val="none" w:sz="0" w:space="0" w:color="auto"/>
        <w:bottom w:val="none" w:sz="0" w:space="0" w:color="auto"/>
        <w:right w:val="none" w:sz="0" w:space="0" w:color="auto"/>
      </w:divBdr>
    </w:div>
    <w:div w:id="128516572">
      <w:bodyDiv w:val="1"/>
      <w:marLeft w:val="0"/>
      <w:marRight w:val="0"/>
      <w:marTop w:val="0"/>
      <w:marBottom w:val="0"/>
      <w:divBdr>
        <w:top w:val="none" w:sz="0" w:space="0" w:color="auto"/>
        <w:left w:val="none" w:sz="0" w:space="0" w:color="auto"/>
        <w:bottom w:val="none" w:sz="0" w:space="0" w:color="auto"/>
        <w:right w:val="none" w:sz="0" w:space="0" w:color="auto"/>
      </w:divBdr>
    </w:div>
    <w:div w:id="155733108">
      <w:bodyDiv w:val="1"/>
      <w:marLeft w:val="0"/>
      <w:marRight w:val="0"/>
      <w:marTop w:val="0"/>
      <w:marBottom w:val="0"/>
      <w:divBdr>
        <w:top w:val="none" w:sz="0" w:space="0" w:color="auto"/>
        <w:left w:val="none" w:sz="0" w:space="0" w:color="auto"/>
        <w:bottom w:val="none" w:sz="0" w:space="0" w:color="auto"/>
        <w:right w:val="none" w:sz="0" w:space="0" w:color="auto"/>
      </w:divBdr>
    </w:div>
    <w:div w:id="168370733">
      <w:bodyDiv w:val="1"/>
      <w:marLeft w:val="0"/>
      <w:marRight w:val="0"/>
      <w:marTop w:val="0"/>
      <w:marBottom w:val="0"/>
      <w:divBdr>
        <w:top w:val="none" w:sz="0" w:space="0" w:color="auto"/>
        <w:left w:val="none" w:sz="0" w:space="0" w:color="auto"/>
        <w:bottom w:val="none" w:sz="0" w:space="0" w:color="auto"/>
        <w:right w:val="none" w:sz="0" w:space="0" w:color="auto"/>
      </w:divBdr>
    </w:div>
    <w:div w:id="177432876">
      <w:bodyDiv w:val="1"/>
      <w:marLeft w:val="0"/>
      <w:marRight w:val="0"/>
      <w:marTop w:val="0"/>
      <w:marBottom w:val="0"/>
      <w:divBdr>
        <w:top w:val="none" w:sz="0" w:space="0" w:color="auto"/>
        <w:left w:val="none" w:sz="0" w:space="0" w:color="auto"/>
        <w:bottom w:val="none" w:sz="0" w:space="0" w:color="auto"/>
        <w:right w:val="none" w:sz="0" w:space="0" w:color="auto"/>
      </w:divBdr>
    </w:div>
    <w:div w:id="179515690">
      <w:bodyDiv w:val="1"/>
      <w:marLeft w:val="0"/>
      <w:marRight w:val="0"/>
      <w:marTop w:val="0"/>
      <w:marBottom w:val="0"/>
      <w:divBdr>
        <w:top w:val="none" w:sz="0" w:space="0" w:color="auto"/>
        <w:left w:val="none" w:sz="0" w:space="0" w:color="auto"/>
        <w:bottom w:val="none" w:sz="0" w:space="0" w:color="auto"/>
        <w:right w:val="none" w:sz="0" w:space="0" w:color="auto"/>
      </w:divBdr>
    </w:div>
    <w:div w:id="188107978">
      <w:bodyDiv w:val="1"/>
      <w:marLeft w:val="0"/>
      <w:marRight w:val="0"/>
      <w:marTop w:val="0"/>
      <w:marBottom w:val="0"/>
      <w:divBdr>
        <w:top w:val="none" w:sz="0" w:space="0" w:color="auto"/>
        <w:left w:val="none" w:sz="0" w:space="0" w:color="auto"/>
        <w:bottom w:val="none" w:sz="0" w:space="0" w:color="auto"/>
        <w:right w:val="none" w:sz="0" w:space="0" w:color="auto"/>
      </w:divBdr>
    </w:div>
    <w:div w:id="196940582">
      <w:bodyDiv w:val="1"/>
      <w:marLeft w:val="0"/>
      <w:marRight w:val="0"/>
      <w:marTop w:val="0"/>
      <w:marBottom w:val="0"/>
      <w:divBdr>
        <w:top w:val="none" w:sz="0" w:space="0" w:color="auto"/>
        <w:left w:val="none" w:sz="0" w:space="0" w:color="auto"/>
        <w:bottom w:val="none" w:sz="0" w:space="0" w:color="auto"/>
        <w:right w:val="none" w:sz="0" w:space="0" w:color="auto"/>
      </w:divBdr>
    </w:div>
    <w:div w:id="211621066">
      <w:bodyDiv w:val="1"/>
      <w:marLeft w:val="0"/>
      <w:marRight w:val="0"/>
      <w:marTop w:val="0"/>
      <w:marBottom w:val="0"/>
      <w:divBdr>
        <w:top w:val="none" w:sz="0" w:space="0" w:color="auto"/>
        <w:left w:val="none" w:sz="0" w:space="0" w:color="auto"/>
        <w:bottom w:val="none" w:sz="0" w:space="0" w:color="auto"/>
        <w:right w:val="none" w:sz="0" w:space="0" w:color="auto"/>
      </w:divBdr>
    </w:div>
    <w:div w:id="216863745">
      <w:bodyDiv w:val="1"/>
      <w:marLeft w:val="0"/>
      <w:marRight w:val="0"/>
      <w:marTop w:val="0"/>
      <w:marBottom w:val="0"/>
      <w:divBdr>
        <w:top w:val="none" w:sz="0" w:space="0" w:color="auto"/>
        <w:left w:val="none" w:sz="0" w:space="0" w:color="auto"/>
        <w:bottom w:val="none" w:sz="0" w:space="0" w:color="auto"/>
        <w:right w:val="none" w:sz="0" w:space="0" w:color="auto"/>
      </w:divBdr>
    </w:div>
    <w:div w:id="242104620">
      <w:bodyDiv w:val="1"/>
      <w:marLeft w:val="0"/>
      <w:marRight w:val="0"/>
      <w:marTop w:val="0"/>
      <w:marBottom w:val="0"/>
      <w:divBdr>
        <w:top w:val="none" w:sz="0" w:space="0" w:color="auto"/>
        <w:left w:val="none" w:sz="0" w:space="0" w:color="auto"/>
        <w:bottom w:val="none" w:sz="0" w:space="0" w:color="auto"/>
        <w:right w:val="none" w:sz="0" w:space="0" w:color="auto"/>
      </w:divBdr>
    </w:div>
    <w:div w:id="252394807">
      <w:bodyDiv w:val="1"/>
      <w:marLeft w:val="0"/>
      <w:marRight w:val="0"/>
      <w:marTop w:val="0"/>
      <w:marBottom w:val="0"/>
      <w:divBdr>
        <w:top w:val="none" w:sz="0" w:space="0" w:color="auto"/>
        <w:left w:val="none" w:sz="0" w:space="0" w:color="auto"/>
        <w:bottom w:val="none" w:sz="0" w:space="0" w:color="auto"/>
        <w:right w:val="none" w:sz="0" w:space="0" w:color="auto"/>
      </w:divBdr>
    </w:div>
    <w:div w:id="255754062">
      <w:bodyDiv w:val="1"/>
      <w:marLeft w:val="0"/>
      <w:marRight w:val="0"/>
      <w:marTop w:val="0"/>
      <w:marBottom w:val="0"/>
      <w:divBdr>
        <w:top w:val="none" w:sz="0" w:space="0" w:color="auto"/>
        <w:left w:val="none" w:sz="0" w:space="0" w:color="auto"/>
        <w:bottom w:val="none" w:sz="0" w:space="0" w:color="auto"/>
        <w:right w:val="none" w:sz="0" w:space="0" w:color="auto"/>
      </w:divBdr>
    </w:div>
    <w:div w:id="257249161">
      <w:bodyDiv w:val="1"/>
      <w:marLeft w:val="0"/>
      <w:marRight w:val="0"/>
      <w:marTop w:val="0"/>
      <w:marBottom w:val="0"/>
      <w:divBdr>
        <w:top w:val="none" w:sz="0" w:space="0" w:color="auto"/>
        <w:left w:val="none" w:sz="0" w:space="0" w:color="auto"/>
        <w:bottom w:val="none" w:sz="0" w:space="0" w:color="auto"/>
        <w:right w:val="none" w:sz="0" w:space="0" w:color="auto"/>
      </w:divBdr>
    </w:div>
    <w:div w:id="265432228">
      <w:bodyDiv w:val="1"/>
      <w:marLeft w:val="0"/>
      <w:marRight w:val="0"/>
      <w:marTop w:val="0"/>
      <w:marBottom w:val="0"/>
      <w:divBdr>
        <w:top w:val="none" w:sz="0" w:space="0" w:color="auto"/>
        <w:left w:val="none" w:sz="0" w:space="0" w:color="auto"/>
        <w:bottom w:val="none" w:sz="0" w:space="0" w:color="auto"/>
        <w:right w:val="none" w:sz="0" w:space="0" w:color="auto"/>
      </w:divBdr>
    </w:div>
    <w:div w:id="297028729">
      <w:bodyDiv w:val="1"/>
      <w:marLeft w:val="0"/>
      <w:marRight w:val="0"/>
      <w:marTop w:val="0"/>
      <w:marBottom w:val="0"/>
      <w:divBdr>
        <w:top w:val="none" w:sz="0" w:space="0" w:color="auto"/>
        <w:left w:val="none" w:sz="0" w:space="0" w:color="auto"/>
        <w:bottom w:val="none" w:sz="0" w:space="0" w:color="auto"/>
        <w:right w:val="none" w:sz="0" w:space="0" w:color="auto"/>
      </w:divBdr>
    </w:div>
    <w:div w:id="322974376">
      <w:bodyDiv w:val="1"/>
      <w:marLeft w:val="0"/>
      <w:marRight w:val="0"/>
      <w:marTop w:val="0"/>
      <w:marBottom w:val="0"/>
      <w:divBdr>
        <w:top w:val="none" w:sz="0" w:space="0" w:color="auto"/>
        <w:left w:val="none" w:sz="0" w:space="0" w:color="auto"/>
        <w:bottom w:val="none" w:sz="0" w:space="0" w:color="auto"/>
        <w:right w:val="none" w:sz="0" w:space="0" w:color="auto"/>
      </w:divBdr>
    </w:div>
    <w:div w:id="355233810">
      <w:bodyDiv w:val="1"/>
      <w:marLeft w:val="0"/>
      <w:marRight w:val="0"/>
      <w:marTop w:val="0"/>
      <w:marBottom w:val="0"/>
      <w:divBdr>
        <w:top w:val="none" w:sz="0" w:space="0" w:color="auto"/>
        <w:left w:val="none" w:sz="0" w:space="0" w:color="auto"/>
        <w:bottom w:val="none" w:sz="0" w:space="0" w:color="auto"/>
        <w:right w:val="none" w:sz="0" w:space="0" w:color="auto"/>
      </w:divBdr>
    </w:div>
    <w:div w:id="357662165">
      <w:bodyDiv w:val="1"/>
      <w:marLeft w:val="0"/>
      <w:marRight w:val="0"/>
      <w:marTop w:val="0"/>
      <w:marBottom w:val="0"/>
      <w:divBdr>
        <w:top w:val="none" w:sz="0" w:space="0" w:color="auto"/>
        <w:left w:val="none" w:sz="0" w:space="0" w:color="auto"/>
        <w:bottom w:val="none" w:sz="0" w:space="0" w:color="auto"/>
        <w:right w:val="none" w:sz="0" w:space="0" w:color="auto"/>
      </w:divBdr>
    </w:div>
    <w:div w:id="361824943">
      <w:bodyDiv w:val="1"/>
      <w:marLeft w:val="0"/>
      <w:marRight w:val="0"/>
      <w:marTop w:val="0"/>
      <w:marBottom w:val="0"/>
      <w:divBdr>
        <w:top w:val="none" w:sz="0" w:space="0" w:color="auto"/>
        <w:left w:val="none" w:sz="0" w:space="0" w:color="auto"/>
        <w:bottom w:val="none" w:sz="0" w:space="0" w:color="auto"/>
        <w:right w:val="none" w:sz="0" w:space="0" w:color="auto"/>
      </w:divBdr>
    </w:div>
    <w:div w:id="366561968">
      <w:bodyDiv w:val="1"/>
      <w:marLeft w:val="0"/>
      <w:marRight w:val="0"/>
      <w:marTop w:val="0"/>
      <w:marBottom w:val="0"/>
      <w:divBdr>
        <w:top w:val="none" w:sz="0" w:space="0" w:color="auto"/>
        <w:left w:val="none" w:sz="0" w:space="0" w:color="auto"/>
        <w:bottom w:val="none" w:sz="0" w:space="0" w:color="auto"/>
        <w:right w:val="none" w:sz="0" w:space="0" w:color="auto"/>
      </w:divBdr>
    </w:div>
    <w:div w:id="371658861">
      <w:bodyDiv w:val="1"/>
      <w:marLeft w:val="0"/>
      <w:marRight w:val="0"/>
      <w:marTop w:val="0"/>
      <w:marBottom w:val="0"/>
      <w:divBdr>
        <w:top w:val="none" w:sz="0" w:space="0" w:color="auto"/>
        <w:left w:val="none" w:sz="0" w:space="0" w:color="auto"/>
        <w:bottom w:val="none" w:sz="0" w:space="0" w:color="auto"/>
        <w:right w:val="none" w:sz="0" w:space="0" w:color="auto"/>
      </w:divBdr>
    </w:div>
    <w:div w:id="376510732">
      <w:bodyDiv w:val="1"/>
      <w:marLeft w:val="0"/>
      <w:marRight w:val="0"/>
      <w:marTop w:val="0"/>
      <w:marBottom w:val="0"/>
      <w:divBdr>
        <w:top w:val="none" w:sz="0" w:space="0" w:color="auto"/>
        <w:left w:val="none" w:sz="0" w:space="0" w:color="auto"/>
        <w:bottom w:val="none" w:sz="0" w:space="0" w:color="auto"/>
        <w:right w:val="none" w:sz="0" w:space="0" w:color="auto"/>
      </w:divBdr>
    </w:div>
    <w:div w:id="401105734">
      <w:bodyDiv w:val="1"/>
      <w:marLeft w:val="0"/>
      <w:marRight w:val="0"/>
      <w:marTop w:val="0"/>
      <w:marBottom w:val="0"/>
      <w:divBdr>
        <w:top w:val="none" w:sz="0" w:space="0" w:color="auto"/>
        <w:left w:val="none" w:sz="0" w:space="0" w:color="auto"/>
        <w:bottom w:val="none" w:sz="0" w:space="0" w:color="auto"/>
        <w:right w:val="none" w:sz="0" w:space="0" w:color="auto"/>
      </w:divBdr>
    </w:div>
    <w:div w:id="402946607">
      <w:bodyDiv w:val="1"/>
      <w:marLeft w:val="0"/>
      <w:marRight w:val="0"/>
      <w:marTop w:val="0"/>
      <w:marBottom w:val="0"/>
      <w:divBdr>
        <w:top w:val="none" w:sz="0" w:space="0" w:color="auto"/>
        <w:left w:val="none" w:sz="0" w:space="0" w:color="auto"/>
        <w:bottom w:val="none" w:sz="0" w:space="0" w:color="auto"/>
        <w:right w:val="none" w:sz="0" w:space="0" w:color="auto"/>
      </w:divBdr>
    </w:div>
    <w:div w:id="405609641">
      <w:bodyDiv w:val="1"/>
      <w:marLeft w:val="0"/>
      <w:marRight w:val="0"/>
      <w:marTop w:val="0"/>
      <w:marBottom w:val="0"/>
      <w:divBdr>
        <w:top w:val="none" w:sz="0" w:space="0" w:color="auto"/>
        <w:left w:val="none" w:sz="0" w:space="0" w:color="auto"/>
        <w:bottom w:val="none" w:sz="0" w:space="0" w:color="auto"/>
        <w:right w:val="none" w:sz="0" w:space="0" w:color="auto"/>
      </w:divBdr>
    </w:div>
    <w:div w:id="406071306">
      <w:bodyDiv w:val="1"/>
      <w:marLeft w:val="0"/>
      <w:marRight w:val="0"/>
      <w:marTop w:val="0"/>
      <w:marBottom w:val="0"/>
      <w:divBdr>
        <w:top w:val="none" w:sz="0" w:space="0" w:color="auto"/>
        <w:left w:val="none" w:sz="0" w:space="0" w:color="auto"/>
        <w:bottom w:val="none" w:sz="0" w:space="0" w:color="auto"/>
        <w:right w:val="none" w:sz="0" w:space="0" w:color="auto"/>
      </w:divBdr>
    </w:div>
    <w:div w:id="414713650">
      <w:bodyDiv w:val="1"/>
      <w:marLeft w:val="0"/>
      <w:marRight w:val="0"/>
      <w:marTop w:val="0"/>
      <w:marBottom w:val="0"/>
      <w:divBdr>
        <w:top w:val="none" w:sz="0" w:space="0" w:color="auto"/>
        <w:left w:val="none" w:sz="0" w:space="0" w:color="auto"/>
        <w:bottom w:val="none" w:sz="0" w:space="0" w:color="auto"/>
        <w:right w:val="none" w:sz="0" w:space="0" w:color="auto"/>
      </w:divBdr>
    </w:div>
    <w:div w:id="416562178">
      <w:bodyDiv w:val="1"/>
      <w:marLeft w:val="0"/>
      <w:marRight w:val="0"/>
      <w:marTop w:val="0"/>
      <w:marBottom w:val="0"/>
      <w:divBdr>
        <w:top w:val="none" w:sz="0" w:space="0" w:color="auto"/>
        <w:left w:val="none" w:sz="0" w:space="0" w:color="auto"/>
        <w:bottom w:val="none" w:sz="0" w:space="0" w:color="auto"/>
        <w:right w:val="none" w:sz="0" w:space="0" w:color="auto"/>
      </w:divBdr>
    </w:div>
    <w:div w:id="429662914">
      <w:bodyDiv w:val="1"/>
      <w:marLeft w:val="0"/>
      <w:marRight w:val="0"/>
      <w:marTop w:val="0"/>
      <w:marBottom w:val="0"/>
      <w:divBdr>
        <w:top w:val="none" w:sz="0" w:space="0" w:color="auto"/>
        <w:left w:val="none" w:sz="0" w:space="0" w:color="auto"/>
        <w:bottom w:val="none" w:sz="0" w:space="0" w:color="auto"/>
        <w:right w:val="none" w:sz="0" w:space="0" w:color="auto"/>
      </w:divBdr>
    </w:div>
    <w:div w:id="432363250">
      <w:bodyDiv w:val="1"/>
      <w:marLeft w:val="0"/>
      <w:marRight w:val="0"/>
      <w:marTop w:val="0"/>
      <w:marBottom w:val="0"/>
      <w:divBdr>
        <w:top w:val="none" w:sz="0" w:space="0" w:color="auto"/>
        <w:left w:val="none" w:sz="0" w:space="0" w:color="auto"/>
        <w:bottom w:val="none" w:sz="0" w:space="0" w:color="auto"/>
        <w:right w:val="none" w:sz="0" w:space="0" w:color="auto"/>
      </w:divBdr>
    </w:div>
    <w:div w:id="434522715">
      <w:bodyDiv w:val="1"/>
      <w:marLeft w:val="0"/>
      <w:marRight w:val="0"/>
      <w:marTop w:val="0"/>
      <w:marBottom w:val="0"/>
      <w:divBdr>
        <w:top w:val="none" w:sz="0" w:space="0" w:color="auto"/>
        <w:left w:val="none" w:sz="0" w:space="0" w:color="auto"/>
        <w:bottom w:val="none" w:sz="0" w:space="0" w:color="auto"/>
        <w:right w:val="none" w:sz="0" w:space="0" w:color="auto"/>
      </w:divBdr>
    </w:div>
    <w:div w:id="444732733">
      <w:bodyDiv w:val="1"/>
      <w:marLeft w:val="0"/>
      <w:marRight w:val="0"/>
      <w:marTop w:val="0"/>
      <w:marBottom w:val="0"/>
      <w:divBdr>
        <w:top w:val="none" w:sz="0" w:space="0" w:color="auto"/>
        <w:left w:val="none" w:sz="0" w:space="0" w:color="auto"/>
        <w:bottom w:val="none" w:sz="0" w:space="0" w:color="auto"/>
        <w:right w:val="none" w:sz="0" w:space="0" w:color="auto"/>
      </w:divBdr>
    </w:div>
    <w:div w:id="450632584">
      <w:bodyDiv w:val="1"/>
      <w:marLeft w:val="0"/>
      <w:marRight w:val="0"/>
      <w:marTop w:val="0"/>
      <w:marBottom w:val="0"/>
      <w:divBdr>
        <w:top w:val="none" w:sz="0" w:space="0" w:color="auto"/>
        <w:left w:val="none" w:sz="0" w:space="0" w:color="auto"/>
        <w:bottom w:val="none" w:sz="0" w:space="0" w:color="auto"/>
        <w:right w:val="none" w:sz="0" w:space="0" w:color="auto"/>
      </w:divBdr>
    </w:div>
    <w:div w:id="451824115">
      <w:bodyDiv w:val="1"/>
      <w:marLeft w:val="0"/>
      <w:marRight w:val="0"/>
      <w:marTop w:val="0"/>
      <w:marBottom w:val="0"/>
      <w:divBdr>
        <w:top w:val="none" w:sz="0" w:space="0" w:color="auto"/>
        <w:left w:val="none" w:sz="0" w:space="0" w:color="auto"/>
        <w:bottom w:val="none" w:sz="0" w:space="0" w:color="auto"/>
        <w:right w:val="none" w:sz="0" w:space="0" w:color="auto"/>
      </w:divBdr>
    </w:div>
    <w:div w:id="456802890">
      <w:bodyDiv w:val="1"/>
      <w:marLeft w:val="0"/>
      <w:marRight w:val="0"/>
      <w:marTop w:val="0"/>
      <w:marBottom w:val="0"/>
      <w:divBdr>
        <w:top w:val="none" w:sz="0" w:space="0" w:color="auto"/>
        <w:left w:val="none" w:sz="0" w:space="0" w:color="auto"/>
        <w:bottom w:val="none" w:sz="0" w:space="0" w:color="auto"/>
        <w:right w:val="none" w:sz="0" w:space="0" w:color="auto"/>
      </w:divBdr>
    </w:div>
    <w:div w:id="478961369">
      <w:bodyDiv w:val="1"/>
      <w:marLeft w:val="0"/>
      <w:marRight w:val="0"/>
      <w:marTop w:val="0"/>
      <w:marBottom w:val="0"/>
      <w:divBdr>
        <w:top w:val="none" w:sz="0" w:space="0" w:color="auto"/>
        <w:left w:val="none" w:sz="0" w:space="0" w:color="auto"/>
        <w:bottom w:val="none" w:sz="0" w:space="0" w:color="auto"/>
        <w:right w:val="none" w:sz="0" w:space="0" w:color="auto"/>
      </w:divBdr>
    </w:div>
    <w:div w:id="479661684">
      <w:bodyDiv w:val="1"/>
      <w:marLeft w:val="0"/>
      <w:marRight w:val="0"/>
      <w:marTop w:val="0"/>
      <w:marBottom w:val="0"/>
      <w:divBdr>
        <w:top w:val="none" w:sz="0" w:space="0" w:color="auto"/>
        <w:left w:val="none" w:sz="0" w:space="0" w:color="auto"/>
        <w:bottom w:val="none" w:sz="0" w:space="0" w:color="auto"/>
        <w:right w:val="none" w:sz="0" w:space="0" w:color="auto"/>
      </w:divBdr>
    </w:div>
    <w:div w:id="486096846">
      <w:bodyDiv w:val="1"/>
      <w:marLeft w:val="0"/>
      <w:marRight w:val="0"/>
      <w:marTop w:val="0"/>
      <w:marBottom w:val="0"/>
      <w:divBdr>
        <w:top w:val="none" w:sz="0" w:space="0" w:color="auto"/>
        <w:left w:val="none" w:sz="0" w:space="0" w:color="auto"/>
        <w:bottom w:val="none" w:sz="0" w:space="0" w:color="auto"/>
        <w:right w:val="none" w:sz="0" w:space="0" w:color="auto"/>
      </w:divBdr>
    </w:div>
    <w:div w:id="490024121">
      <w:bodyDiv w:val="1"/>
      <w:marLeft w:val="0"/>
      <w:marRight w:val="0"/>
      <w:marTop w:val="0"/>
      <w:marBottom w:val="0"/>
      <w:divBdr>
        <w:top w:val="none" w:sz="0" w:space="0" w:color="auto"/>
        <w:left w:val="none" w:sz="0" w:space="0" w:color="auto"/>
        <w:bottom w:val="none" w:sz="0" w:space="0" w:color="auto"/>
        <w:right w:val="none" w:sz="0" w:space="0" w:color="auto"/>
      </w:divBdr>
    </w:div>
    <w:div w:id="501050518">
      <w:bodyDiv w:val="1"/>
      <w:marLeft w:val="0"/>
      <w:marRight w:val="0"/>
      <w:marTop w:val="0"/>
      <w:marBottom w:val="0"/>
      <w:divBdr>
        <w:top w:val="none" w:sz="0" w:space="0" w:color="auto"/>
        <w:left w:val="none" w:sz="0" w:space="0" w:color="auto"/>
        <w:bottom w:val="none" w:sz="0" w:space="0" w:color="auto"/>
        <w:right w:val="none" w:sz="0" w:space="0" w:color="auto"/>
      </w:divBdr>
    </w:div>
    <w:div w:id="533157856">
      <w:bodyDiv w:val="1"/>
      <w:marLeft w:val="0"/>
      <w:marRight w:val="0"/>
      <w:marTop w:val="0"/>
      <w:marBottom w:val="0"/>
      <w:divBdr>
        <w:top w:val="none" w:sz="0" w:space="0" w:color="auto"/>
        <w:left w:val="none" w:sz="0" w:space="0" w:color="auto"/>
        <w:bottom w:val="none" w:sz="0" w:space="0" w:color="auto"/>
        <w:right w:val="none" w:sz="0" w:space="0" w:color="auto"/>
      </w:divBdr>
    </w:div>
    <w:div w:id="560599448">
      <w:bodyDiv w:val="1"/>
      <w:marLeft w:val="0"/>
      <w:marRight w:val="0"/>
      <w:marTop w:val="0"/>
      <w:marBottom w:val="0"/>
      <w:divBdr>
        <w:top w:val="none" w:sz="0" w:space="0" w:color="auto"/>
        <w:left w:val="none" w:sz="0" w:space="0" w:color="auto"/>
        <w:bottom w:val="none" w:sz="0" w:space="0" w:color="auto"/>
        <w:right w:val="none" w:sz="0" w:space="0" w:color="auto"/>
      </w:divBdr>
    </w:div>
    <w:div w:id="563028504">
      <w:bodyDiv w:val="1"/>
      <w:marLeft w:val="0"/>
      <w:marRight w:val="0"/>
      <w:marTop w:val="0"/>
      <w:marBottom w:val="0"/>
      <w:divBdr>
        <w:top w:val="none" w:sz="0" w:space="0" w:color="auto"/>
        <w:left w:val="none" w:sz="0" w:space="0" w:color="auto"/>
        <w:bottom w:val="none" w:sz="0" w:space="0" w:color="auto"/>
        <w:right w:val="none" w:sz="0" w:space="0" w:color="auto"/>
      </w:divBdr>
    </w:div>
    <w:div w:id="564992796">
      <w:bodyDiv w:val="1"/>
      <w:marLeft w:val="0"/>
      <w:marRight w:val="0"/>
      <w:marTop w:val="0"/>
      <w:marBottom w:val="0"/>
      <w:divBdr>
        <w:top w:val="none" w:sz="0" w:space="0" w:color="auto"/>
        <w:left w:val="none" w:sz="0" w:space="0" w:color="auto"/>
        <w:bottom w:val="none" w:sz="0" w:space="0" w:color="auto"/>
        <w:right w:val="none" w:sz="0" w:space="0" w:color="auto"/>
      </w:divBdr>
    </w:div>
    <w:div w:id="578368522">
      <w:bodyDiv w:val="1"/>
      <w:marLeft w:val="0"/>
      <w:marRight w:val="0"/>
      <w:marTop w:val="0"/>
      <w:marBottom w:val="0"/>
      <w:divBdr>
        <w:top w:val="none" w:sz="0" w:space="0" w:color="auto"/>
        <w:left w:val="none" w:sz="0" w:space="0" w:color="auto"/>
        <w:bottom w:val="none" w:sz="0" w:space="0" w:color="auto"/>
        <w:right w:val="none" w:sz="0" w:space="0" w:color="auto"/>
      </w:divBdr>
    </w:div>
    <w:div w:id="592781978">
      <w:bodyDiv w:val="1"/>
      <w:marLeft w:val="0"/>
      <w:marRight w:val="0"/>
      <w:marTop w:val="0"/>
      <w:marBottom w:val="0"/>
      <w:divBdr>
        <w:top w:val="none" w:sz="0" w:space="0" w:color="auto"/>
        <w:left w:val="none" w:sz="0" w:space="0" w:color="auto"/>
        <w:bottom w:val="none" w:sz="0" w:space="0" w:color="auto"/>
        <w:right w:val="none" w:sz="0" w:space="0" w:color="auto"/>
      </w:divBdr>
    </w:div>
    <w:div w:id="598441943">
      <w:bodyDiv w:val="1"/>
      <w:marLeft w:val="0"/>
      <w:marRight w:val="0"/>
      <w:marTop w:val="0"/>
      <w:marBottom w:val="0"/>
      <w:divBdr>
        <w:top w:val="none" w:sz="0" w:space="0" w:color="auto"/>
        <w:left w:val="none" w:sz="0" w:space="0" w:color="auto"/>
        <w:bottom w:val="none" w:sz="0" w:space="0" w:color="auto"/>
        <w:right w:val="none" w:sz="0" w:space="0" w:color="auto"/>
      </w:divBdr>
    </w:div>
    <w:div w:id="619804276">
      <w:bodyDiv w:val="1"/>
      <w:marLeft w:val="0"/>
      <w:marRight w:val="0"/>
      <w:marTop w:val="0"/>
      <w:marBottom w:val="0"/>
      <w:divBdr>
        <w:top w:val="none" w:sz="0" w:space="0" w:color="auto"/>
        <w:left w:val="none" w:sz="0" w:space="0" w:color="auto"/>
        <w:bottom w:val="none" w:sz="0" w:space="0" w:color="auto"/>
        <w:right w:val="none" w:sz="0" w:space="0" w:color="auto"/>
      </w:divBdr>
    </w:div>
    <w:div w:id="667368231">
      <w:bodyDiv w:val="1"/>
      <w:marLeft w:val="0"/>
      <w:marRight w:val="0"/>
      <w:marTop w:val="0"/>
      <w:marBottom w:val="0"/>
      <w:divBdr>
        <w:top w:val="none" w:sz="0" w:space="0" w:color="auto"/>
        <w:left w:val="none" w:sz="0" w:space="0" w:color="auto"/>
        <w:bottom w:val="none" w:sz="0" w:space="0" w:color="auto"/>
        <w:right w:val="none" w:sz="0" w:space="0" w:color="auto"/>
      </w:divBdr>
    </w:div>
    <w:div w:id="668289284">
      <w:bodyDiv w:val="1"/>
      <w:marLeft w:val="0"/>
      <w:marRight w:val="0"/>
      <w:marTop w:val="0"/>
      <w:marBottom w:val="0"/>
      <w:divBdr>
        <w:top w:val="none" w:sz="0" w:space="0" w:color="auto"/>
        <w:left w:val="none" w:sz="0" w:space="0" w:color="auto"/>
        <w:bottom w:val="none" w:sz="0" w:space="0" w:color="auto"/>
        <w:right w:val="none" w:sz="0" w:space="0" w:color="auto"/>
      </w:divBdr>
    </w:div>
    <w:div w:id="682056551">
      <w:bodyDiv w:val="1"/>
      <w:marLeft w:val="0"/>
      <w:marRight w:val="0"/>
      <w:marTop w:val="0"/>
      <w:marBottom w:val="0"/>
      <w:divBdr>
        <w:top w:val="none" w:sz="0" w:space="0" w:color="auto"/>
        <w:left w:val="none" w:sz="0" w:space="0" w:color="auto"/>
        <w:bottom w:val="none" w:sz="0" w:space="0" w:color="auto"/>
        <w:right w:val="none" w:sz="0" w:space="0" w:color="auto"/>
      </w:divBdr>
    </w:div>
    <w:div w:id="694382949">
      <w:bodyDiv w:val="1"/>
      <w:marLeft w:val="0"/>
      <w:marRight w:val="0"/>
      <w:marTop w:val="0"/>
      <w:marBottom w:val="0"/>
      <w:divBdr>
        <w:top w:val="none" w:sz="0" w:space="0" w:color="auto"/>
        <w:left w:val="none" w:sz="0" w:space="0" w:color="auto"/>
        <w:bottom w:val="none" w:sz="0" w:space="0" w:color="auto"/>
        <w:right w:val="none" w:sz="0" w:space="0" w:color="auto"/>
      </w:divBdr>
    </w:div>
    <w:div w:id="694617135">
      <w:bodyDiv w:val="1"/>
      <w:marLeft w:val="0"/>
      <w:marRight w:val="0"/>
      <w:marTop w:val="0"/>
      <w:marBottom w:val="0"/>
      <w:divBdr>
        <w:top w:val="none" w:sz="0" w:space="0" w:color="auto"/>
        <w:left w:val="none" w:sz="0" w:space="0" w:color="auto"/>
        <w:bottom w:val="none" w:sz="0" w:space="0" w:color="auto"/>
        <w:right w:val="none" w:sz="0" w:space="0" w:color="auto"/>
      </w:divBdr>
    </w:div>
    <w:div w:id="718356288">
      <w:bodyDiv w:val="1"/>
      <w:marLeft w:val="0"/>
      <w:marRight w:val="0"/>
      <w:marTop w:val="0"/>
      <w:marBottom w:val="0"/>
      <w:divBdr>
        <w:top w:val="none" w:sz="0" w:space="0" w:color="auto"/>
        <w:left w:val="none" w:sz="0" w:space="0" w:color="auto"/>
        <w:bottom w:val="none" w:sz="0" w:space="0" w:color="auto"/>
        <w:right w:val="none" w:sz="0" w:space="0" w:color="auto"/>
      </w:divBdr>
    </w:div>
    <w:div w:id="730544474">
      <w:bodyDiv w:val="1"/>
      <w:marLeft w:val="0"/>
      <w:marRight w:val="0"/>
      <w:marTop w:val="0"/>
      <w:marBottom w:val="0"/>
      <w:divBdr>
        <w:top w:val="none" w:sz="0" w:space="0" w:color="auto"/>
        <w:left w:val="none" w:sz="0" w:space="0" w:color="auto"/>
        <w:bottom w:val="none" w:sz="0" w:space="0" w:color="auto"/>
        <w:right w:val="none" w:sz="0" w:space="0" w:color="auto"/>
      </w:divBdr>
    </w:div>
    <w:div w:id="735200062">
      <w:bodyDiv w:val="1"/>
      <w:marLeft w:val="0"/>
      <w:marRight w:val="0"/>
      <w:marTop w:val="0"/>
      <w:marBottom w:val="0"/>
      <w:divBdr>
        <w:top w:val="none" w:sz="0" w:space="0" w:color="auto"/>
        <w:left w:val="none" w:sz="0" w:space="0" w:color="auto"/>
        <w:bottom w:val="none" w:sz="0" w:space="0" w:color="auto"/>
        <w:right w:val="none" w:sz="0" w:space="0" w:color="auto"/>
      </w:divBdr>
    </w:div>
    <w:div w:id="737820464">
      <w:bodyDiv w:val="1"/>
      <w:marLeft w:val="0"/>
      <w:marRight w:val="0"/>
      <w:marTop w:val="0"/>
      <w:marBottom w:val="0"/>
      <w:divBdr>
        <w:top w:val="none" w:sz="0" w:space="0" w:color="auto"/>
        <w:left w:val="none" w:sz="0" w:space="0" w:color="auto"/>
        <w:bottom w:val="none" w:sz="0" w:space="0" w:color="auto"/>
        <w:right w:val="none" w:sz="0" w:space="0" w:color="auto"/>
      </w:divBdr>
    </w:div>
    <w:div w:id="748697394">
      <w:bodyDiv w:val="1"/>
      <w:marLeft w:val="0"/>
      <w:marRight w:val="0"/>
      <w:marTop w:val="0"/>
      <w:marBottom w:val="0"/>
      <w:divBdr>
        <w:top w:val="none" w:sz="0" w:space="0" w:color="auto"/>
        <w:left w:val="none" w:sz="0" w:space="0" w:color="auto"/>
        <w:bottom w:val="none" w:sz="0" w:space="0" w:color="auto"/>
        <w:right w:val="none" w:sz="0" w:space="0" w:color="auto"/>
      </w:divBdr>
    </w:div>
    <w:div w:id="758208990">
      <w:bodyDiv w:val="1"/>
      <w:marLeft w:val="0"/>
      <w:marRight w:val="0"/>
      <w:marTop w:val="0"/>
      <w:marBottom w:val="0"/>
      <w:divBdr>
        <w:top w:val="none" w:sz="0" w:space="0" w:color="auto"/>
        <w:left w:val="none" w:sz="0" w:space="0" w:color="auto"/>
        <w:bottom w:val="none" w:sz="0" w:space="0" w:color="auto"/>
        <w:right w:val="none" w:sz="0" w:space="0" w:color="auto"/>
      </w:divBdr>
    </w:div>
    <w:div w:id="764837571">
      <w:bodyDiv w:val="1"/>
      <w:marLeft w:val="0"/>
      <w:marRight w:val="0"/>
      <w:marTop w:val="0"/>
      <w:marBottom w:val="0"/>
      <w:divBdr>
        <w:top w:val="none" w:sz="0" w:space="0" w:color="auto"/>
        <w:left w:val="none" w:sz="0" w:space="0" w:color="auto"/>
        <w:bottom w:val="none" w:sz="0" w:space="0" w:color="auto"/>
        <w:right w:val="none" w:sz="0" w:space="0" w:color="auto"/>
      </w:divBdr>
    </w:div>
    <w:div w:id="765199694">
      <w:bodyDiv w:val="1"/>
      <w:marLeft w:val="0"/>
      <w:marRight w:val="0"/>
      <w:marTop w:val="0"/>
      <w:marBottom w:val="0"/>
      <w:divBdr>
        <w:top w:val="none" w:sz="0" w:space="0" w:color="auto"/>
        <w:left w:val="none" w:sz="0" w:space="0" w:color="auto"/>
        <w:bottom w:val="none" w:sz="0" w:space="0" w:color="auto"/>
        <w:right w:val="none" w:sz="0" w:space="0" w:color="auto"/>
      </w:divBdr>
    </w:div>
    <w:div w:id="768550523">
      <w:bodyDiv w:val="1"/>
      <w:marLeft w:val="0"/>
      <w:marRight w:val="0"/>
      <w:marTop w:val="0"/>
      <w:marBottom w:val="0"/>
      <w:divBdr>
        <w:top w:val="none" w:sz="0" w:space="0" w:color="auto"/>
        <w:left w:val="none" w:sz="0" w:space="0" w:color="auto"/>
        <w:bottom w:val="none" w:sz="0" w:space="0" w:color="auto"/>
        <w:right w:val="none" w:sz="0" w:space="0" w:color="auto"/>
      </w:divBdr>
    </w:div>
    <w:div w:id="770929570">
      <w:bodyDiv w:val="1"/>
      <w:marLeft w:val="0"/>
      <w:marRight w:val="0"/>
      <w:marTop w:val="0"/>
      <w:marBottom w:val="0"/>
      <w:divBdr>
        <w:top w:val="none" w:sz="0" w:space="0" w:color="auto"/>
        <w:left w:val="none" w:sz="0" w:space="0" w:color="auto"/>
        <w:bottom w:val="none" w:sz="0" w:space="0" w:color="auto"/>
        <w:right w:val="none" w:sz="0" w:space="0" w:color="auto"/>
      </w:divBdr>
    </w:div>
    <w:div w:id="774205861">
      <w:bodyDiv w:val="1"/>
      <w:marLeft w:val="0"/>
      <w:marRight w:val="0"/>
      <w:marTop w:val="0"/>
      <w:marBottom w:val="0"/>
      <w:divBdr>
        <w:top w:val="none" w:sz="0" w:space="0" w:color="auto"/>
        <w:left w:val="none" w:sz="0" w:space="0" w:color="auto"/>
        <w:bottom w:val="none" w:sz="0" w:space="0" w:color="auto"/>
        <w:right w:val="none" w:sz="0" w:space="0" w:color="auto"/>
      </w:divBdr>
    </w:div>
    <w:div w:id="777063013">
      <w:bodyDiv w:val="1"/>
      <w:marLeft w:val="0"/>
      <w:marRight w:val="0"/>
      <w:marTop w:val="0"/>
      <w:marBottom w:val="0"/>
      <w:divBdr>
        <w:top w:val="none" w:sz="0" w:space="0" w:color="auto"/>
        <w:left w:val="none" w:sz="0" w:space="0" w:color="auto"/>
        <w:bottom w:val="none" w:sz="0" w:space="0" w:color="auto"/>
        <w:right w:val="none" w:sz="0" w:space="0" w:color="auto"/>
      </w:divBdr>
    </w:div>
    <w:div w:id="781416252">
      <w:bodyDiv w:val="1"/>
      <w:marLeft w:val="0"/>
      <w:marRight w:val="0"/>
      <w:marTop w:val="0"/>
      <w:marBottom w:val="0"/>
      <w:divBdr>
        <w:top w:val="none" w:sz="0" w:space="0" w:color="auto"/>
        <w:left w:val="none" w:sz="0" w:space="0" w:color="auto"/>
        <w:bottom w:val="none" w:sz="0" w:space="0" w:color="auto"/>
        <w:right w:val="none" w:sz="0" w:space="0" w:color="auto"/>
      </w:divBdr>
    </w:div>
    <w:div w:id="799300195">
      <w:bodyDiv w:val="1"/>
      <w:marLeft w:val="0"/>
      <w:marRight w:val="0"/>
      <w:marTop w:val="0"/>
      <w:marBottom w:val="0"/>
      <w:divBdr>
        <w:top w:val="none" w:sz="0" w:space="0" w:color="auto"/>
        <w:left w:val="none" w:sz="0" w:space="0" w:color="auto"/>
        <w:bottom w:val="none" w:sz="0" w:space="0" w:color="auto"/>
        <w:right w:val="none" w:sz="0" w:space="0" w:color="auto"/>
      </w:divBdr>
    </w:div>
    <w:div w:id="843856179">
      <w:bodyDiv w:val="1"/>
      <w:marLeft w:val="0"/>
      <w:marRight w:val="0"/>
      <w:marTop w:val="0"/>
      <w:marBottom w:val="0"/>
      <w:divBdr>
        <w:top w:val="none" w:sz="0" w:space="0" w:color="auto"/>
        <w:left w:val="none" w:sz="0" w:space="0" w:color="auto"/>
        <w:bottom w:val="none" w:sz="0" w:space="0" w:color="auto"/>
        <w:right w:val="none" w:sz="0" w:space="0" w:color="auto"/>
      </w:divBdr>
    </w:div>
    <w:div w:id="857235064">
      <w:bodyDiv w:val="1"/>
      <w:marLeft w:val="0"/>
      <w:marRight w:val="0"/>
      <w:marTop w:val="0"/>
      <w:marBottom w:val="0"/>
      <w:divBdr>
        <w:top w:val="none" w:sz="0" w:space="0" w:color="auto"/>
        <w:left w:val="none" w:sz="0" w:space="0" w:color="auto"/>
        <w:bottom w:val="none" w:sz="0" w:space="0" w:color="auto"/>
        <w:right w:val="none" w:sz="0" w:space="0" w:color="auto"/>
      </w:divBdr>
    </w:div>
    <w:div w:id="873268467">
      <w:bodyDiv w:val="1"/>
      <w:marLeft w:val="0"/>
      <w:marRight w:val="0"/>
      <w:marTop w:val="0"/>
      <w:marBottom w:val="0"/>
      <w:divBdr>
        <w:top w:val="none" w:sz="0" w:space="0" w:color="auto"/>
        <w:left w:val="none" w:sz="0" w:space="0" w:color="auto"/>
        <w:bottom w:val="none" w:sz="0" w:space="0" w:color="auto"/>
        <w:right w:val="none" w:sz="0" w:space="0" w:color="auto"/>
      </w:divBdr>
    </w:div>
    <w:div w:id="879558665">
      <w:bodyDiv w:val="1"/>
      <w:marLeft w:val="0"/>
      <w:marRight w:val="0"/>
      <w:marTop w:val="0"/>
      <w:marBottom w:val="0"/>
      <w:divBdr>
        <w:top w:val="none" w:sz="0" w:space="0" w:color="auto"/>
        <w:left w:val="none" w:sz="0" w:space="0" w:color="auto"/>
        <w:bottom w:val="none" w:sz="0" w:space="0" w:color="auto"/>
        <w:right w:val="none" w:sz="0" w:space="0" w:color="auto"/>
      </w:divBdr>
    </w:div>
    <w:div w:id="881096591">
      <w:bodyDiv w:val="1"/>
      <w:marLeft w:val="0"/>
      <w:marRight w:val="0"/>
      <w:marTop w:val="0"/>
      <w:marBottom w:val="0"/>
      <w:divBdr>
        <w:top w:val="none" w:sz="0" w:space="0" w:color="auto"/>
        <w:left w:val="none" w:sz="0" w:space="0" w:color="auto"/>
        <w:bottom w:val="none" w:sz="0" w:space="0" w:color="auto"/>
        <w:right w:val="none" w:sz="0" w:space="0" w:color="auto"/>
      </w:divBdr>
    </w:div>
    <w:div w:id="886067027">
      <w:bodyDiv w:val="1"/>
      <w:marLeft w:val="0"/>
      <w:marRight w:val="0"/>
      <w:marTop w:val="0"/>
      <w:marBottom w:val="0"/>
      <w:divBdr>
        <w:top w:val="none" w:sz="0" w:space="0" w:color="auto"/>
        <w:left w:val="none" w:sz="0" w:space="0" w:color="auto"/>
        <w:bottom w:val="none" w:sz="0" w:space="0" w:color="auto"/>
        <w:right w:val="none" w:sz="0" w:space="0" w:color="auto"/>
      </w:divBdr>
    </w:div>
    <w:div w:id="889607252">
      <w:bodyDiv w:val="1"/>
      <w:marLeft w:val="0"/>
      <w:marRight w:val="0"/>
      <w:marTop w:val="0"/>
      <w:marBottom w:val="0"/>
      <w:divBdr>
        <w:top w:val="none" w:sz="0" w:space="0" w:color="auto"/>
        <w:left w:val="none" w:sz="0" w:space="0" w:color="auto"/>
        <w:bottom w:val="none" w:sz="0" w:space="0" w:color="auto"/>
        <w:right w:val="none" w:sz="0" w:space="0" w:color="auto"/>
      </w:divBdr>
    </w:div>
    <w:div w:id="897280017">
      <w:bodyDiv w:val="1"/>
      <w:marLeft w:val="0"/>
      <w:marRight w:val="0"/>
      <w:marTop w:val="0"/>
      <w:marBottom w:val="0"/>
      <w:divBdr>
        <w:top w:val="none" w:sz="0" w:space="0" w:color="auto"/>
        <w:left w:val="none" w:sz="0" w:space="0" w:color="auto"/>
        <w:bottom w:val="none" w:sz="0" w:space="0" w:color="auto"/>
        <w:right w:val="none" w:sz="0" w:space="0" w:color="auto"/>
      </w:divBdr>
    </w:div>
    <w:div w:id="898398295">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924874761">
      <w:bodyDiv w:val="1"/>
      <w:marLeft w:val="0"/>
      <w:marRight w:val="0"/>
      <w:marTop w:val="0"/>
      <w:marBottom w:val="0"/>
      <w:divBdr>
        <w:top w:val="none" w:sz="0" w:space="0" w:color="auto"/>
        <w:left w:val="none" w:sz="0" w:space="0" w:color="auto"/>
        <w:bottom w:val="none" w:sz="0" w:space="0" w:color="auto"/>
        <w:right w:val="none" w:sz="0" w:space="0" w:color="auto"/>
      </w:divBdr>
    </w:div>
    <w:div w:id="946429962">
      <w:bodyDiv w:val="1"/>
      <w:marLeft w:val="0"/>
      <w:marRight w:val="0"/>
      <w:marTop w:val="0"/>
      <w:marBottom w:val="0"/>
      <w:divBdr>
        <w:top w:val="none" w:sz="0" w:space="0" w:color="auto"/>
        <w:left w:val="none" w:sz="0" w:space="0" w:color="auto"/>
        <w:bottom w:val="none" w:sz="0" w:space="0" w:color="auto"/>
        <w:right w:val="none" w:sz="0" w:space="0" w:color="auto"/>
      </w:divBdr>
    </w:div>
    <w:div w:id="956452254">
      <w:bodyDiv w:val="1"/>
      <w:marLeft w:val="0"/>
      <w:marRight w:val="0"/>
      <w:marTop w:val="0"/>
      <w:marBottom w:val="0"/>
      <w:divBdr>
        <w:top w:val="none" w:sz="0" w:space="0" w:color="auto"/>
        <w:left w:val="none" w:sz="0" w:space="0" w:color="auto"/>
        <w:bottom w:val="none" w:sz="0" w:space="0" w:color="auto"/>
        <w:right w:val="none" w:sz="0" w:space="0" w:color="auto"/>
      </w:divBdr>
    </w:div>
    <w:div w:id="957415686">
      <w:bodyDiv w:val="1"/>
      <w:marLeft w:val="0"/>
      <w:marRight w:val="0"/>
      <w:marTop w:val="0"/>
      <w:marBottom w:val="0"/>
      <w:divBdr>
        <w:top w:val="none" w:sz="0" w:space="0" w:color="auto"/>
        <w:left w:val="none" w:sz="0" w:space="0" w:color="auto"/>
        <w:bottom w:val="none" w:sz="0" w:space="0" w:color="auto"/>
        <w:right w:val="none" w:sz="0" w:space="0" w:color="auto"/>
      </w:divBdr>
    </w:div>
    <w:div w:id="961500209">
      <w:bodyDiv w:val="1"/>
      <w:marLeft w:val="0"/>
      <w:marRight w:val="0"/>
      <w:marTop w:val="0"/>
      <w:marBottom w:val="0"/>
      <w:divBdr>
        <w:top w:val="none" w:sz="0" w:space="0" w:color="auto"/>
        <w:left w:val="none" w:sz="0" w:space="0" w:color="auto"/>
        <w:bottom w:val="none" w:sz="0" w:space="0" w:color="auto"/>
        <w:right w:val="none" w:sz="0" w:space="0" w:color="auto"/>
      </w:divBdr>
    </w:div>
    <w:div w:id="986085508">
      <w:bodyDiv w:val="1"/>
      <w:marLeft w:val="0"/>
      <w:marRight w:val="0"/>
      <w:marTop w:val="0"/>
      <w:marBottom w:val="0"/>
      <w:divBdr>
        <w:top w:val="none" w:sz="0" w:space="0" w:color="auto"/>
        <w:left w:val="none" w:sz="0" w:space="0" w:color="auto"/>
        <w:bottom w:val="none" w:sz="0" w:space="0" w:color="auto"/>
        <w:right w:val="none" w:sz="0" w:space="0" w:color="auto"/>
      </w:divBdr>
    </w:div>
    <w:div w:id="986783260">
      <w:bodyDiv w:val="1"/>
      <w:marLeft w:val="0"/>
      <w:marRight w:val="0"/>
      <w:marTop w:val="0"/>
      <w:marBottom w:val="0"/>
      <w:divBdr>
        <w:top w:val="none" w:sz="0" w:space="0" w:color="auto"/>
        <w:left w:val="none" w:sz="0" w:space="0" w:color="auto"/>
        <w:bottom w:val="none" w:sz="0" w:space="0" w:color="auto"/>
        <w:right w:val="none" w:sz="0" w:space="0" w:color="auto"/>
      </w:divBdr>
    </w:div>
    <w:div w:id="990252224">
      <w:bodyDiv w:val="1"/>
      <w:marLeft w:val="0"/>
      <w:marRight w:val="0"/>
      <w:marTop w:val="0"/>
      <w:marBottom w:val="0"/>
      <w:divBdr>
        <w:top w:val="none" w:sz="0" w:space="0" w:color="auto"/>
        <w:left w:val="none" w:sz="0" w:space="0" w:color="auto"/>
        <w:bottom w:val="none" w:sz="0" w:space="0" w:color="auto"/>
        <w:right w:val="none" w:sz="0" w:space="0" w:color="auto"/>
      </w:divBdr>
    </w:div>
    <w:div w:id="990863024">
      <w:bodyDiv w:val="1"/>
      <w:marLeft w:val="0"/>
      <w:marRight w:val="0"/>
      <w:marTop w:val="0"/>
      <w:marBottom w:val="0"/>
      <w:divBdr>
        <w:top w:val="none" w:sz="0" w:space="0" w:color="auto"/>
        <w:left w:val="none" w:sz="0" w:space="0" w:color="auto"/>
        <w:bottom w:val="none" w:sz="0" w:space="0" w:color="auto"/>
        <w:right w:val="none" w:sz="0" w:space="0" w:color="auto"/>
      </w:divBdr>
    </w:div>
    <w:div w:id="996156429">
      <w:bodyDiv w:val="1"/>
      <w:marLeft w:val="0"/>
      <w:marRight w:val="0"/>
      <w:marTop w:val="0"/>
      <w:marBottom w:val="0"/>
      <w:divBdr>
        <w:top w:val="none" w:sz="0" w:space="0" w:color="auto"/>
        <w:left w:val="none" w:sz="0" w:space="0" w:color="auto"/>
        <w:bottom w:val="none" w:sz="0" w:space="0" w:color="auto"/>
        <w:right w:val="none" w:sz="0" w:space="0" w:color="auto"/>
      </w:divBdr>
    </w:div>
    <w:div w:id="1018308917">
      <w:bodyDiv w:val="1"/>
      <w:marLeft w:val="0"/>
      <w:marRight w:val="0"/>
      <w:marTop w:val="0"/>
      <w:marBottom w:val="0"/>
      <w:divBdr>
        <w:top w:val="none" w:sz="0" w:space="0" w:color="auto"/>
        <w:left w:val="none" w:sz="0" w:space="0" w:color="auto"/>
        <w:bottom w:val="none" w:sz="0" w:space="0" w:color="auto"/>
        <w:right w:val="none" w:sz="0" w:space="0" w:color="auto"/>
      </w:divBdr>
      <w:divsChild>
        <w:div w:id="1970625958">
          <w:marLeft w:val="720"/>
          <w:marRight w:val="0"/>
          <w:marTop w:val="0"/>
          <w:marBottom w:val="0"/>
          <w:divBdr>
            <w:top w:val="none" w:sz="0" w:space="0" w:color="auto"/>
            <w:left w:val="none" w:sz="0" w:space="0" w:color="auto"/>
            <w:bottom w:val="none" w:sz="0" w:space="0" w:color="auto"/>
            <w:right w:val="none" w:sz="0" w:space="0" w:color="auto"/>
          </w:divBdr>
        </w:div>
      </w:divsChild>
    </w:div>
    <w:div w:id="1020007013">
      <w:bodyDiv w:val="1"/>
      <w:marLeft w:val="0"/>
      <w:marRight w:val="0"/>
      <w:marTop w:val="0"/>
      <w:marBottom w:val="0"/>
      <w:divBdr>
        <w:top w:val="none" w:sz="0" w:space="0" w:color="auto"/>
        <w:left w:val="none" w:sz="0" w:space="0" w:color="auto"/>
        <w:bottom w:val="none" w:sz="0" w:space="0" w:color="auto"/>
        <w:right w:val="none" w:sz="0" w:space="0" w:color="auto"/>
      </w:divBdr>
    </w:div>
    <w:div w:id="1028988755">
      <w:bodyDiv w:val="1"/>
      <w:marLeft w:val="0"/>
      <w:marRight w:val="0"/>
      <w:marTop w:val="0"/>
      <w:marBottom w:val="0"/>
      <w:divBdr>
        <w:top w:val="none" w:sz="0" w:space="0" w:color="auto"/>
        <w:left w:val="none" w:sz="0" w:space="0" w:color="auto"/>
        <w:bottom w:val="none" w:sz="0" w:space="0" w:color="auto"/>
        <w:right w:val="none" w:sz="0" w:space="0" w:color="auto"/>
      </w:divBdr>
    </w:div>
    <w:div w:id="1037974281">
      <w:bodyDiv w:val="1"/>
      <w:marLeft w:val="0"/>
      <w:marRight w:val="0"/>
      <w:marTop w:val="0"/>
      <w:marBottom w:val="0"/>
      <w:divBdr>
        <w:top w:val="none" w:sz="0" w:space="0" w:color="auto"/>
        <w:left w:val="none" w:sz="0" w:space="0" w:color="auto"/>
        <w:bottom w:val="none" w:sz="0" w:space="0" w:color="auto"/>
        <w:right w:val="none" w:sz="0" w:space="0" w:color="auto"/>
      </w:divBdr>
    </w:div>
    <w:div w:id="1042169281">
      <w:bodyDiv w:val="1"/>
      <w:marLeft w:val="0"/>
      <w:marRight w:val="0"/>
      <w:marTop w:val="0"/>
      <w:marBottom w:val="0"/>
      <w:divBdr>
        <w:top w:val="none" w:sz="0" w:space="0" w:color="auto"/>
        <w:left w:val="none" w:sz="0" w:space="0" w:color="auto"/>
        <w:bottom w:val="none" w:sz="0" w:space="0" w:color="auto"/>
        <w:right w:val="none" w:sz="0" w:space="0" w:color="auto"/>
      </w:divBdr>
    </w:div>
    <w:div w:id="1075781774">
      <w:bodyDiv w:val="1"/>
      <w:marLeft w:val="0"/>
      <w:marRight w:val="0"/>
      <w:marTop w:val="0"/>
      <w:marBottom w:val="0"/>
      <w:divBdr>
        <w:top w:val="none" w:sz="0" w:space="0" w:color="auto"/>
        <w:left w:val="none" w:sz="0" w:space="0" w:color="auto"/>
        <w:bottom w:val="none" w:sz="0" w:space="0" w:color="auto"/>
        <w:right w:val="none" w:sz="0" w:space="0" w:color="auto"/>
      </w:divBdr>
    </w:div>
    <w:div w:id="1078869467">
      <w:bodyDiv w:val="1"/>
      <w:marLeft w:val="0"/>
      <w:marRight w:val="0"/>
      <w:marTop w:val="0"/>
      <w:marBottom w:val="0"/>
      <w:divBdr>
        <w:top w:val="none" w:sz="0" w:space="0" w:color="auto"/>
        <w:left w:val="none" w:sz="0" w:space="0" w:color="auto"/>
        <w:bottom w:val="none" w:sz="0" w:space="0" w:color="auto"/>
        <w:right w:val="none" w:sz="0" w:space="0" w:color="auto"/>
      </w:divBdr>
    </w:div>
    <w:div w:id="1080519588">
      <w:bodyDiv w:val="1"/>
      <w:marLeft w:val="0"/>
      <w:marRight w:val="0"/>
      <w:marTop w:val="0"/>
      <w:marBottom w:val="0"/>
      <w:divBdr>
        <w:top w:val="none" w:sz="0" w:space="0" w:color="auto"/>
        <w:left w:val="none" w:sz="0" w:space="0" w:color="auto"/>
        <w:bottom w:val="none" w:sz="0" w:space="0" w:color="auto"/>
        <w:right w:val="none" w:sz="0" w:space="0" w:color="auto"/>
      </w:divBdr>
    </w:div>
    <w:div w:id="1082067268">
      <w:bodyDiv w:val="1"/>
      <w:marLeft w:val="0"/>
      <w:marRight w:val="0"/>
      <w:marTop w:val="0"/>
      <w:marBottom w:val="0"/>
      <w:divBdr>
        <w:top w:val="none" w:sz="0" w:space="0" w:color="auto"/>
        <w:left w:val="none" w:sz="0" w:space="0" w:color="auto"/>
        <w:bottom w:val="none" w:sz="0" w:space="0" w:color="auto"/>
        <w:right w:val="none" w:sz="0" w:space="0" w:color="auto"/>
      </w:divBdr>
    </w:div>
    <w:div w:id="1088306818">
      <w:bodyDiv w:val="1"/>
      <w:marLeft w:val="0"/>
      <w:marRight w:val="0"/>
      <w:marTop w:val="0"/>
      <w:marBottom w:val="0"/>
      <w:divBdr>
        <w:top w:val="none" w:sz="0" w:space="0" w:color="auto"/>
        <w:left w:val="none" w:sz="0" w:space="0" w:color="auto"/>
        <w:bottom w:val="none" w:sz="0" w:space="0" w:color="auto"/>
        <w:right w:val="none" w:sz="0" w:space="0" w:color="auto"/>
      </w:divBdr>
    </w:div>
    <w:div w:id="1112820535">
      <w:bodyDiv w:val="1"/>
      <w:marLeft w:val="0"/>
      <w:marRight w:val="0"/>
      <w:marTop w:val="0"/>
      <w:marBottom w:val="0"/>
      <w:divBdr>
        <w:top w:val="none" w:sz="0" w:space="0" w:color="auto"/>
        <w:left w:val="none" w:sz="0" w:space="0" w:color="auto"/>
        <w:bottom w:val="none" w:sz="0" w:space="0" w:color="auto"/>
        <w:right w:val="none" w:sz="0" w:space="0" w:color="auto"/>
      </w:divBdr>
    </w:div>
    <w:div w:id="1121650418">
      <w:bodyDiv w:val="1"/>
      <w:marLeft w:val="0"/>
      <w:marRight w:val="0"/>
      <w:marTop w:val="0"/>
      <w:marBottom w:val="0"/>
      <w:divBdr>
        <w:top w:val="none" w:sz="0" w:space="0" w:color="auto"/>
        <w:left w:val="none" w:sz="0" w:space="0" w:color="auto"/>
        <w:bottom w:val="none" w:sz="0" w:space="0" w:color="auto"/>
        <w:right w:val="none" w:sz="0" w:space="0" w:color="auto"/>
      </w:divBdr>
    </w:div>
    <w:div w:id="1134368795">
      <w:bodyDiv w:val="1"/>
      <w:marLeft w:val="0"/>
      <w:marRight w:val="0"/>
      <w:marTop w:val="0"/>
      <w:marBottom w:val="0"/>
      <w:divBdr>
        <w:top w:val="none" w:sz="0" w:space="0" w:color="auto"/>
        <w:left w:val="none" w:sz="0" w:space="0" w:color="auto"/>
        <w:bottom w:val="none" w:sz="0" w:space="0" w:color="auto"/>
        <w:right w:val="none" w:sz="0" w:space="0" w:color="auto"/>
      </w:divBdr>
    </w:div>
    <w:div w:id="1134981741">
      <w:bodyDiv w:val="1"/>
      <w:marLeft w:val="0"/>
      <w:marRight w:val="0"/>
      <w:marTop w:val="0"/>
      <w:marBottom w:val="0"/>
      <w:divBdr>
        <w:top w:val="none" w:sz="0" w:space="0" w:color="auto"/>
        <w:left w:val="none" w:sz="0" w:space="0" w:color="auto"/>
        <w:bottom w:val="none" w:sz="0" w:space="0" w:color="auto"/>
        <w:right w:val="none" w:sz="0" w:space="0" w:color="auto"/>
      </w:divBdr>
    </w:div>
    <w:div w:id="1137338163">
      <w:bodyDiv w:val="1"/>
      <w:marLeft w:val="0"/>
      <w:marRight w:val="0"/>
      <w:marTop w:val="0"/>
      <w:marBottom w:val="0"/>
      <w:divBdr>
        <w:top w:val="none" w:sz="0" w:space="0" w:color="auto"/>
        <w:left w:val="none" w:sz="0" w:space="0" w:color="auto"/>
        <w:bottom w:val="none" w:sz="0" w:space="0" w:color="auto"/>
        <w:right w:val="none" w:sz="0" w:space="0" w:color="auto"/>
      </w:divBdr>
    </w:div>
    <w:div w:id="1149978627">
      <w:bodyDiv w:val="1"/>
      <w:marLeft w:val="0"/>
      <w:marRight w:val="0"/>
      <w:marTop w:val="0"/>
      <w:marBottom w:val="0"/>
      <w:divBdr>
        <w:top w:val="none" w:sz="0" w:space="0" w:color="auto"/>
        <w:left w:val="none" w:sz="0" w:space="0" w:color="auto"/>
        <w:bottom w:val="none" w:sz="0" w:space="0" w:color="auto"/>
        <w:right w:val="none" w:sz="0" w:space="0" w:color="auto"/>
      </w:divBdr>
    </w:div>
    <w:div w:id="1162156891">
      <w:bodyDiv w:val="1"/>
      <w:marLeft w:val="0"/>
      <w:marRight w:val="0"/>
      <w:marTop w:val="0"/>
      <w:marBottom w:val="0"/>
      <w:divBdr>
        <w:top w:val="none" w:sz="0" w:space="0" w:color="auto"/>
        <w:left w:val="none" w:sz="0" w:space="0" w:color="auto"/>
        <w:bottom w:val="none" w:sz="0" w:space="0" w:color="auto"/>
        <w:right w:val="none" w:sz="0" w:space="0" w:color="auto"/>
      </w:divBdr>
    </w:div>
    <w:div w:id="1175073685">
      <w:bodyDiv w:val="1"/>
      <w:marLeft w:val="0"/>
      <w:marRight w:val="0"/>
      <w:marTop w:val="0"/>
      <w:marBottom w:val="0"/>
      <w:divBdr>
        <w:top w:val="none" w:sz="0" w:space="0" w:color="auto"/>
        <w:left w:val="none" w:sz="0" w:space="0" w:color="auto"/>
        <w:bottom w:val="none" w:sz="0" w:space="0" w:color="auto"/>
        <w:right w:val="none" w:sz="0" w:space="0" w:color="auto"/>
      </w:divBdr>
    </w:div>
    <w:div w:id="1178539212">
      <w:bodyDiv w:val="1"/>
      <w:marLeft w:val="0"/>
      <w:marRight w:val="0"/>
      <w:marTop w:val="0"/>
      <w:marBottom w:val="0"/>
      <w:divBdr>
        <w:top w:val="none" w:sz="0" w:space="0" w:color="auto"/>
        <w:left w:val="none" w:sz="0" w:space="0" w:color="auto"/>
        <w:bottom w:val="none" w:sz="0" w:space="0" w:color="auto"/>
        <w:right w:val="none" w:sz="0" w:space="0" w:color="auto"/>
      </w:divBdr>
    </w:div>
    <w:div w:id="1182235182">
      <w:bodyDiv w:val="1"/>
      <w:marLeft w:val="0"/>
      <w:marRight w:val="0"/>
      <w:marTop w:val="0"/>
      <w:marBottom w:val="0"/>
      <w:divBdr>
        <w:top w:val="none" w:sz="0" w:space="0" w:color="auto"/>
        <w:left w:val="none" w:sz="0" w:space="0" w:color="auto"/>
        <w:bottom w:val="none" w:sz="0" w:space="0" w:color="auto"/>
        <w:right w:val="none" w:sz="0" w:space="0" w:color="auto"/>
      </w:divBdr>
    </w:div>
    <w:div w:id="1185292089">
      <w:bodyDiv w:val="1"/>
      <w:marLeft w:val="0"/>
      <w:marRight w:val="0"/>
      <w:marTop w:val="0"/>
      <w:marBottom w:val="0"/>
      <w:divBdr>
        <w:top w:val="none" w:sz="0" w:space="0" w:color="auto"/>
        <w:left w:val="none" w:sz="0" w:space="0" w:color="auto"/>
        <w:bottom w:val="none" w:sz="0" w:space="0" w:color="auto"/>
        <w:right w:val="none" w:sz="0" w:space="0" w:color="auto"/>
      </w:divBdr>
    </w:div>
    <w:div w:id="1186210928">
      <w:bodyDiv w:val="1"/>
      <w:marLeft w:val="0"/>
      <w:marRight w:val="0"/>
      <w:marTop w:val="0"/>
      <w:marBottom w:val="0"/>
      <w:divBdr>
        <w:top w:val="none" w:sz="0" w:space="0" w:color="auto"/>
        <w:left w:val="none" w:sz="0" w:space="0" w:color="auto"/>
        <w:bottom w:val="none" w:sz="0" w:space="0" w:color="auto"/>
        <w:right w:val="none" w:sz="0" w:space="0" w:color="auto"/>
      </w:divBdr>
    </w:div>
    <w:div w:id="1189568942">
      <w:bodyDiv w:val="1"/>
      <w:marLeft w:val="0"/>
      <w:marRight w:val="0"/>
      <w:marTop w:val="0"/>
      <w:marBottom w:val="0"/>
      <w:divBdr>
        <w:top w:val="none" w:sz="0" w:space="0" w:color="auto"/>
        <w:left w:val="none" w:sz="0" w:space="0" w:color="auto"/>
        <w:bottom w:val="none" w:sz="0" w:space="0" w:color="auto"/>
        <w:right w:val="none" w:sz="0" w:space="0" w:color="auto"/>
      </w:divBdr>
    </w:div>
    <w:div w:id="1196313424">
      <w:bodyDiv w:val="1"/>
      <w:marLeft w:val="0"/>
      <w:marRight w:val="0"/>
      <w:marTop w:val="0"/>
      <w:marBottom w:val="0"/>
      <w:divBdr>
        <w:top w:val="none" w:sz="0" w:space="0" w:color="auto"/>
        <w:left w:val="none" w:sz="0" w:space="0" w:color="auto"/>
        <w:bottom w:val="none" w:sz="0" w:space="0" w:color="auto"/>
        <w:right w:val="none" w:sz="0" w:space="0" w:color="auto"/>
      </w:divBdr>
    </w:div>
    <w:div w:id="1203783060">
      <w:bodyDiv w:val="1"/>
      <w:marLeft w:val="0"/>
      <w:marRight w:val="0"/>
      <w:marTop w:val="0"/>
      <w:marBottom w:val="0"/>
      <w:divBdr>
        <w:top w:val="none" w:sz="0" w:space="0" w:color="auto"/>
        <w:left w:val="none" w:sz="0" w:space="0" w:color="auto"/>
        <w:bottom w:val="none" w:sz="0" w:space="0" w:color="auto"/>
        <w:right w:val="none" w:sz="0" w:space="0" w:color="auto"/>
      </w:divBdr>
    </w:div>
    <w:div w:id="1209418983">
      <w:bodyDiv w:val="1"/>
      <w:marLeft w:val="0"/>
      <w:marRight w:val="0"/>
      <w:marTop w:val="0"/>
      <w:marBottom w:val="0"/>
      <w:divBdr>
        <w:top w:val="none" w:sz="0" w:space="0" w:color="auto"/>
        <w:left w:val="none" w:sz="0" w:space="0" w:color="auto"/>
        <w:bottom w:val="none" w:sz="0" w:space="0" w:color="auto"/>
        <w:right w:val="none" w:sz="0" w:space="0" w:color="auto"/>
      </w:divBdr>
    </w:div>
    <w:div w:id="1213348948">
      <w:bodyDiv w:val="1"/>
      <w:marLeft w:val="0"/>
      <w:marRight w:val="0"/>
      <w:marTop w:val="0"/>
      <w:marBottom w:val="0"/>
      <w:divBdr>
        <w:top w:val="none" w:sz="0" w:space="0" w:color="auto"/>
        <w:left w:val="none" w:sz="0" w:space="0" w:color="auto"/>
        <w:bottom w:val="none" w:sz="0" w:space="0" w:color="auto"/>
        <w:right w:val="none" w:sz="0" w:space="0" w:color="auto"/>
      </w:divBdr>
    </w:div>
    <w:div w:id="1222864664">
      <w:bodyDiv w:val="1"/>
      <w:marLeft w:val="0"/>
      <w:marRight w:val="0"/>
      <w:marTop w:val="0"/>
      <w:marBottom w:val="0"/>
      <w:divBdr>
        <w:top w:val="none" w:sz="0" w:space="0" w:color="auto"/>
        <w:left w:val="none" w:sz="0" w:space="0" w:color="auto"/>
        <w:bottom w:val="none" w:sz="0" w:space="0" w:color="auto"/>
        <w:right w:val="none" w:sz="0" w:space="0" w:color="auto"/>
      </w:divBdr>
    </w:div>
    <w:div w:id="1226722498">
      <w:bodyDiv w:val="1"/>
      <w:marLeft w:val="0"/>
      <w:marRight w:val="0"/>
      <w:marTop w:val="0"/>
      <w:marBottom w:val="0"/>
      <w:divBdr>
        <w:top w:val="none" w:sz="0" w:space="0" w:color="auto"/>
        <w:left w:val="none" w:sz="0" w:space="0" w:color="auto"/>
        <w:bottom w:val="none" w:sz="0" w:space="0" w:color="auto"/>
        <w:right w:val="none" w:sz="0" w:space="0" w:color="auto"/>
      </w:divBdr>
    </w:div>
    <w:div w:id="1229807163">
      <w:bodyDiv w:val="1"/>
      <w:marLeft w:val="0"/>
      <w:marRight w:val="0"/>
      <w:marTop w:val="0"/>
      <w:marBottom w:val="0"/>
      <w:divBdr>
        <w:top w:val="none" w:sz="0" w:space="0" w:color="auto"/>
        <w:left w:val="none" w:sz="0" w:space="0" w:color="auto"/>
        <w:bottom w:val="none" w:sz="0" w:space="0" w:color="auto"/>
        <w:right w:val="none" w:sz="0" w:space="0" w:color="auto"/>
      </w:divBdr>
    </w:div>
    <w:div w:id="1230768164">
      <w:bodyDiv w:val="1"/>
      <w:marLeft w:val="0"/>
      <w:marRight w:val="0"/>
      <w:marTop w:val="0"/>
      <w:marBottom w:val="0"/>
      <w:divBdr>
        <w:top w:val="none" w:sz="0" w:space="0" w:color="auto"/>
        <w:left w:val="none" w:sz="0" w:space="0" w:color="auto"/>
        <w:bottom w:val="none" w:sz="0" w:space="0" w:color="auto"/>
        <w:right w:val="none" w:sz="0" w:space="0" w:color="auto"/>
      </w:divBdr>
    </w:div>
    <w:div w:id="1231110135">
      <w:bodyDiv w:val="1"/>
      <w:marLeft w:val="0"/>
      <w:marRight w:val="0"/>
      <w:marTop w:val="0"/>
      <w:marBottom w:val="0"/>
      <w:divBdr>
        <w:top w:val="none" w:sz="0" w:space="0" w:color="auto"/>
        <w:left w:val="none" w:sz="0" w:space="0" w:color="auto"/>
        <w:bottom w:val="none" w:sz="0" w:space="0" w:color="auto"/>
        <w:right w:val="none" w:sz="0" w:space="0" w:color="auto"/>
      </w:divBdr>
    </w:div>
    <w:div w:id="1231425460">
      <w:bodyDiv w:val="1"/>
      <w:marLeft w:val="0"/>
      <w:marRight w:val="0"/>
      <w:marTop w:val="0"/>
      <w:marBottom w:val="0"/>
      <w:divBdr>
        <w:top w:val="none" w:sz="0" w:space="0" w:color="auto"/>
        <w:left w:val="none" w:sz="0" w:space="0" w:color="auto"/>
        <w:bottom w:val="none" w:sz="0" w:space="0" w:color="auto"/>
        <w:right w:val="none" w:sz="0" w:space="0" w:color="auto"/>
      </w:divBdr>
    </w:div>
    <w:div w:id="1238857543">
      <w:bodyDiv w:val="1"/>
      <w:marLeft w:val="0"/>
      <w:marRight w:val="0"/>
      <w:marTop w:val="0"/>
      <w:marBottom w:val="0"/>
      <w:divBdr>
        <w:top w:val="none" w:sz="0" w:space="0" w:color="auto"/>
        <w:left w:val="none" w:sz="0" w:space="0" w:color="auto"/>
        <w:bottom w:val="none" w:sz="0" w:space="0" w:color="auto"/>
        <w:right w:val="none" w:sz="0" w:space="0" w:color="auto"/>
      </w:divBdr>
    </w:div>
    <w:div w:id="1264461612">
      <w:bodyDiv w:val="1"/>
      <w:marLeft w:val="0"/>
      <w:marRight w:val="0"/>
      <w:marTop w:val="0"/>
      <w:marBottom w:val="0"/>
      <w:divBdr>
        <w:top w:val="none" w:sz="0" w:space="0" w:color="auto"/>
        <w:left w:val="none" w:sz="0" w:space="0" w:color="auto"/>
        <w:bottom w:val="none" w:sz="0" w:space="0" w:color="auto"/>
        <w:right w:val="none" w:sz="0" w:space="0" w:color="auto"/>
      </w:divBdr>
    </w:div>
    <w:div w:id="1287808681">
      <w:bodyDiv w:val="1"/>
      <w:marLeft w:val="0"/>
      <w:marRight w:val="0"/>
      <w:marTop w:val="0"/>
      <w:marBottom w:val="0"/>
      <w:divBdr>
        <w:top w:val="none" w:sz="0" w:space="0" w:color="auto"/>
        <w:left w:val="none" w:sz="0" w:space="0" w:color="auto"/>
        <w:bottom w:val="none" w:sz="0" w:space="0" w:color="auto"/>
        <w:right w:val="none" w:sz="0" w:space="0" w:color="auto"/>
      </w:divBdr>
    </w:div>
    <w:div w:id="1305116428">
      <w:bodyDiv w:val="1"/>
      <w:marLeft w:val="0"/>
      <w:marRight w:val="0"/>
      <w:marTop w:val="0"/>
      <w:marBottom w:val="0"/>
      <w:divBdr>
        <w:top w:val="none" w:sz="0" w:space="0" w:color="auto"/>
        <w:left w:val="none" w:sz="0" w:space="0" w:color="auto"/>
        <w:bottom w:val="none" w:sz="0" w:space="0" w:color="auto"/>
        <w:right w:val="none" w:sz="0" w:space="0" w:color="auto"/>
      </w:divBdr>
    </w:div>
    <w:div w:id="1305962018">
      <w:bodyDiv w:val="1"/>
      <w:marLeft w:val="0"/>
      <w:marRight w:val="0"/>
      <w:marTop w:val="0"/>
      <w:marBottom w:val="0"/>
      <w:divBdr>
        <w:top w:val="none" w:sz="0" w:space="0" w:color="auto"/>
        <w:left w:val="none" w:sz="0" w:space="0" w:color="auto"/>
        <w:bottom w:val="none" w:sz="0" w:space="0" w:color="auto"/>
        <w:right w:val="none" w:sz="0" w:space="0" w:color="auto"/>
      </w:divBdr>
    </w:div>
    <w:div w:id="1309744785">
      <w:bodyDiv w:val="1"/>
      <w:marLeft w:val="0"/>
      <w:marRight w:val="0"/>
      <w:marTop w:val="0"/>
      <w:marBottom w:val="0"/>
      <w:divBdr>
        <w:top w:val="none" w:sz="0" w:space="0" w:color="auto"/>
        <w:left w:val="none" w:sz="0" w:space="0" w:color="auto"/>
        <w:bottom w:val="none" w:sz="0" w:space="0" w:color="auto"/>
        <w:right w:val="none" w:sz="0" w:space="0" w:color="auto"/>
      </w:divBdr>
    </w:div>
    <w:div w:id="1316298608">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6009801">
      <w:bodyDiv w:val="1"/>
      <w:marLeft w:val="0"/>
      <w:marRight w:val="0"/>
      <w:marTop w:val="0"/>
      <w:marBottom w:val="0"/>
      <w:divBdr>
        <w:top w:val="none" w:sz="0" w:space="0" w:color="auto"/>
        <w:left w:val="none" w:sz="0" w:space="0" w:color="auto"/>
        <w:bottom w:val="none" w:sz="0" w:space="0" w:color="auto"/>
        <w:right w:val="none" w:sz="0" w:space="0" w:color="auto"/>
      </w:divBdr>
    </w:div>
    <w:div w:id="1340960613">
      <w:bodyDiv w:val="1"/>
      <w:marLeft w:val="0"/>
      <w:marRight w:val="0"/>
      <w:marTop w:val="0"/>
      <w:marBottom w:val="0"/>
      <w:divBdr>
        <w:top w:val="none" w:sz="0" w:space="0" w:color="auto"/>
        <w:left w:val="none" w:sz="0" w:space="0" w:color="auto"/>
        <w:bottom w:val="none" w:sz="0" w:space="0" w:color="auto"/>
        <w:right w:val="none" w:sz="0" w:space="0" w:color="auto"/>
      </w:divBdr>
    </w:div>
    <w:div w:id="1344740696">
      <w:bodyDiv w:val="1"/>
      <w:marLeft w:val="0"/>
      <w:marRight w:val="0"/>
      <w:marTop w:val="0"/>
      <w:marBottom w:val="0"/>
      <w:divBdr>
        <w:top w:val="none" w:sz="0" w:space="0" w:color="auto"/>
        <w:left w:val="none" w:sz="0" w:space="0" w:color="auto"/>
        <w:bottom w:val="none" w:sz="0" w:space="0" w:color="auto"/>
        <w:right w:val="none" w:sz="0" w:space="0" w:color="auto"/>
      </w:divBdr>
    </w:div>
    <w:div w:id="1345783879">
      <w:bodyDiv w:val="1"/>
      <w:marLeft w:val="0"/>
      <w:marRight w:val="0"/>
      <w:marTop w:val="0"/>
      <w:marBottom w:val="0"/>
      <w:divBdr>
        <w:top w:val="none" w:sz="0" w:space="0" w:color="auto"/>
        <w:left w:val="none" w:sz="0" w:space="0" w:color="auto"/>
        <w:bottom w:val="none" w:sz="0" w:space="0" w:color="auto"/>
        <w:right w:val="none" w:sz="0" w:space="0" w:color="auto"/>
      </w:divBdr>
    </w:div>
    <w:div w:id="1361588225">
      <w:bodyDiv w:val="1"/>
      <w:marLeft w:val="0"/>
      <w:marRight w:val="0"/>
      <w:marTop w:val="0"/>
      <w:marBottom w:val="0"/>
      <w:divBdr>
        <w:top w:val="none" w:sz="0" w:space="0" w:color="auto"/>
        <w:left w:val="none" w:sz="0" w:space="0" w:color="auto"/>
        <w:bottom w:val="none" w:sz="0" w:space="0" w:color="auto"/>
        <w:right w:val="none" w:sz="0" w:space="0" w:color="auto"/>
      </w:divBdr>
    </w:div>
    <w:div w:id="1376586052">
      <w:bodyDiv w:val="1"/>
      <w:marLeft w:val="0"/>
      <w:marRight w:val="0"/>
      <w:marTop w:val="0"/>
      <w:marBottom w:val="0"/>
      <w:divBdr>
        <w:top w:val="none" w:sz="0" w:space="0" w:color="auto"/>
        <w:left w:val="none" w:sz="0" w:space="0" w:color="auto"/>
        <w:bottom w:val="none" w:sz="0" w:space="0" w:color="auto"/>
        <w:right w:val="none" w:sz="0" w:space="0" w:color="auto"/>
      </w:divBdr>
    </w:div>
    <w:div w:id="1382365746">
      <w:bodyDiv w:val="1"/>
      <w:marLeft w:val="0"/>
      <w:marRight w:val="0"/>
      <w:marTop w:val="0"/>
      <w:marBottom w:val="0"/>
      <w:divBdr>
        <w:top w:val="none" w:sz="0" w:space="0" w:color="auto"/>
        <w:left w:val="none" w:sz="0" w:space="0" w:color="auto"/>
        <w:bottom w:val="none" w:sz="0" w:space="0" w:color="auto"/>
        <w:right w:val="none" w:sz="0" w:space="0" w:color="auto"/>
      </w:divBdr>
    </w:div>
    <w:div w:id="1387025785">
      <w:bodyDiv w:val="1"/>
      <w:marLeft w:val="0"/>
      <w:marRight w:val="0"/>
      <w:marTop w:val="0"/>
      <w:marBottom w:val="0"/>
      <w:divBdr>
        <w:top w:val="none" w:sz="0" w:space="0" w:color="auto"/>
        <w:left w:val="none" w:sz="0" w:space="0" w:color="auto"/>
        <w:bottom w:val="none" w:sz="0" w:space="0" w:color="auto"/>
        <w:right w:val="none" w:sz="0" w:space="0" w:color="auto"/>
      </w:divBdr>
    </w:div>
    <w:div w:id="1394622072">
      <w:bodyDiv w:val="1"/>
      <w:marLeft w:val="0"/>
      <w:marRight w:val="0"/>
      <w:marTop w:val="0"/>
      <w:marBottom w:val="0"/>
      <w:divBdr>
        <w:top w:val="none" w:sz="0" w:space="0" w:color="auto"/>
        <w:left w:val="none" w:sz="0" w:space="0" w:color="auto"/>
        <w:bottom w:val="none" w:sz="0" w:space="0" w:color="auto"/>
        <w:right w:val="none" w:sz="0" w:space="0" w:color="auto"/>
      </w:divBdr>
    </w:div>
    <w:div w:id="1415588043">
      <w:bodyDiv w:val="1"/>
      <w:marLeft w:val="0"/>
      <w:marRight w:val="0"/>
      <w:marTop w:val="0"/>
      <w:marBottom w:val="0"/>
      <w:divBdr>
        <w:top w:val="none" w:sz="0" w:space="0" w:color="auto"/>
        <w:left w:val="none" w:sz="0" w:space="0" w:color="auto"/>
        <w:bottom w:val="none" w:sz="0" w:space="0" w:color="auto"/>
        <w:right w:val="none" w:sz="0" w:space="0" w:color="auto"/>
      </w:divBdr>
    </w:div>
    <w:div w:id="1457286702">
      <w:bodyDiv w:val="1"/>
      <w:marLeft w:val="0"/>
      <w:marRight w:val="0"/>
      <w:marTop w:val="0"/>
      <w:marBottom w:val="0"/>
      <w:divBdr>
        <w:top w:val="none" w:sz="0" w:space="0" w:color="auto"/>
        <w:left w:val="none" w:sz="0" w:space="0" w:color="auto"/>
        <w:bottom w:val="none" w:sz="0" w:space="0" w:color="auto"/>
        <w:right w:val="none" w:sz="0" w:space="0" w:color="auto"/>
      </w:divBdr>
    </w:div>
    <w:div w:id="1463234785">
      <w:bodyDiv w:val="1"/>
      <w:marLeft w:val="0"/>
      <w:marRight w:val="0"/>
      <w:marTop w:val="0"/>
      <w:marBottom w:val="0"/>
      <w:divBdr>
        <w:top w:val="none" w:sz="0" w:space="0" w:color="auto"/>
        <w:left w:val="none" w:sz="0" w:space="0" w:color="auto"/>
        <w:bottom w:val="none" w:sz="0" w:space="0" w:color="auto"/>
        <w:right w:val="none" w:sz="0" w:space="0" w:color="auto"/>
      </w:divBdr>
    </w:div>
    <w:div w:id="1485271647">
      <w:bodyDiv w:val="1"/>
      <w:marLeft w:val="0"/>
      <w:marRight w:val="0"/>
      <w:marTop w:val="0"/>
      <w:marBottom w:val="0"/>
      <w:divBdr>
        <w:top w:val="none" w:sz="0" w:space="0" w:color="auto"/>
        <w:left w:val="none" w:sz="0" w:space="0" w:color="auto"/>
        <w:bottom w:val="none" w:sz="0" w:space="0" w:color="auto"/>
        <w:right w:val="none" w:sz="0" w:space="0" w:color="auto"/>
      </w:divBdr>
    </w:div>
    <w:div w:id="1494561331">
      <w:bodyDiv w:val="1"/>
      <w:marLeft w:val="0"/>
      <w:marRight w:val="0"/>
      <w:marTop w:val="0"/>
      <w:marBottom w:val="0"/>
      <w:divBdr>
        <w:top w:val="none" w:sz="0" w:space="0" w:color="auto"/>
        <w:left w:val="none" w:sz="0" w:space="0" w:color="auto"/>
        <w:bottom w:val="none" w:sz="0" w:space="0" w:color="auto"/>
        <w:right w:val="none" w:sz="0" w:space="0" w:color="auto"/>
      </w:divBdr>
    </w:div>
    <w:div w:id="1514108078">
      <w:bodyDiv w:val="1"/>
      <w:marLeft w:val="0"/>
      <w:marRight w:val="0"/>
      <w:marTop w:val="0"/>
      <w:marBottom w:val="0"/>
      <w:divBdr>
        <w:top w:val="none" w:sz="0" w:space="0" w:color="auto"/>
        <w:left w:val="none" w:sz="0" w:space="0" w:color="auto"/>
        <w:bottom w:val="none" w:sz="0" w:space="0" w:color="auto"/>
        <w:right w:val="none" w:sz="0" w:space="0" w:color="auto"/>
      </w:divBdr>
    </w:div>
    <w:div w:id="1526946706">
      <w:bodyDiv w:val="1"/>
      <w:marLeft w:val="0"/>
      <w:marRight w:val="0"/>
      <w:marTop w:val="0"/>
      <w:marBottom w:val="0"/>
      <w:divBdr>
        <w:top w:val="none" w:sz="0" w:space="0" w:color="auto"/>
        <w:left w:val="none" w:sz="0" w:space="0" w:color="auto"/>
        <w:bottom w:val="none" w:sz="0" w:space="0" w:color="auto"/>
        <w:right w:val="none" w:sz="0" w:space="0" w:color="auto"/>
      </w:divBdr>
    </w:div>
    <w:div w:id="1532182740">
      <w:bodyDiv w:val="1"/>
      <w:marLeft w:val="0"/>
      <w:marRight w:val="0"/>
      <w:marTop w:val="0"/>
      <w:marBottom w:val="0"/>
      <w:divBdr>
        <w:top w:val="none" w:sz="0" w:space="0" w:color="auto"/>
        <w:left w:val="none" w:sz="0" w:space="0" w:color="auto"/>
        <w:bottom w:val="none" w:sz="0" w:space="0" w:color="auto"/>
        <w:right w:val="none" w:sz="0" w:space="0" w:color="auto"/>
      </w:divBdr>
    </w:div>
    <w:div w:id="1535969993">
      <w:bodyDiv w:val="1"/>
      <w:marLeft w:val="0"/>
      <w:marRight w:val="0"/>
      <w:marTop w:val="0"/>
      <w:marBottom w:val="0"/>
      <w:divBdr>
        <w:top w:val="none" w:sz="0" w:space="0" w:color="auto"/>
        <w:left w:val="none" w:sz="0" w:space="0" w:color="auto"/>
        <w:bottom w:val="none" w:sz="0" w:space="0" w:color="auto"/>
        <w:right w:val="none" w:sz="0" w:space="0" w:color="auto"/>
      </w:divBdr>
    </w:div>
    <w:div w:id="1539732056">
      <w:bodyDiv w:val="1"/>
      <w:marLeft w:val="0"/>
      <w:marRight w:val="0"/>
      <w:marTop w:val="0"/>
      <w:marBottom w:val="0"/>
      <w:divBdr>
        <w:top w:val="none" w:sz="0" w:space="0" w:color="auto"/>
        <w:left w:val="none" w:sz="0" w:space="0" w:color="auto"/>
        <w:bottom w:val="none" w:sz="0" w:space="0" w:color="auto"/>
        <w:right w:val="none" w:sz="0" w:space="0" w:color="auto"/>
      </w:divBdr>
    </w:div>
    <w:div w:id="1540316342">
      <w:bodyDiv w:val="1"/>
      <w:marLeft w:val="0"/>
      <w:marRight w:val="0"/>
      <w:marTop w:val="0"/>
      <w:marBottom w:val="0"/>
      <w:divBdr>
        <w:top w:val="none" w:sz="0" w:space="0" w:color="auto"/>
        <w:left w:val="none" w:sz="0" w:space="0" w:color="auto"/>
        <w:bottom w:val="none" w:sz="0" w:space="0" w:color="auto"/>
        <w:right w:val="none" w:sz="0" w:space="0" w:color="auto"/>
      </w:divBdr>
    </w:div>
    <w:div w:id="1542286530">
      <w:bodyDiv w:val="1"/>
      <w:marLeft w:val="0"/>
      <w:marRight w:val="0"/>
      <w:marTop w:val="0"/>
      <w:marBottom w:val="0"/>
      <w:divBdr>
        <w:top w:val="none" w:sz="0" w:space="0" w:color="auto"/>
        <w:left w:val="none" w:sz="0" w:space="0" w:color="auto"/>
        <w:bottom w:val="none" w:sz="0" w:space="0" w:color="auto"/>
        <w:right w:val="none" w:sz="0" w:space="0" w:color="auto"/>
      </w:divBdr>
      <w:divsChild>
        <w:div w:id="1716271237">
          <w:marLeft w:val="720"/>
          <w:marRight w:val="0"/>
          <w:marTop w:val="0"/>
          <w:marBottom w:val="0"/>
          <w:divBdr>
            <w:top w:val="none" w:sz="0" w:space="0" w:color="auto"/>
            <w:left w:val="none" w:sz="0" w:space="0" w:color="auto"/>
            <w:bottom w:val="none" w:sz="0" w:space="0" w:color="auto"/>
            <w:right w:val="none" w:sz="0" w:space="0" w:color="auto"/>
          </w:divBdr>
        </w:div>
      </w:divsChild>
    </w:div>
    <w:div w:id="1543253065">
      <w:bodyDiv w:val="1"/>
      <w:marLeft w:val="0"/>
      <w:marRight w:val="0"/>
      <w:marTop w:val="0"/>
      <w:marBottom w:val="0"/>
      <w:divBdr>
        <w:top w:val="none" w:sz="0" w:space="0" w:color="auto"/>
        <w:left w:val="none" w:sz="0" w:space="0" w:color="auto"/>
        <w:bottom w:val="none" w:sz="0" w:space="0" w:color="auto"/>
        <w:right w:val="none" w:sz="0" w:space="0" w:color="auto"/>
      </w:divBdr>
    </w:div>
    <w:div w:id="1576545754">
      <w:bodyDiv w:val="1"/>
      <w:marLeft w:val="0"/>
      <w:marRight w:val="0"/>
      <w:marTop w:val="0"/>
      <w:marBottom w:val="0"/>
      <w:divBdr>
        <w:top w:val="none" w:sz="0" w:space="0" w:color="auto"/>
        <w:left w:val="none" w:sz="0" w:space="0" w:color="auto"/>
        <w:bottom w:val="none" w:sz="0" w:space="0" w:color="auto"/>
        <w:right w:val="none" w:sz="0" w:space="0" w:color="auto"/>
      </w:divBdr>
    </w:div>
    <w:div w:id="1595016608">
      <w:bodyDiv w:val="1"/>
      <w:marLeft w:val="0"/>
      <w:marRight w:val="0"/>
      <w:marTop w:val="0"/>
      <w:marBottom w:val="0"/>
      <w:divBdr>
        <w:top w:val="none" w:sz="0" w:space="0" w:color="auto"/>
        <w:left w:val="none" w:sz="0" w:space="0" w:color="auto"/>
        <w:bottom w:val="none" w:sz="0" w:space="0" w:color="auto"/>
        <w:right w:val="none" w:sz="0" w:space="0" w:color="auto"/>
      </w:divBdr>
    </w:div>
    <w:div w:id="1616249419">
      <w:bodyDiv w:val="1"/>
      <w:marLeft w:val="0"/>
      <w:marRight w:val="0"/>
      <w:marTop w:val="0"/>
      <w:marBottom w:val="0"/>
      <w:divBdr>
        <w:top w:val="none" w:sz="0" w:space="0" w:color="auto"/>
        <w:left w:val="none" w:sz="0" w:space="0" w:color="auto"/>
        <w:bottom w:val="none" w:sz="0" w:space="0" w:color="auto"/>
        <w:right w:val="none" w:sz="0" w:space="0" w:color="auto"/>
      </w:divBdr>
    </w:div>
    <w:div w:id="1618952209">
      <w:bodyDiv w:val="1"/>
      <w:marLeft w:val="0"/>
      <w:marRight w:val="0"/>
      <w:marTop w:val="0"/>
      <w:marBottom w:val="0"/>
      <w:divBdr>
        <w:top w:val="none" w:sz="0" w:space="0" w:color="auto"/>
        <w:left w:val="none" w:sz="0" w:space="0" w:color="auto"/>
        <w:bottom w:val="none" w:sz="0" w:space="0" w:color="auto"/>
        <w:right w:val="none" w:sz="0" w:space="0" w:color="auto"/>
      </w:divBdr>
    </w:div>
    <w:div w:id="1620410061">
      <w:bodyDiv w:val="1"/>
      <w:marLeft w:val="0"/>
      <w:marRight w:val="0"/>
      <w:marTop w:val="0"/>
      <w:marBottom w:val="0"/>
      <w:divBdr>
        <w:top w:val="none" w:sz="0" w:space="0" w:color="auto"/>
        <w:left w:val="none" w:sz="0" w:space="0" w:color="auto"/>
        <w:bottom w:val="none" w:sz="0" w:space="0" w:color="auto"/>
        <w:right w:val="none" w:sz="0" w:space="0" w:color="auto"/>
      </w:divBdr>
    </w:div>
    <w:div w:id="1624535193">
      <w:bodyDiv w:val="1"/>
      <w:marLeft w:val="0"/>
      <w:marRight w:val="0"/>
      <w:marTop w:val="0"/>
      <w:marBottom w:val="0"/>
      <w:divBdr>
        <w:top w:val="none" w:sz="0" w:space="0" w:color="auto"/>
        <w:left w:val="none" w:sz="0" w:space="0" w:color="auto"/>
        <w:bottom w:val="none" w:sz="0" w:space="0" w:color="auto"/>
        <w:right w:val="none" w:sz="0" w:space="0" w:color="auto"/>
      </w:divBdr>
    </w:div>
    <w:div w:id="1630471176">
      <w:bodyDiv w:val="1"/>
      <w:marLeft w:val="0"/>
      <w:marRight w:val="0"/>
      <w:marTop w:val="0"/>
      <w:marBottom w:val="0"/>
      <w:divBdr>
        <w:top w:val="none" w:sz="0" w:space="0" w:color="auto"/>
        <w:left w:val="none" w:sz="0" w:space="0" w:color="auto"/>
        <w:bottom w:val="none" w:sz="0" w:space="0" w:color="auto"/>
        <w:right w:val="none" w:sz="0" w:space="0" w:color="auto"/>
      </w:divBdr>
    </w:div>
    <w:div w:id="1631589815">
      <w:bodyDiv w:val="1"/>
      <w:marLeft w:val="0"/>
      <w:marRight w:val="0"/>
      <w:marTop w:val="0"/>
      <w:marBottom w:val="0"/>
      <w:divBdr>
        <w:top w:val="none" w:sz="0" w:space="0" w:color="auto"/>
        <w:left w:val="none" w:sz="0" w:space="0" w:color="auto"/>
        <w:bottom w:val="none" w:sz="0" w:space="0" w:color="auto"/>
        <w:right w:val="none" w:sz="0" w:space="0" w:color="auto"/>
      </w:divBdr>
    </w:div>
    <w:div w:id="1668168463">
      <w:bodyDiv w:val="1"/>
      <w:marLeft w:val="0"/>
      <w:marRight w:val="0"/>
      <w:marTop w:val="0"/>
      <w:marBottom w:val="0"/>
      <w:divBdr>
        <w:top w:val="none" w:sz="0" w:space="0" w:color="auto"/>
        <w:left w:val="none" w:sz="0" w:space="0" w:color="auto"/>
        <w:bottom w:val="none" w:sz="0" w:space="0" w:color="auto"/>
        <w:right w:val="none" w:sz="0" w:space="0" w:color="auto"/>
      </w:divBdr>
    </w:div>
    <w:div w:id="1673292251">
      <w:bodyDiv w:val="1"/>
      <w:marLeft w:val="0"/>
      <w:marRight w:val="0"/>
      <w:marTop w:val="0"/>
      <w:marBottom w:val="0"/>
      <w:divBdr>
        <w:top w:val="none" w:sz="0" w:space="0" w:color="auto"/>
        <w:left w:val="none" w:sz="0" w:space="0" w:color="auto"/>
        <w:bottom w:val="none" w:sz="0" w:space="0" w:color="auto"/>
        <w:right w:val="none" w:sz="0" w:space="0" w:color="auto"/>
      </w:divBdr>
    </w:div>
    <w:div w:id="1676759557">
      <w:bodyDiv w:val="1"/>
      <w:marLeft w:val="0"/>
      <w:marRight w:val="0"/>
      <w:marTop w:val="0"/>
      <w:marBottom w:val="0"/>
      <w:divBdr>
        <w:top w:val="none" w:sz="0" w:space="0" w:color="auto"/>
        <w:left w:val="none" w:sz="0" w:space="0" w:color="auto"/>
        <w:bottom w:val="none" w:sz="0" w:space="0" w:color="auto"/>
        <w:right w:val="none" w:sz="0" w:space="0" w:color="auto"/>
      </w:divBdr>
    </w:div>
    <w:div w:id="1678074658">
      <w:bodyDiv w:val="1"/>
      <w:marLeft w:val="0"/>
      <w:marRight w:val="0"/>
      <w:marTop w:val="0"/>
      <w:marBottom w:val="0"/>
      <w:divBdr>
        <w:top w:val="none" w:sz="0" w:space="0" w:color="auto"/>
        <w:left w:val="none" w:sz="0" w:space="0" w:color="auto"/>
        <w:bottom w:val="none" w:sz="0" w:space="0" w:color="auto"/>
        <w:right w:val="none" w:sz="0" w:space="0" w:color="auto"/>
      </w:divBdr>
    </w:div>
    <w:div w:id="1682469376">
      <w:bodyDiv w:val="1"/>
      <w:marLeft w:val="0"/>
      <w:marRight w:val="0"/>
      <w:marTop w:val="0"/>
      <w:marBottom w:val="0"/>
      <w:divBdr>
        <w:top w:val="none" w:sz="0" w:space="0" w:color="auto"/>
        <w:left w:val="none" w:sz="0" w:space="0" w:color="auto"/>
        <w:bottom w:val="none" w:sz="0" w:space="0" w:color="auto"/>
        <w:right w:val="none" w:sz="0" w:space="0" w:color="auto"/>
      </w:divBdr>
    </w:div>
    <w:div w:id="1691176794">
      <w:bodyDiv w:val="1"/>
      <w:marLeft w:val="0"/>
      <w:marRight w:val="0"/>
      <w:marTop w:val="0"/>
      <w:marBottom w:val="0"/>
      <w:divBdr>
        <w:top w:val="none" w:sz="0" w:space="0" w:color="auto"/>
        <w:left w:val="none" w:sz="0" w:space="0" w:color="auto"/>
        <w:bottom w:val="none" w:sz="0" w:space="0" w:color="auto"/>
        <w:right w:val="none" w:sz="0" w:space="0" w:color="auto"/>
      </w:divBdr>
    </w:div>
    <w:div w:id="1702584334">
      <w:bodyDiv w:val="1"/>
      <w:marLeft w:val="0"/>
      <w:marRight w:val="0"/>
      <w:marTop w:val="0"/>
      <w:marBottom w:val="0"/>
      <w:divBdr>
        <w:top w:val="none" w:sz="0" w:space="0" w:color="auto"/>
        <w:left w:val="none" w:sz="0" w:space="0" w:color="auto"/>
        <w:bottom w:val="none" w:sz="0" w:space="0" w:color="auto"/>
        <w:right w:val="none" w:sz="0" w:space="0" w:color="auto"/>
      </w:divBdr>
    </w:div>
    <w:div w:id="1710688515">
      <w:bodyDiv w:val="1"/>
      <w:marLeft w:val="0"/>
      <w:marRight w:val="0"/>
      <w:marTop w:val="0"/>
      <w:marBottom w:val="0"/>
      <w:divBdr>
        <w:top w:val="none" w:sz="0" w:space="0" w:color="auto"/>
        <w:left w:val="none" w:sz="0" w:space="0" w:color="auto"/>
        <w:bottom w:val="none" w:sz="0" w:space="0" w:color="auto"/>
        <w:right w:val="none" w:sz="0" w:space="0" w:color="auto"/>
      </w:divBdr>
    </w:div>
    <w:div w:id="1714305664">
      <w:bodyDiv w:val="1"/>
      <w:marLeft w:val="0"/>
      <w:marRight w:val="0"/>
      <w:marTop w:val="0"/>
      <w:marBottom w:val="0"/>
      <w:divBdr>
        <w:top w:val="none" w:sz="0" w:space="0" w:color="auto"/>
        <w:left w:val="none" w:sz="0" w:space="0" w:color="auto"/>
        <w:bottom w:val="none" w:sz="0" w:space="0" w:color="auto"/>
        <w:right w:val="none" w:sz="0" w:space="0" w:color="auto"/>
      </w:divBdr>
    </w:div>
    <w:div w:id="1716276075">
      <w:bodyDiv w:val="1"/>
      <w:marLeft w:val="0"/>
      <w:marRight w:val="0"/>
      <w:marTop w:val="0"/>
      <w:marBottom w:val="0"/>
      <w:divBdr>
        <w:top w:val="none" w:sz="0" w:space="0" w:color="auto"/>
        <w:left w:val="none" w:sz="0" w:space="0" w:color="auto"/>
        <w:bottom w:val="none" w:sz="0" w:space="0" w:color="auto"/>
        <w:right w:val="none" w:sz="0" w:space="0" w:color="auto"/>
      </w:divBdr>
    </w:div>
    <w:div w:id="1727143620">
      <w:bodyDiv w:val="1"/>
      <w:marLeft w:val="0"/>
      <w:marRight w:val="0"/>
      <w:marTop w:val="0"/>
      <w:marBottom w:val="0"/>
      <w:divBdr>
        <w:top w:val="none" w:sz="0" w:space="0" w:color="auto"/>
        <w:left w:val="none" w:sz="0" w:space="0" w:color="auto"/>
        <w:bottom w:val="none" w:sz="0" w:space="0" w:color="auto"/>
        <w:right w:val="none" w:sz="0" w:space="0" w:color="auto"/>
      </w:divBdr>
    </w:div>
    <w:div w:id="1727602034">
      <w:bodyDiv w:val="1"/>
      <w:marLeft w:val="0"/>
      <w:marRight w:val="0"/>
      <w:marTop w:val="0"/>
      <w:marBottom w:val="0"/>
      <w:divBdr>
        <w:top w:val="none" w:sz="0" w:space="0" w:color="auto"/>
        <w:left w:val="none" w:sz="0" w:space="0" w:color="auto"/>
        <w:bottom w:val="none" w:sz="0" w:space="0" w:color="auto"/>
        <w:right w:val="none" w:sz="0" w:space="0" w:color="auto"/>
      </w:divBdr>
    </w:div>
    <w:div w:id="1739130817">
      <w:bodyDiv w:val="1"/>
      <w:marLeft w:val="0"/>
      <w:marRight w:val="0"/>
      <w:marTop w:val="0"/>
      <w:marBottom w:val="0"/>
      <w:divBdr>
        <w:top w:val="none" w:sz="0" w:space="0" w:color="auto"/>
        <w:left w:val="none" w:sz="0" w:space="0" w:color="auto"/>
        <w:bottom w:val="none" w:sz="0" w:space="0" w:color="auto"/>
        <w:right w:val="none" w:sz="0" w:space="0" w:color="auto"/>
      </w:divBdr>
    </w:div>
    <w:div w:id="1739279680">
      <w:bodyDiv w:val="1"/>
      <w:marLeft w:val="0"/>
      <w:marRight w:val="0"/>
      <w:marTop w:val="0"/>
      <w:marBottom w:val="0"/>
      <w:divBdr>
        <w:top w:val="none" w:sz="0" w:space="0" w:color="auto"/>
        <w:left w:val="none" w:sz="0" w:space="0" w:color="auto"/>
        <w:bottom w:val="none" w:sz="0" w:space="0" w:color="auto"/>
        <w:right w:val="none" w:sz="0" w:space="0" w:color="auto"/>
      </w:divBdr>
    </w:div>
    <w:div w:id="1743913029">
      <w:bodyDiv w:val="1"/>
      <w:marLeft w:val="0"/>
      <w:marRight w:val="0"/>
      <w:marTop w:val="0"/>
      <w:marBottom w:val="0"/>
      <w:divBdr>
        <w:top w:val="none" w:sz="0" w:space="0" w:color="auto"/>
        <w:left w:val="none" w:sz="0" w:space="0" w:color="auto"/>
        <w:bottom w:val="none" w:sz="0" w:space="0" w:color="auto"/>
        <w:right w:val="none" w:sz="0" w:space="0" w:color="auto"/>
      </w:divBdr>
    </w:div>
    <w:div w:id="1762876115">
      <w:bodyDiv w:val="1"/>
      <w:marLeft w:val="0"/>
      <w:marRight w:val="0"/>
      <w:marTop w:val="0"/>
      <w:marBottom w:val="0"/>
      <w:divBdr>
        <w:top w:val="none" w:sz="0" w:space="0" w:color="auto"/>
        <w:left w:val="none" w:sz="0" w:space="0" w:color="auto"/>
        <w:bottom w:val="none" w:sz="0" w:space="0" w:color="auto"/>
        <w:right w:val="none" w:sz="0" w:space="0" w:color="auto"/>
      </w:divBdr>
    </w:div>
    <w:div w:id="1795364976">
      <w:bodyDiv w:val="1"/>
      <w:marLeft w:val="0"/>
      <w:marRight w:val="0"/>
      <w:marTop w:val="0"/>
      <w:marBottom w:val="0"/>
      <w:divBdr>
        <w:top w:val="none" w:sz="0" w:space="0" w:color="auto"/>
        <w:left w:val="none" w:sz="0" w:space="0" w:color="auto"/>
        <w:bottom w:val="none" w:sz="0" w:space="0" w:color="auto"/>
        <w:right w:val="none" w:sz="0" w:space="0" w:color="auto"/>
      </w:divBdr>
    </w:div>
    <w:div w:id="1808468656">
      <w:bodyDiv w:val="1"/>
      <w:marLeft w:val="0"/>
      <w:marRight w:val="0"/>
      <w:marTop w:val="0"/>
      <w:marBottom w:val="0"/>
      <w:divBdr>
        <w:top w:val="none" w:sz="0" w:space="0" w:color="auto"/>
        <w:left w:val="none" w:sz="0" w:space="0" w:color="auto"/>
        <w:bottom w:val="none" w:sz="0" w:space="0" w:color="auto"/>
        <w:right w:val="none" w:sz="0" w:space="0" w:color="auto"/>
      </w:divBdr>
    </w:div>
    <w:div w:id="1808812072">
      <w:bodyDiv w:val="1"/>
      <w:marLeft w:val="0"/>
      <w:marRight w:val="0"/>
      <w:marTop w:val="0"/>
      <w:marBottom w:val="0"/>
      <w:divBdr>
        <w:top w:val="none" w:sz="0" w:space="0" w:color="auto"/>
        <w:left w:val="none" w:sz="0" w:space="0" w:color="auto"/>
        <w:bottom w:val="none" w:sz="0" w:space="0" w:color="auto"/>
        <w:right w:val="none" w:sz="0" w:space="0" w:color="auto"/>
      </w:divBdr>
    </w:div>
    <w:div w:id="1832679200">
      <w:bodyDiv w:val="1"/>
      <w:marLeft w:val="0"/>
      <w:marRight w:val="0"/>
      <w:marTop w:val="0"/>
      <w:marBottom w:val="0"/>
      <w:divBdr>
        <w:top w:val="none" w:sz="0" w:space="0" w:color="auto"/>
        <w:left w:val="none" w:sz="0" w:space="0" w:color="auto"/>
        <w:bottom w:val="none" w:sz="0" w:space="0" w:color="auto"/>
        <w:right w:val="none" w:sz="0" w:space="0" w:color="auto"/>
      </w:divBdr>
    </w:div>
    <w:div w:id="1843930175">
      <w:bodyDiv w:val="1"/>
      <w:marLeft w:val="0"/>
      <w:marRight w:val="0"/>
      <w:marTop w:val="0"/>
      <w:marBottom w:val="0"/>
      <w:divBdr>
        <w:top w:val="none" w:sz="0" w:space="0" w:color="auto"/>
        <w:left w:val="none" w:sz="0" w:space="0" w:color="auto"/>
        <w:bottom w:val="none" w:sz="0" w:space="0" w:color="auto"/>
        <w:right w:val="none" w:sz="0" w:space="0" w:color="auto"/>
      </w:divBdr>
    </w:div>
    <w:div w:id="1850682783">
      <w:bodyDiv w:val="1"/>
      <w:marLeft w:val="0"/>
      <w:marRight w:val="0"/>
      <w:marTop w:val="0"/>
      <w:marBottom w:val="0"/>
      <w:divBdr>
        <w:top w:val="none" w:sz="0" w:space="0" w:color="auto"/>
        <w:left w:val="none" w:sz="0" w:space="0" w:color="auto"/>
        <w:bottom w:val="none" w:sz="0" w:space="0" w:color="auto"/>
        <w:right w:val="none" w:sz="0" w:space="0" w:color="auto"/>
      </w:divBdr>
    </w:div>
    <w:div w:id="1860972928">
      <w:bodyDiv w:val="1"/>
      <w:marLeft w:val="0"/>
      <w:marRight w:val="0"/>
      <w:marTop w:val="0"/>
      <w:marBottom w:val="0"/>
      <w:divBdr>
        <w:top w:val="none" w:sz="0" w:space="0" w:color="auto"/>
        <w:left w:val="none" w:sz="0" w:space="0" w:color="auto"/>
        <w:bottom w:val="none" w:sz="0" w:space="0" w:color="auto"/>
        <w:right w:val="none" w:sz="0" w:space="0" w:color="auto"/>
      </w:divBdr>
    </w:div>
    <w:div w:id="1865633341">
      <w:bodyDiv w:val="1"/>
      <w:marLeft w:val="0"/>
      <w:marRight w:val="0"/>
      <w:marTop w:val="0"/>
      <w:marBottom w:val="0"/>
      <w:divBdr>
        <w:top w:val="none" w:sz="0" w:space="0" w:color="auto"/>
        <w:left w:val="none" w:sz="0" w:space="0" w:color="auto"/>
        <w:bottom w:val="none" w:sz="0" w:space="0" w:color="auto"/>
        <w:right w:val="none" w:sz="0" w:space="0" w:color="auto"/>
      </w:divBdr>
    </w:div>
    <w:div w:id="1872301821">
      <w:bodyDiv w:val="1"/>
      <w:marLeft w:val="0"/>
      <w:marRight w:val="0"/>
      <w:marTop w:val="0"/>
      <w:marBottom w:val="0"/>
      <w:divBdr>
        <w:top w:val="none" w:sz="0" w:space="0" w:color="auto"/>
        <w:left w:val="none" w:sz="0" w:space="0" w:color="auto"/>
        <w:bottom w:val="none" w:sz="0" w:space="0" w:color="auto"/>
        <w:right w:val="none" w:sz="0" w:space="0" w:color="auto"/>
      </w:divBdr>
    </w:div>
    <w:div w:id="1881428600">
      <w:bodyDiv w:val="1"/>
      <w:marLeft w:val="0"/>
      <w:marRight w:val="0"/>
      <w:marTop w:val="0"/>
      <w:marBottom w:val="0"/>
      <w:divBdr>
        <w:top w:val="none" w:sz="0" w:space="0" w:color="auto"/>
        <w:left w:val="none" w:sz="0" w:space="0" w:color="auto"/>
        <w:bottom w:val="none" w:sz="0" w:space="0" w:color="auto"/>
        <w:right w:val="none" w:sz="0" w:space="0" w:color="auto"/>
      </w:divBdr>
    </w:div>
    <w:div w:id="1909458196">
      <w:bodyDiv w:val="1"/>
      <w:marLeft w:val="0"/>
      <w:marRight w:val="0"/>
      <w:marTop w:val="0"/>
      <w:marBottom w:val="0"/>
      <w:divBdr>
        <w:top w:val="none" w:sz="0" w:space="0" w:color="auto"/>
        <w:left w:val="none" w:sz="0" w:space="0" w:color="auto"/>
        <w:bottom w:val="none" w:sz="0" w:space="0" w:color="auto"/>
        <w:right w:val="none" w:sz="0" w:space="0" w:color="auto"/>
      </w:divBdr>
    </w:div>
    <w:div w:id="1915239646">
      <w:bodyDiv w:val="1"/>
      <w:marLeft w:val="0"/>
      <w:marRight w:val="0"/>
      <w:marTop w:val="0"/>
      <w:marBottom w:val="0"/>
      <w:divBdr>
        <w:top w:val="none" w:sz="0" w:space="0" w:color="auto"/>
        <w:left w:val="none" w:sz="0" w:space="0" w:color="auto"/>
        <w:bottom w:val="none" w:sz="0" w:space="0" w:color="auto"/>
        <w:right w:val="none" w:sz="0" w:space="0" w:color="auto"/>
      </w:divBdr>
    </w:div>
    <w:div w:id="1924682646">
      <w:bodyDiv w:val="1"/>
      <w:marLeft w:val="0"/>
      <w:marRight w:val="0"/>
      <w:marTop w:val="0"/>
      <w:marBottom w:val="0"/>
      <w:divBdr>
        <w:top w:val="none" w:sz="0" w:space="0" w:color="auto"/>
        <w:left w:val="none" w:sz="0" w:space="0" w:color="auto"/>
        <w:bottom w:val="none" w:sz="0" w:space="0" w:color="auto"/>
        <w:right w:val="none" w:sz="0" w:space="0" w:color="auto"/>
      </w:divBdr>
    </w:div>
    <w:div w:id="1928727435">
      <w:bodyDiv w:val="1"/>
      <w:marLeft w:val="0"/>
      <w:marRight w:val="0"/>
      <w:marTop w:val="0"/>
      <w:marBottom w:val="0"/>
      <w:divBdr>
        <w:top w:val="none" w:sz="0" w:space="0" w:color="auto"/>
        <w:left w:val="none" w:sz="0" w:space="0" w:color="auto"/>
        <w:bottom w:val="none" w:sz="0" w:space="0" w:color="auto"/>
        <w:right w:val="none" w:sz="0" w:space="0" w:color="auto"/>
      </w:divBdr>
    </w:div>
    <w:div w:id="1935892261">
      <w:bodyDiv w:val="1"/>
      <w:marLeft w:val="0"/>
      <w:marRight w:val="0"/>
      <w:marTop w:val="0"/>
      <w:marBottom w:val="0"/>
      <w:divBdr>
        <w:top w:val="none" w:sz="0" w:space="0" w:color="auto"/>
        <w:left w:val="none" w:sz="0" w:space="0" w:color="auto"/>
        <w:bottom w:val="none" w:sz="0" w:space="0" w:color="auto"/>
        <w:right w:val="none" w:sz="0" w:space="0" w:color="auto"/>
      </w:divBdr>
    </w:div>
    <w:div w:id="1938904029">
      <w:bodyDiv w:val="1"/>
      <w:marLeft w:val="0"/>
      <w:marRight w:val="0"/>
      <w:marTop w:val="0"/>
      <w:marBottom w:val="0"/>
      <w:divBdr>
        <w:top w:val="none" w:sz="0" w:space="0" w:color="auto"/>
        <w:left w:val="none" w:sz="0" w:space="0" w:color="auto"/>
        <w:bottom w:val="none" w:sz="0" w:space="0" w:color="auto"/>
        <w:right w:val="none" w:sz="0" w:space="0" w:color="auto"/>
      </w:divBdr>
    </w:div>
    <w:div w:id="1939290546">
      <w:bodyDiv w:val="1"/>
      <w:marLeft w:val="0"/>
      <w:marRight w:val="0"/>
      <w:marTop w:val="0"/>
      <w:marBottom w:val="0"/>
      <w:divBdr>
        <w:top w:val="none" w:sz="0" w:space="0" w:color="auto"/>
        <w:left w:val="none" w:sz="0" w:space="0" w:color="auto"/>
        <w:bottom w:val="none" w:sz="0" w:space="0" w:color="auto"/>
        <w:right w:val="none" w:sz="0" w:space="0" w:color="auto"/>
      </w:divBdr>
    </w:div>
    <w:div w:id="1955093793">
      <w:bodyDiv w:val="1"/>
      <w:marLeft w:val="0"/>
      <w:marRight w:val="0"/>
      <w:marTop w:val="0"/>
      <w:marBottom w:val="0"/>
      <w:divBdr>
        <w:top w:val="none" w:sz="0" w:space="0" w:color="auto"/>
        <w:left w:val="none" w:sz="0" w:space="0" w:color="auto"/>
        <w:bottom w:val="none" w:sz="0" w:space="0" w:color="auto"/>
        <w:right w:val="none" w:sz="0" w:space="0" w:color="auto"/>
      </w:divBdr>
    </w:div>
    <w:div w:id="1963222994">
      <w:bodyDiv w:val="1"/>
      <w:marLeft w:val="0"/>
      <w:marRight w:val="0"/>
      <w:marTop w:val="0"/>
      <w:marBottom w:val="0"/>
      <w:divBdr>
        <w:top w:val="none" w:sz="0" w:space="0" w:color="auto"/>
        <w:left w:val="none" w:sz="0" w:space="0" w:color="auto"/>
        <w:bottom w:val="none" w:sz="0" w:space="0" w:color="auto"/>
        <w:right w:val="none" w:sz="0" w:space="0" w:color="auto"/>
      </w:divBdr>
    </w:div>
    <w:div w:id="1980064833">
      <w:bodyDiv w:val="1"/>
      <w:marLeft w:val="0"/>
      <w:marRight w:val="0"/>
      <w:marTop w:val="0"/>
      <w:marBottom w:val="0"/>
      <w:divBdr>
        <w:top w:val="none" w:sz="0" w:space="0" w:color="auto"/>
        <w:left w:val="none" w:sz="0" w:space="0" w:color="auto"/>
        <w:bottom w:val="none" w:sz="0" w:space="0" w:color="auto"/>
        <w:right w:val="none" w:sz="0" w:space="0" w:color="auto"/>
      </w:divBdr>
    </w:div>
    <w:div w:id="1982610607">
      <w:bodyDiv w:val="1"/>
      <w:marLeft w:val="0"/>
      <w:marRight w:val="0"/>
      <w:marTop w:val="0"/>
      <w:marBottom w:val="0"/>
      <w:divBdr>
        <w:top w:val="none" w:sz="0" w:space="0" w:color="auto"/>
        <w:left w:val="none" w:sz="0" w:space="0" w:color="auto"/>
        <w:bottom w:val="none" w:sz="0" w:space="0" w:color="auto"/>
        <w:right w:val="none" w:sz="0" w:space="0" w:color="auto"/>
      </w:divBdr>
    </w:div>
    <w:div w:id="1989086735">
      <w:bodyDiv w:val="1"/>
      <w:marLeft w:val="0"/>
      <w:marRight w:val="0"/>
      <w:marTop w:val="0"/>
      <w:marBottom w:val="0"/>
      <w:divBdr>
        <w:top w:val="none" w:sz="0" w:space="0" w:color="auto"/>
        <w:left w:val="none" w:sz="0" w:space="0" w:color="auto"/>
        <w:bottom w:val="none" w:sz="0" w:space="0" w:color="auto"/>
        <w:right w:val="none" w:sz="0" w:space="0" w:color="auto"/>
      </w:divBdr>
    </w:div>
    <w:div w:id="1997688462">
      <w:bodyDiv w:val="1"/>
      <w:marLeft w:val="0"/>
      <w:marRight w:val="0"/>
      <w:marTop w:val="0"/>
      <w:marBottom w:val="0"/>
      <w:divBdr>
        <w:top w:val="none" w:sz="0" w:space="0" w:color="auto"/>
        <w:left w:val="none" w:sz="0" w:space="0" w:color="auto"/>
        <w:bottom w:val="none" w:sz="0" w:space="0" w:color="auto"/>
        <w:right w:val="none" w:sz="0" w:space="0" w:color="auto"/>
      </w:divBdr>
    </w:div>
    <w:div w:id="2007510053">
      <w:bodyDiv w:val="1"/>
      <w:marLeft w:val="0"/>
      <w:marRight w:val="0"/>
      <w:marTop w:val="0"/>
      <w:marBottom w:val="0"/>
      <w:divBdr>
        <w:top w:val="none" w:sz="0" w:space="0" w:color="auto"/>
        <w:left w:val="none" w:sz="0" w:space="0" w:color="auto"/>
        <w:bottom w:val="none" w:sz="0" w:space="0" w:color="auto"/>
        <w:right w:val="none" w:sz="0" w:space="0" w:color="auto"/>
      </w:divBdr>
    </w:div>
    <w:div w:id="2009088221">
      <w:bodyDiv w:val="1"/>
      <w:marLeft w:val="0"/>
      <w:marRight w:val="0"/>
      <w:marTop w:val="0"/>
      <w:marBottom w:val="0"/>
      <w:divBdr>
        <w:top w:val="none" w:sz="0" w:space="0" w:color="auto"/>
        <w:left w:val="none" w:sz="0" w:space="0" w:color="auto"/>
        <w:bottom w:val="none" w:sz="0" w:space="0" w:color="auto"/>
        <w:right w:val="none" w:sz="0" w:space="0" w:color="auto"/>
      </w:divBdr>
    </w:div>
    <w:div w:id="2010517156">
      <w:bodyDiv w:val="1"/>
      <w:marLeft w:val="0"/>
      <w:marRight w:val="0"/>
      <w:marTop w:val="0"/>
      <w:marBottom w:val="0"/>
      <w:divBdr>
        <w:top w:val="none" w:sz="0" w:space="0" w:color="auto"/>
        <w:left w:val="none" w:sz="0" w:space="0" w:color="auto"/>
        <w:bottom w:val="none" w:sz="0" w:space="0" w:color="auto"/>
        <w:right w:val="none" w:sz="0" w:space="0" w:color="auto"/>
      </w:divBdr>
    </w:div>
    <w:div w:id="2012172411">
      <w:bodyDiv w:val="1"/>
      <w:marLeft w:val="0"/>
      <w:marRight w:val="0"/>
      <w:marTop w:val="0"/>
      <w:marBottom w:val="0"/>
      <w:divBdr>
        <w:top w:val="none" w:sz="0" w:space="0" w:color="auto"/>
        <w:left w:val="none" w:sz="0" w:space="0" w:color="auto"/>
        <w:bottom w:val="none" w:sz="0" w:space="0" w:color="auto"/>
        <w:right w:val="none" w:sz="0" w:space="0" w:color="auto"/>
      </w:divBdr>
    </w:div>
    <w:div w:id="2016611339">
      <w:bodyDiv w:val="1"/>
      <w:marLeft w:val="0"/>
      <w:marRight w:val="0"/>
      <w:marTop w:val="0"/>
      <w:marBottom w:val="0"/>
      <w:divBdr>
        <w:top w:val="none" w:sz="0" w:space="0" w:color="auto"/>
        <w:left w:val="none" w:sz="0" w:space="0" w:color="auto"/>
        <w:bottom w:val="none" w:sz="0" w:space="0" w:color="auto"/>
        <w:right w:val="none" w:sz="0" w:space="0" w:color="auto"/>
      </w:divBdr>
    </w:div>
    <w:div w:id="2031176170">
      <w:bodyDiv w:val="1"/>
      <w:marLeft w:val="0"/>
      <w:marRight w:val="0"/>
      <w:marTop w:val="0"/>
      <w:marBottom w:val="0"/>
      <w:divBdr>
        <w:top w:val="none" w:sz="0" w:space="0" w:color="auto"/>
        <w:left w:val="none" w:sz="0" w:space="0" w:color="auto"/>
        <w:bottom w:val="none" w:sz="0" w:space="0" w:color="auto"/>
        <w:right w:val="none" w:sz="0" w:space="0" w:color="auto"/>
      </w:divBdr>
    </w:div>
    <w:div w:id="2033340798">
      <w:bodyDiv w:val="1"/>
      <w:marLeft w:val="0"/>
      <w:marRight w:val="0"/>
      <w:marTop w:val="0"/>
      <w:marBottom w:val="0"/>
      <w:divBdr>
        <w:top w:val="none" w:sz="0" w:space="0" w:color="auto"/>
        <w:left w:val="none" w:sz="0" w:space="0" w:color="auto"/>
        <w:bottom w:val="none" w:sz="0" w:space="0" w:color="auto"/>
        <w:right w:val="none" w:sz="0" w:space="0" w:color="auto"/>
      </w:divBdr>
    </w:div>
    <w:div w:id="2039695500">
      <w:bodyDiv w:val="1"/>
      <w:marLeft w:val="0"/>
      <w:marRight w:val="0"/>
      <w:marTop w:val="0"/>
      <w:marBottom w:val="0"/>
      <w:divBdr>
        <w:top w:val="none" w:sz="0" w:space="0" w:color="auto"/>
        <w:left w:val="none" w:sz="0" w:space="0" w:color="auto"/>
        <w:bottom w:val="none" w:sz="0" w:space="0" w:color="auto"/>
        <w:right w:val="none" w:sz="0" w:space="0" w:color="auto"/>
      </w:divBdr>
    </w:div>
    <w:div w:id="2043893013">
      <w:bodyDiv w:val="1"/>
      <w:marLeft w:val="0"/>
      <w:marRight w:val="0"/>
      <w:marTop w:val="0"/>
      <w:marBottom w:val="0"/>
      <w:divBdr>
        <w:top w:val="none" w:sz="0" w:space="0" w:color="auto"/>
        <w:left w:val="none" w:sz="0" w:space="0" w:color="auto"/>
        <w:bottom w:val="none" w:sz="0" w:space="0" w:color="auto"/>
        <w:right w:val="none" w:sz="0" w:space="0" w:color="auto"/>
      </w:divBdr>
    </w:div>
    <w:div w:id="2048875412">
      <w:bodyDiv w:val="1"/>
      <w:marLeft w:val="0"/>
      <w:marRight w:val="0"/>
      <w:marTop w:val="0"/>
      <w:marBottom w:val="0"/>
      <w:divBdr>
        <w:top w:val="none" w:sz="0" w:space="0" w:color="auto"/>
        <w:left w:val="none" w:sz="0" w:space="0" w:color="auto"/>
        <w:bottom w:val="none" w:sz="0" w:space="0" w:color="auto"/>
        <w:right w:val="none" w:sz="0" w:space="0" w:color="auto"/>
      </w:divBdr>
    </w:div>
    <w:div w:id="2064214207">
      <w:bodyDiv w:val="1"/>
      <w:marLeft w:val="0"/>
      <w:marRight w:val="0"/>
      <w:marTop w:val="0"/>
      <w:marBottom w:val="0"/>
      <w:divBdr>
        <w:top w:val="none" w:sz="0" w:space="0" w:color="auto"/>
        <w:left w:val="none" w:sz="0" w:space="0" w:color="auto"/>
        <w:bottom w:val="none" w:sz="0" w:space="0" w:color="auto"/>
        <w:right w:val="none" w:sz="0" w:space="0" w:color="auto"/>
      </w:divBdr>
    </w:div>
    <w:div w:id="2064910584">
      <w:bodyDiv w:val="1"/>
      <w:marLeft w:val="0"/>
      <w:marRight w:val="0"/>
      <w:marTop w:val="0"/>
      <w:marBottom w:val="0"/>
      <w:divBdr>
        <w:top w:val="none" w:sz="0" w:space="0" w:color="auto"/>
        <w:left w:val="none" w:sz="0" w:space="0" w:color="auto"/>
        <w:bottom w:val="none" w:sz="0" w:space="0" w:color="auto"/>
        <w:right w:val="none" w:sz="0" w:space="0" w:color="auto"/>
      </w:divBdr>
    </w:div>
    <w:div w:id="2065635731">
      <w:bodyDiv w:val="1"/>
      <w:marLeft w:val="0"/>
      <w:marRight w:val="0"/>
      <w:marTop w:val="0"/>
      <w:marBottom w:val="0"/>
      <w:divBdr>
        <w:top w:val="none" w:sz="0" w:space="0" w:color="auto"/>
        <w:left w:val="none" w:sz="0" w:space="0" w:color="auto"/>
        <w:bottom w:val="none" w:sz="0" w:space="0" w:color="auto"/>
        <w:right w:val="none" w:sz="0" w:space="0" w:color="auto"/>
      </w:divBdr>
    </w:div>
    <w:div w:id="2065716412">
      <w:bodyDiv w:val="1"/>
      <w:marLeft w:val="0"/>
      <w:marRight w:val="0"/>
      <w:marTop w:val="0"/>
      <w:marBottom w:val="0"/>
      <w:divBdr>
        <w:top w:val="none" w:sz="0" w:space="0" w:color="auto"/>
        <w:left w:val="none" w:sz="0" w:space="0" w:color="auto"/>
        <w:bottom w:val="none" w:sz="0" w:space="0" w:color="auto"/>
        <w:right w:val="none" w:sz="0" w:space="0" w:color="auto"/>
      </w:divBdr>
    </w:div>
    <w:div w:id="2070112699">
      <w:bodyDiv w:val="1"/>
      <w:marLeft w:val="0"/>
      <w:marRight w:val="0"/>
      <w:marTop w:val="0"/>
      <w:marBottom w:val="0"/>
      <w:divBdr>
        <w:top w:val="none" w:sz="0" w:space="0" w:color="auto"/>
        <w:left w:val="none" w:sz="0" w:space="0" w:color="auto"/>
        <w:bottom w:val="none" w:sz="0" w:space="0" w:color="auto"/>
        <w:right w:val="none" w:sz="0" w:space="0" w:color="auto"/>
      </w:divBdr>
    </w:div>
    <w:div w:id="2071534260">
      <w:bodyDiv w:val="1"/>
      <w:marLeft w:val="0"/>
      <w:marRight w:val="0"/>
      <w:marTop w:val="0"/>
      <w:marBottom w:val="0"/>
      <w:divBdr>
        <w:top w:val="none" w:sz="0" w:space="0" w:color="auto"/>
        <w:left w:val="none" w:sz="0" w:space="0" w:color="auto"/>
        <w:bottom w:val="none" w:sz="0" w:space="0" w:color="auto"/>
        <w:right w:val="none" w:sz="0" w:space="0" w:color="auto"/>
      </w:divBdr>
    </w:div>
    <w:div w:id="2071878147">
      <w:bodyDiv w:val="1"/>
      <w:marLeft w:val="0"/>
      <w:marRight w:val="0"/>
      <w:marTop w:val="0"/>
      <w:marBottom w:val="0"/>
      <w:divBdr>
        <w:top w:val="none" w:sz="0" w:space="0" w:color="auto"/>
        <w:left w:val="none" w:sz="0" w:space="0" w:color="auto"/>
        <w:bottom w:val="none" w:sz="0" w:space="0" w:color="auto"/>
        <w:right w:val="none" w:sz="0" w:space="0" w:color="auto"/>
      </w:divBdr>
    </w:div>
    <w:div w:id="2103529637">
      <w:bodyDiv w:val="1"/>
      <w:marLeft w:val="0"/>
      <w:marRight w:val="0"/>
      <w:marTop w:val="0"/>
      <w:marBottom w:val="0"/>
      <w:divBdr>
        <w:top w:val="none" w:sz="0" w:space="0" w:color="auto"/>
        <w:left w:val="none" w:sz="0" w:space="0" w:color="auto"/>
        <w:bottom w:val="none" w:sz="0" w:space="0" w:color="auto"/>
        <w:right w:val="none" w:sz="0" w:space="0" w:color="auto"/>
      </w:divBdr>
    </w:div>
    <w:div w:id="2104492636">
      <w:bodyDiv w:val="1"/>
      <w:marLeft w:val="0"/>
      <w:marRight w:val="0"/>
      <w:marTop w:val="0"/>
      <w:marBottom w:val="0"/>
      <w:divBdr>
        <w:top w:val="none" w:sz="0" w:space="0" w:color="auto"/>
        <w:left w:val="none" w:sz="0" w:space="0" w:color="auto"/>
        <w:bottom w:val="none" w:sz="0" w:space="0" w:color="auto"/>
        <w:right w:val="none" w:sz="0" w:space="0" w:color="auto"/>
      </w:divBdr>
    </w:div>
    <w:div w:id="2106147129">
      <w:bodyDiv w:val="1"/>
      <w:marLeft w:val="0"/>
      <w:marRight w:val="0"/>
      <w:marTop w:val="0"/>
      <w:marBottom w:val="0"/>
      <w:divBdr>
        <w:top w:val="none" w:sz="0" w:space="0" w:color="auto"/>
        <w:left w:val="none" w:sz="0" w:space="0" w:color="auto"/>
        <w:bottom w:val="none" w:sz="0" w:space="0" w:color="auto"/>
        <w:right w:val="none" w:sz="0" w:space="0" w:color="auto"/>
      </w:divBdr>
    </w:div>
    <w:div w:id="2121143588">
      <w:bodyDiv w:val="1"/>
      <w:marLeft w:val="0"/>
      <w:marRight w:val="0"/>
      <w:marTop w:val="0"/>
      <w:marBottom w:val="0"/>
      <w:divBdr>
        <w:top w:val="none" w:sz="0" w:space="0" w:color="auto"/>
        <w:left w:val="none" w:sz="0" w:space="0" w:color="auto"/>
        <w:bottom w:val="none" w:sz="0" w:space="0" w:color="auto"/>
        <w:right w:val="none" w:sz="0" w:space="0" w:color="auto"/>
      </w:divBdr>
    </w:div>
    <w:div w:id="2129009494">
      <w:bodyDiv w:val="1"/>
      <w:marLeft w:val="0"/>
      <w:marRight w:val="0"/>
      <w:marTop w:val="0"/>
      <w:marBottom w:val="0"/>
      <w:divBdr>
        <w:top w:val="none" w:sz="0" w:space="0" w:color="auto"/>
        <w:left w:val="none" w:sz="0" w:space="0" w:color="auto"/>
        <w:bottom w:val="none" w:sz="0" w:space="0" w:color="auto"/>
        <w:right w:val="none" w:sz="0" w:space="0" w:color="auto"/>
      </w:divBdr>
    </w:div>
    <w:div w:id="213910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github.com/THU-KEG/MOOCCubeX/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A67B77ADD8A4C749A8716442378B3676" ma:contentTypeVersion="10" ma:contentTypeDescription="Tạo tài liệu mới." ma:contentTypeScope="" ma:versionID="8f8692eb2c0fc3eb87029e919d15dbe3">
  <xsd:schema xmlns:xsd="http://www.w3.org/2001/XMLSchema" xmlns:xs="http://www.w3.org/2001/XMLSchema" xmlns:p="http://schemas.microsoft.com/office/2006/metadata/properties" xmlns:ns3="4c76fb83-11e4-4589-a871-d83b6240f358" xmlns:ns4="17aa0e47-1941-48d6-97ee-482bb1ce855b" targetNamespace="http://schemas.microsoft.com/office/2006/metadata/properties" ma:root="true" ma:fieldsID="330a0a84f00b359a902677f7120c237f" ns3:_="" ns4:_="">
    <xsd:import namespace="4c76fb83-11e4-4589-a871-d83b6240f358"/>
    <xsd:import namespace="17aa0e47-1941-48d6-97ee-482bb1ce855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76fb83-11e4-4589-a871-d83b6240f3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aa0e47-1941-48d6-97ee-482bb1ce855b"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element name="SharingHintHash" ma:index="17"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c76fb83-11e4-4589-a871-d83b6240f35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784AB-5A79-4339-B54F-BD5C3AA36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76fb83-11e4-4589-a871-d83b6240f358"/>
    <ds:schemaRef ds:uri="17aa0e47-1941-48d6-97ee-482bb1ce85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8C1485-C200-4783-8F8C-4036B70E5AE7}">
  <ds:schemaRefs>
    <ds:schemaRef ds:uri="http://schemas.microsoft.com/sharepoint/v3/contenttype/forms"/>
  </ds:schemaRefs>
</ds:datastoreItem>
</file>

<file path=customXml/itemProps3.xml><?xml version="1.0" encoding="utf-8"?>
<ds:datastoreItem xmlns:ds="http://schemas.openxmlformats.org/officeDocument/2006/customXml" ds:itemID="{4AB48F34-9046-474D-9AE2-310CE86B37D7}">
  <ds:schemaRefs>
    <ds:schemaRef ds:uri="http://schemas.microsoft.com/office/2006/metadata/properties"/>
    <ds:schemaRef ds:uri="http://schemas.microsoft.com/office/infopath/2007/PartnerControls"/>
    <ds:schemaRef ds:uri="4c76fb83-11e4-4589-a871-d83b6240f358"/>
  </ds:schemaRefs>
</ds:datastoreItem>
</file>

<file path=customXml/itemProps4.xml><?xml version="1.0" encoding="utf-8"?>
<ds:datastoreItem xmlns:ds="http://schemas.openxmlformats.org/officeDocument/2006/customXml" ds:itemID="{21866C7D-0FAA-4067-B949-C5FC3F1D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52</Pages>
  <Words>7877</Words>
  <Characters>44899</Characters>
  <Application>Microsoft Office Word</Application>
  <DocSecurity>0</DocSecurity>
  <Lines>374</Lines>
  <Paragraphs>105</Paragraphs>
  <ScaleCrop>false</ScaleCrop>
  <Company/>
  <LinksUpToDate>false</LinksUpToDate>
  <CharactersWithSpaces>52671</CharactersWithSpaces>
  <SharedDoc>false</SharedDoc>
  <HLinks>
    <vt:vector size="282" baseType="variant">
      <vt:variant>
        <vt:i4>3866727</vt:i4>
      </vt:variant>
      <vt:variant>
        <vt:i4>279</vt:i4>
      </vt:variant>
      <vt:variant>
        <vt:i4>0</vt:i4>
      </vt:variant>
      <vt:variant>
        <vt:i4>5</vt:i4>
      </vt:variant>
      <vt:variant>
        <vt:lpwstr>https://github.com/THU-KEG/MOOCCubeX/tree/main</vt:lpwstr>
      </vt:variant>
      <vt:variant>
        <vt:lpwstr/>
      </vt:variant>
      <vt:variant>
        <vt:i4>1114160</vt:i4>
      </vt:variant>
      <vt:variant>
        <vt:i4>272</vt:i4>
      </vt:variant>
      <vt:variant>
        <vt:i4>0</vt:i4>
      </vt:variant>
      <vt:variant>
        <vt:i4>5</vt:i4>
      </vt:variant>
      <vt:variant>
        <vt:lpwstr/>
      </vt:variant>
      <vt:variant>
        <vt:lpwstr>_Toc184761386</vt:lpwstr>
      </vt:variant>
      <vt:variant>
        <vt:i4>1114160</vt:i4>
      </vt:variant>
      <vt:variant>
        <vt:i4>266</vt:i4>
      </vt:variant>
      <vt:variant>
        <vt:i4>0</vt:i4>
      </vt:variant>
      <vt:variant>
        <vt:i4>5</vt:i4>
      </vt:variant>
      <vt:variant>
        <vt:lpwstr/>
      </vt:variant>
      <vt:variant>
        <vt:lpwstr>_Toc184761385</vt:lpwstr>
      </vt:variant>
      <vt:variant>
        <vt:i4>1114160</vt:i4>
      </vt:variant>
      <vt:variant>
        <vt:i4>260</vt:i4>
      </vt:variant>
      <vt:variant>
        <vt:i4>0</vt:i4>
      </vt:variant>
      <vt:variant>
        <vt:i4>5</vt:i4>
      </vt:variant>
      <vt:variant>
        <vt:lpwstr/>
      </vt:variant>
      <vt:variant>
        <vt:lpwstr>_Toc184761384</vt:lpwstr>
      </vt:variant>
      <vt:variant>
        <vt:i4>1114160</vt:i4>
      </vt:variant>
      <vt:variant>
        <vt:i4>254</vt:i4>
      </vt:variant>
      <vt:variant>
        <vt:i4>0</vt:i4>
      </vt:variant>
      <vt:variant>
        <vt:i4>5</vt:i4>
      </vt:variant>
      <vt:variant>
        <vt:lpwstr/>
      </vt:variant>
      <vt:variant>
        <vt:lpwstr>_Toc184761383</vt:lpwstr>
      </vt:variant>
      <vt:variant>
        <vt:i4>1114160</vt:i4>
      </vt:variant>
      <vt:variant>
        <vt:i4>248</vt:i4>
      </vt:variant>
      <vt:variant>
        <vt:i4>0</vt:i4>
      </vt:variant>
      <vt:variant>
        <vt:i4>5</vt:i4>
      </vt:variant>
      <vt:variant>
        <vt:lpwstr/>
      </vt:variant>
      <vt:variant>
        <vt:lpwstr>_Toc184761382</vt:lpwstr>
      </vt:variant>
      <vt:variant>
        <vt:i4>1114160</vt:i4>
      </vt:variant>
      <vt:variant>
        <vt:i4>242</vt:i4>
      </vt:variant>
      <vt:variant>
        <vt:i4>0</vt:i4>
      </vt:variant>
      <vt:variant>
        <vt:i4>5</vt:i4>
      </vt:variant>
      <vt:variant>
        <vt:lpwstr/>
      </vt:variant>
      <vt:variant>
        <vt:lpwstr>_Toc184761381</vt:lpwstr>
      </vt:variant>
      <vt:variant>
        <vt:i4>1114160</vt:i4>
      </vt:variant>
      <vt:variant>
        <vt:i4>236</vt:i4>
      </vt:variant>
      <vt:variant>
        <vt:i4>0</vt:i4>
      </vt:variant>
      <vt:variant>
        <vt:i4>5</vt:i4>
      </vt:variant>
      <vt:variant>
        <vt:lpwstr/>
      </vt:variant>
      <vt:variant>
        <vt:lpwstr>_Toc184761380</vt:lpwstr>
      </vt:variant>
      <vt:variant>
        <vt:i4>1966128</vt:i4>
      </vt:variant>
      <vt:variant>
        <vt:i4>230</vt:i4>
      </vt:variant>
      <vt:variant>
        <vt:i4>0</vt:i4>
      </vt:variant>
      <vt:variant>
        <vt:i4>5</vt:i4>
      </vt:variant>
      <vt:variant>
        <vt:lpwstr/>
      </vt:variant>
      <vt:variant>
        <vt:lpwstr>_Toc184761379</vt:lpwstr>
      </vt:variant>
      <vt:variant>
        <vt:i4>1966128</vt:i4>
      </vt:variant>
      <vt:variant>
        <vt:i4>224</vt:i4>
      </vt:variant>
      <vt:variant>
        <vt:i4>0</vt:i4>
      </vt:variant>
      <vt:variant>
        <vt:i4>5</vt:i4>
      </vt:variant>
      <vt:variant>
        <vt:lpwstr/>
      </vt:variant>
      <vt:variant>
        <vt:lpwstr>_Toc184761378</vt:lpwstr>
      </vt:variant>
      <vt:variant>
        <vt:i4>1966128</vt:i4>
      </vt:variant>
      <vt:variant>
        <vt:i4>218</vt:i4>
      </vt:variant>
      <vt:variant>
        <vt:i4>0</vt:i4>
      </vt:variant>
      <vt:variant>
        <vt:i4>5</vt:i4>
      </vt:variant>
      <vt:variant>
        <vt:lpwstr/>
      </vt:variant>
      <vt:variant>
        <vt:lpwstr>_Toc184761377</vt:lpwstr>
      </vt:variant>
      <vt:variant>
        <vt:i4>1966128</vt:i4>
      </vt:variant>
      <vt:variant>
        <vt:i4>212</vt:i4>
      </vt:variant>
      <vt:variant>
        <vt:i4>0</vt:i4>
      </vt:variant>
      <vt:variant>
        <vt:i4>5</vt:i4>
      </vt:variant>
      <vt:variant>
        <vt:lpwstr/>
      </vt:variant>
      <vt:variant>
        <vt:lpwstr>_Toc184761376</vt:lpwstr>
      </vt:variant>
      <vt:variant>
        <vt:i4>1966128</vt:i4>
      </vt:variant>
      <vt:variant>
        <vt:i4>206</vt:i4>
      </vt:variant>
      <vt:variant>
        <vt:i4>0</vt:i4>
      </vt:variant>
      <vt:variant>
        <vt:i4>5</vt:i4>
      </vt:variant>
      <vt:variant>
        <vt:lpwstr/>
      </vt:variant>
      <vt:variant>
        <vt:lpwstr>_Toc184761375</vt:lpwstr>
      </vt:variant>
      <vt:variant>
        <vt:i4>1966128</vt:i4>
      </vt:variant>
      <vt:variant>
        <vt:i4>200</vt:i4>
      </vt:variant>
      <vt:variant>
        <vt:i4>0</vt:i4>
      </vt:variant>
      <vt:variant>
        <vt:i4>5</vt:i4>
      </vt:variant>
      <vt:variant>
        <vt:lpwstr/>
      </vt:variant>
      <vt:variant>
        <vt:lpwstr>_Toc184761374</vt:lpwstr>
      </vt:variant>
      <vt:variant>
        <vt:i4>1966128</vt:i4>
      </vt:variant>
      <vt:variant>
        <vt:i4>194</vt:i4>
      </vt:variant>
      <vt:variant>
        <vt:i4>0</vt:i4>
      </vt:variant>
      <vt:variant>
        <vt:i4>5</vt:i4>
      </vt:variant>
      <vt:variant>
        <vt:lpwstr/>
      </vt:variant>
      <vt:variant>
        <vt:lpwstr>_Toc184761373</vt:lpwstr>
      </vt:variant>
      <vt:variant>
        <vt:i4>1966128</vt:i4>
      </vt:variant>
      <vt:variant>
        <vt:i4>188</vt:i4>
      </vt:variant>
      <vt:variant>
        <vt:i4>0</vt:i4>
      </vt:variant>
      <vt:variant>
        <vt:i4>5</vt:i4>
      </vt:variant>
      <vt:variant>
        <vt:lpwstr/>
      </vt:variant>
      <vt:variant>
        <vt:lpwstr>_Toc184761372</vt:lpwstr>
      </vt:variant>
      <vt:variant>
        <vt:i4>1966128</vt:i4>
      </vt:variant>
      <vt:variant>
        <vt:i4>182</vt:i4>
      </vt:variant>
      <vt:variant>
        <vt:i4>0</vt:i4>
      </vt:variant>
      <vt:variant>
        <vt:i4>5</vt:i4>
      </vt:variant>
      <vt:variant>
        <vt:lpwstr/>
      </vt:variant>
      <vt:variant>
        <vt:lpwstr>_Toc184761371</vt:lpwstr>
      </vt:variant>
      <vt:variant>
        <vt:i4>1966128</vt:i4>
      </vt:variant>
      <vt:variant>
        <vt:i4>176</vt:i4>
      </vt:variant>
      <vt:variant>
        <vt:i4>0</vt:i4>
      </vt:variant>
      <vt:variant>
        <vt:i4>5</vt:i4>
      </vt:variant>
      <vt:variant>
        <vt:lpwstr/>
      </vt:variant>
      <vt:variant>
        <vt:lpwstr>_Toc184761370</vt:lpwstr>
      </vt:variant>
      <vt:variant>
        <vt:i4>2031664</vt:i4>
      </vt:variant>
      <vt:variant>
        <vt:i4>170</vt:i4>
      </vt:variant>
      <vt:variant>
        <vt:i4>0</vt:i4>
      </vt:variant>
      <vt:variant>
        <vt:i4>5</vt:i4>
      </vt:variant>
      <vt:variant>
        <vt:lpwstr/>
      </vt:variant>
      <vt:variant>
        <vt:lpwstr>_Toc184761369</vt:lpwstr>
      </vt:variant>
      <vt:variant>
        <vt:i4>2031664</vt:i4>
      </vt:variant>
      <vt:variant>
        <vt:i4>164</vt:i4>
      </vt:variant>
      <vt:variant>
        <vt:i4>0</vt:i4>
      </vt:variant>
      <vt:variant>
        <vt:i4>5</vt:i4>
      </vt:variant>
      <vt:variant>
        <vt:lpwstr/>
      </vt:variant>
      <vt:variant>
        <vt:lpwstr>_Toc184761368</vt:lpwstr>
      </vt:variant>
      <vt:variant>
        <vt:i4>2031664</vt:i4>
      </vt:variant>
      <vt:variant>
        <vt:i4>158</vt:i4>
      </vt:variant>
      <vt:variant>
        <vt:i4>0</vt:i4>
      </vt:variant>
      <vt:variant>
        <vt:i4>5</vt:i4>
      </vt:variant>
      <vt:variant>
        <vt:lpwstr/>
      </vt:variant>
      <vt:variant>
        <vt:lpwstr>_Toc184761367</vt:lpwstr>
      </vt:variant>
      <vt:variant>
        <vt:i4>2031664</vt:i4>
      </vt:variant>
      <vt:variant>
        <vt:i4>152</vt:i4>
      </vt:variant>
      <vt:variant>
        <vt:i4>0</vt:i4>
      </vt:variant>
      <vt:variant>
        <vt:i4>5</vt:i4>
      </vt:variant>
      <vt:variant>
        <vt:lpwstr/>
      </vt:variant>
      <vt:variant>
        <vt:lpwstr>_Toc184761366</vt:lpwstr>
      </vt:variant>
      <vt:variant>
        <vt:i4>2031664</vt:i4>
      </vt:variant>
      <vt:variant>
        <vt:i4>146</vt:i4>
      </vt:variant>
      <vt:variant>
        <vt:i4>0</vt:i4>
      </vt:variant>
      <vt:variant>
        <vt:i4>5</vt:i4>
      </vt:variant>
      <vt:variant>
        <vt:lpwstr/>
      </vt:variant>
      <vt:variant>
        <vt:lpwstr>_Toc184761365</vt:lpwstr>
      </vt:variant>
      <vt:variant>
        <vt:i4>2031664</vt:i4>
      </vt:variant>
      <vt:variant>
        <vt:i4>140</vt:i4>
      </vt:variant>
      <vt:variant>
        <vt:i4>0</vt:i4>
      </vt:variant>
      <vt:variant>
        <vt:i4>5</vt:i4>
      </vt:variant>
      <vt:variant>
        <vt:lpwstr/>
      </vt:variant>
      <vt:variant>
        <vt:lpwstr>_Toc184761364</vt:lpwstr>
      </vt:variant>
      <vt:variant>
        <vt:i4>2031664</vt:i4>
      </vt:variant>
      <vt:variant>
        <vt:i4>134</vt:i4>
      </vt:variant>
      <vt:variant>
        <vt:i4>0</vt:i4>
      </vt:variant>
      <vt:variant>
        <vt:i4>5</vt:i4>
      </vt:variant>
      <vt:variant>
        <vt:lpwstr/>
      </vt:variant>
      <vt:variant>
        <vt:lpwstr>_Toc184761363</vt:lpwstr>
      </vt:variant>
      <vt:variant>
        <vt:i4>2031664</vt:i4>
      </vt:variant>
      <vt:variant>
        <vt:i4>128</vt:i4>
      </vt:variant>
      <vt:variant>
        <vt:i4>0</vt:i4>
      </vt:variant>
      <vt:variant>
        <vt:i4>5</vt:i4>
      </vt:variant>
      <vt:variant>
        <vt:lpwstr/>
      </vt:variant>
      <vt:variant>
        <vt:lpwstr>_Toc184761362</vt:lpwstr>
      </vt:variant>
      <vt:variant>
        <vt:i4>2031664</vt:i4>
      </vt:variant>
      <vt:variant>
        <vt:i4>122</vt:i4>
      </vt:variant>
      <vt:variant>
        <vt:i4>0</vt:i4>
      </vt:variant>
      <vt:variant>
        <vt:i4>5</vt:i4>
      </vt:variant>
      <vt:variant>
        <vt:lpwstr/>
      </vt:variant>
      <vt:variant>
        <vt:lpwstr>_Toc184761361</vt:lpwstr>
      </vt:variant>
      <vt:variant>
        <vt:i4>2031664</vt:i4>
      </vt:variant>
      <vt:variant>
        <vt:i4>116</vt:i4>
      </vt:variant>
      <vt:variant>
        <vt:i4>0</vt:i4>
      </vt:variant>
      <vt:variant>
        <vt:i4>5</vt:i4>
      </vt:variant>
      <vt:variant>
        <vt:lpwstr/>
      </vt:variant>
      <vt:variant>
        <vt:lpwstr>_Toc184761360</vt:lpwstr>
      </vt:variant>
      <vt:variant>
        <vt:i4>1835056</vt:i4>
      </vt:variant>
      <vt:variant>
        <vt:i4>110</vt:i4>
      </vt:variant>
      <vt:variant>
        <vt:i4>0</vt:i4>
      </vt:variant>
      <vt:variant>
        <vt:i4>5</vt:i4>
      </vt:variant>
      <vt:variant>
        <vt:lpwstr/>
      </vt:variant>
      <vt:variant>
        <vt:lpwstr>_Toc184761359</vt:lpwstr>
      </vt:variant>
      <vt:variant>
        <vt:i4>1835056</vt:i4>
      </vt:variant>
      <vt:variant>
        <vt:i4>104</vt:i4>
      </vt:variant>
      <vt:variant>
        <vt:i4>0</vt:i4>
      </vt:variant>
      <vt:variant>
        <vt:i4>5</vt:i4>
      </vt:variant>
      <vt:variant>
        <vt:lpwstr/>
      </vt:variant>
      <vt:variant>
        <vt:lpwstr>_Toc184761358</vt:lpwstr>
      </vt:variant>
      <vt:variant>
        <vt:i4>1835056</vt:i4>
      </vt:variant>
      <vt:variant>
        <vt:i4>98</vt:i4>
      </vt:variant>
      <vt:variant>
        <vt:i4>0</vt:i4>
      </vt:variant>
      <vt:variant>
        <vt:i4>5</vt:i4>
      </vt:variant>
      <vt:variant>
        <vt:lpwstr/>
      </vt:variant>
      <vt:variant>
        <vt:lpwstr>_Toc184761357</vt:lpwstr>
      </vt:variant>
      <vt:variant>
        <vt:i4>1835056</vt:i4>
      </vt:variant>
      <vt:variant>
        <vt:i4>92</vt:i4>
      </vt:variant>
      <vt:variant>
        <vt:i4>0</vt:i4>
      </vt:variant>
      <vt:variant>
        <vt:i4>5</vt:i4>
      </vt:variant>
      <vt:variant>
        <vt:lpwstr/>
      </vt:variant>
      <vt:variant>
        <vt:lpwstr>_Toc184761356</vt:lpwstr>
      </vt:variant>
      <vt:variant>
        <vt:i4>1835056</vt:i4>
      </vt:variant>
      <vt:variant>
        <vt:i4>86</vt:i4>
      </vt:variant>
      <vt:variant>
        <vt:i4>0</vt:i4>
      </vt:variant>
      <vt:variant>
        <vt:i4>5</vt:i4>
      </vt:variant>
      <vt:variant>
        <vt:lpwstr/>
      </vt:variant>
      <vt:variant>
        <vt:lpwstr>_Toc184761355</vt:lpwstr>
      </vt:variant>
      <vt:variant>
        <vt:i4>1835056</vt:i4>
      </vt:variant>
      <vt:variant>
        <vt:i4>80</vt:i4>
      </vt:variant>
      <vt:variant>
        <vt:i4>0</vt:i4>
      </vt:variant>
      <vt:variant>
        <vt:i4>5</vt:i4>
      </vt:variant>
      <vt:variant>
        <vt:lpwstr/>
      </vt:variant>
      <vt:variant>
        <vt:lpwstr>_Toc184761354</vt:lpwstr>
      </vt:variant>
      <vt:variant>
        <vt:i4>1835056</vt:i4>
      </vt:variant>
      <vt:variant>
        <vt:i4>74</vt:i4>
      </vt:variant>
      <vt:variant>
        <vt:i4>0</vt:i4>
      </vt:variant>
      <vt:variant>
        <vt:i4>5</vt:i4>
      </vt:variant>
      <vt:variant>
        <vt:lpwstr/>
      </vt:variant>
      <vt:variant>
        <vt:lpwstr>_Toc184761353</vt:lpwstr>
      </vt:variant>
      <vt:variant>
        <vt:i4>1835056</vt:i4>
      </vt:variant>
      <vt:variant>
        <vt:i4>68</vt:i4>
      </vt:variant>
      <vt:variant>
        <vt:i4>0</vt:i4>
      </vt:variant>
      <vt:variant>
        <vt:i4>5</vt:i4>
      </vt:variant>
      <vt:variant>
        <vt:lpwstr/>
      </vt:variant>
      <vt:variant>
        <vt:lpwstr>_Toc184761352</vt:lpwstr>
      </vt:variant>
      <vt:variant>
        <vt:i4>1835056</vt:i4>
      </vt:variant>
      <vt:variant>
        <vt:i4>62</vt:i4>
      </vt:variant>
      <vt:variant>
        <vt:i4>0</vt:i4>
      </vt:variant>
      <vt:variant>
        <vt:i4>5</vt:i4>
      </vt:variant>
      <vt:variant>
        <vt:lpwstr/>
      </vt:variant>
      <vt:variant>
        <vt:lpwstr>_Toc184761351</vt:lpwstr>
      </vt:variant>
      <vt:variant>
        <vt:i4>1835056</vt:i4>
      </vt:variant>
      <vt:variant>
        <vt:i4>56</vt:i4>
      </vt:variant>
      <vt:variant>
        <vt:i4>0</vt:i4>
      </vt:variant>
      <vt:variant>
        <vt:i4>5</vt:i4>
      </vt:variant>
      <vt:variant>
        <vt:lpwstr/>
      </vt:variant>
      <vt:variant>
        <vt:lpwstr>_Toc184761350</vt:lpwstr>
      </vt:variant>
      <vt:variant>
        <vt:i4>1900592</vt:i4>
      </vt:variant>
      <vt:variant>
        <vt:i4>50</vt:i4>
      </vt:variant>
      <vt:variant>
        <vt:i4>0</vt:i4>
      </vt:variant>
      <vt:variant>
        <vt:i4>5</vt:i4>
      </vt:variant>
      <vt:variant>
        <vt:lpwstr/>
      </vt:variant>
      <vt:variant>
        <vt:lpwstr>_Toc184761349</vt:lpwstr>
      </vt:variant>
      <vt:variant>
        <vt:i4>1900592</vt:i4>
      </vt:variant>
      <vt:variant>
        <vt:i4>44</vt:i4>
      </vt:variant>
      <vt:variant>
        <vt:i4>0</vt:i4>
      </vt:variant>
      <vt:variant>
        <vt:i4>5</vt:i4>
      </vt:variant>
      <vt:variant>
        <vt:lpwstr/>
      </vt:variant>
      <vt:variant>
        <vt:lpwstr>_Toc184761348</vt:lpwstr>
      </vt:variant>
      <vt:variant>
        <vt:i4>1900592</vt:i4>
      </vt:variant>
      <vt:variant>
        <vt:i4>38</vt:i4>
      </vt:variant>
      <vt:variant>
        <vt:i4>0</vt:i4>
      </vt:variant>
      <vt:variant>
        <vt:i4>5</vt:i4>
      </vt:variant>
      <vt:variant>
        <vt:lpwstr/>
      </vt:variant>
      <vt:variant>
        <vt:lpwstr>_Toc184761347</vt:lpwstr>
      </vt:variant>
      <vt:variant>
        <vt:i4>1900592</vt:i4>
      </vt:variant>
      <vt:variant>
        <vt:i4>32</vt:i4>
      </vt:variant>
      <vt:variant>
        <vt:i4>0</vt:i4>
      </vt:variant>
      <vt:variant>
        <vt:i4>5</vt:i4>
      </vt:variant>
      <vt:variant>
        <vt:lpwstr/>
      </vt:variant>
      <vt:variant>
        <vt:lpwstr>_Toc184761346</vt:lpwstr>
      </vt:variant>
      <vt:variant>
        <vt:i4>1900592</vt:i4>
      </vt:variant>
      <vt:variant>
        <vt:i4>26</vt:i4>
      </vt:variant>
      <vt:variant>
        <vt:i4>0</vt:i4>
      </vt:variant>
      <vt:variant>
        <vt:i4>5</vt:i4>
      </vt:variant>
      <vt:variant>
        <vt:lpwstr/>
      </vt:variant>
      <vt:variant>
        <vt:lpwstr>_Toc184761345</vt:lpwstr>
      </vt:variant>
      <vt:variant>
        <vt:i4>1900592</vt:i4>
      </vt:variant>
      <vt:variant>
        <vt:i4>20</vt:i4>
      </vt:variant>
      <vt:variant>
        <vt:i4>0</vt:i4>
      </vt:variant>
      <vt:variant>
        <vt:i4>5</vt:i4>
      </vt:variant>
      <vt:variant>
        <vt:lpwstr/>
      </vt:variant>
      <vt:variant>
        <vt:lpwstr>_Toc184761344</vt:lpwstr>
      </vt:variant>
      <vt:variant>
        <vt:i4>1900592</vt:i4>
      </vt:variant>
      <vt:variant>
        <vt:i4>14</vt:i4>
      </vt:variant>
      <vt:variant>
        <vt:i4>0</vt:i4>
      </vt:variant>
      <vt:variant>
        <vt:i4>5</vt:i4>
      </vt:variant>
      <vt:variant>
        <vt:lpwstr/>
      </vt:variant>
      <vt:variant>
        <vt:lpwstr>_Toc184761343</vt:lpwstr>
      </vt:variant>
      <vt:variant>
        <vt:i4>1900592</vt:i4>
      </vt:variant>
      <vt:variant>
        <vt:i4>8</vt:i4>
      </vt:variant>
      <vt:variant>
        <vt:i4>0</vt:i4>
      </vt:variant>
      <vt:variant>
        <vt:i4>5</vt:i4>
      </vt:variant>
      <vt:variant>
        <vt:lpwstr/>
      </vt:variant>
      <vt:variant>
        <vt:lpwstr>_Toc184761342</vt:lpwstr>
      </vt:variant>
      <vt:variant>
        <vt:i4>1900592</vt:i4>
      </vt:variant>
      <vt:variant>
        <vt:i4>2</vt:i4>
      </vt:variant>
      <vt:variant>
        <vt:i4>0</vt:i4>
      </vt:variant>
      <vt:variant>
        <vt:i4>5</vt:i4>
      </vt:variant>
      <vt:variant>
        <vt:lpwstr/>
      </vt:variant>
      <vt:variant>
        <vt:lpwstr>_Toc184761341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Mỹ Xoan</dc:creator>
  <cp:keywords/>
  <dc:description/>
  <cp:lastModifiedBy>Lê Anh Duy</cp:lastModifiedBy>
  <cp:revision>469</cp:revision>
  <cp:lastPrinted>2024-12-10T15:45:00Z</cp:lastPrinted>
  <dcterms:created xsi:type="dcterms:W3CDTF">2024-11-06T07:17:00Z</dcterms:created>
  <dcterms:modified xsi:type="dcterms:W3CDTF">2024-12-10T15:46:00Z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0x010100A67B77ADD8A4C749A8716442378B3676</vt:lpwstr>
  </property>
</Properties>
</file>